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sz w:val="24"/>
          <w:szCs w:val="24"/>
        </w:rPr>
      </w:pPr>
    </w:p>
    <w:p>
      <w:pPr>
        <w:pStyle w:val="style0"/>
        <w:rPr>
          <w:b/>
          <w:sz w:val="24"/>
          <w:szCs w:val="24"/>
        </w:rPr>
      </w:pPr>
      <w:r>
        <w:rPr>
          <w:b/>
          <w:sz w:val="24"/>
          <w:szCs w:val="24"/>
        </w:rPr>
        <w:t>EVERYDAY CHEMISTRY FOR SS3</w:t>
      </w:r>
    </w:p>
    <w:p>
      <w:pPr>
        <w:pStyle w:val="style0"/>
        <w:rPr>
          <w:rFonts w:ascii="Calibri" w:cs="Times New Roman" w:eastAsia="Calibri" w:hAnsi="Calibri"/>
          <w:b/>
          <w:bCs/>
          <w:sz w:val="24"/>
          <w:szCs w:val="24"/>
        </w:rPr>
      </w:pPr>
    </w:p>
    <w:p>
      <w:pPr>
        <w:pStyle w:val="style0"/>
        <w:rPr>
          <w:rFonts w:ascii="Calibri" w:cs="Times New Roman" w:eastAsia="Calibri" w:hAnsi="Calibri"/>
          <w:b/>
          <w:bCs/>
          <w:sz w:val="24"/>
          <w:szCs w:val="24"/>
        </w:rPr>
      </w:pPr>
      <w:r>
        <w:rPr>
          <w:rFonts w:ascii="Calibri" w:cs="Times New Roman" w:eastAsia="Calibri" w:hAnsi="Calibri"/>
          <w:b/>
          <w:bCs/>
          <w:sz w:val="24"/>
          <w:szCs w:val="24"/>
        </w:rPr>
        <w:t>FIRST TERM</w:t>
      </w:r>
    </w:p>
    <w:p>
      <w:pPr>
        <w:pStyle w:val="style0"/>
        <w:rPr>
          <w:rFonts w:ascii="Calibri" w:cs="Times New Roman" w:eastAsia="Calibri" w:hAnsi="Calibri"/>
          <w:sz w:val="24"/>
          <w:szCs w:val="24"/>
        </w:rPr>
      </w:pPr>
      <w:r>
        <w:rPr>
          <w:rFonts w:ascii="Calibri" w:cs="Times New Roman" w:eastAsia="Calibri" w:hAnsi="Calibri"/>
          <w:sz w:val="24"/>
          <w:szCs w:val="24"/>
        </w:rPr>
        <w:t>C</w:t>
      </w:r>
      <w:r>
        <w:rPr>
          <w:rFonts w:ascii="Calibri" w:cs="Times New Roman" w:eastAsia="Calibri" w:hAnsi="Calibri"/>
          <w:sz w:val="24"/>
          <w:szCs w:val="24"/>
          <w:lang w:val="en-US"/>
        </w:rPr>
        <w:t>hapter</w:t>
      </w:r>
      <w:r>
        <w:rPr>
          <w:rFonts w:ascii="Calibri" w:cs="Times New Roman" w:eastAsia="Calibri" w:hAnsi="Calibri"/>
          <w:sz w:val="24"/>
          <w:szCs w:val="24"/>
        </w:rPr>
        <w:t xml:space="preserve">  1.  Atomic structure</w:t>
      </w:r>
    </w:p>
    <w:p>
      <w:pPr>
        <w:pStyle w:val="style0"/>
        <w:rPr>
          <w:rFonts w:ascii="Calibri" w:cs="Times New Roman" w:eastAsia="Calibri" w:hAnsi="Calibri"/>
          <w:sz w:val="24"/>
          <w:szCs w:val="24"/>
        </w:rPr>
      </w:pPr>
      <w:r>
        <w:rPr>
          <w:rFonts w:ascii="Calibri" w:cs="Times New Roman" w:eastAsia="Calibri" w:hAnsi="Calibri"/>
          <w:sz w:val="24"/>
          <w:szCs w:val="24"/>
        </w:rPr>
        <w:t>C</w:t>
      </w:r>
      <w:r>
        <w:rPr>
          <w:rFonts w:ascii="Calibri" w:cs="Times New Roman" w:eastAsia="Calibri" w:hAnsi="Calibri"/>
          <w:sz w:val="24"/>
          <w:szCs w:val="24"/>
          <w:lang w:val="en-US"/>
        </w:rPr>
        <w:t xml:space="preserve">hapters </w:t>
      </w:r>
      <w:r>
        <w:rPr>
          <w:rFonts w:ascii="Calibri" w:cs="Times New Roman" w:eastAsia="Calibri" w:hAnsi="Calibri"/>
          <w:sz w:val="24"/>
          <w:szCs w:val="24"/>
        </w:rPr>
        <w:t xml:space="preserve">2 &amp; 3. Metals and their compounds (Groups </w:t>
      </w:r>
      <w:r>
        <w:rPr>
          <w:rFonts w:ascii="Calibri" w:cs="Times New Roman" w:eastAsia="Calibri" w:hAnsi="Calibri"/>
          <w:sz w:val="24"/>
          <w:szCs w:val="24"/>
          <w:lang w:val="en-US"/>
        </w:rPr>
        <w:t xml:space="preserve">1, </w:t>
      </w:r>
      <w:r>
        <w:rPr>
          <w:rFonts w:ascii="Calibri" w:cs="Times New Roman" w:eastAsia="Calibri" w:hAnsi="Calibri"/>
          <w:sz w:val="24"/>
          <w:szCs w:val="24"/>
        </w:rPr>
        <w:t>2 &amp; 3)</w:t>
      </w:r>
    </w:p>
    <w:p>
      <w:pPr>
        <w:pStyle w:val="style0"/>
        <w:rPr>
          <w:rFonts w:ascii="Calibri" w:cs="Times New Roman" w:eastAsia="Calibri" w:hAnsi="Calibri"/>
          <w:sz w:val="24"/>
          <w:szCs w:val="24"/>
        </w:rPr>
      </w:pPr>
      <w:r>
        <w:rPr>
          <w:rFonts w:ascii="Calibri" w:cs="Times New Roman" w:eastAsia="Calibri" w:hAnsi="Calibri"/>
          <w:sz w:val="24"/>
          <w:szCs w:val="24"/>
        </w:rPr>
        <w:t>C</w:t>
      </w:r>
      <w:r>
        <w:rPr>
          <w:rFonts w:ascii="Calibri" w:cs="Times New Roman" w:eastAsia="Calibri" w:hAnsi="Calibri"/>
          <w:sz w:val="24"/>
          <w:szCs w:val="24"/>
          <w:lang w:val="en-US"/>
        </w:rPr>
        <w:t>hapter</w:t>
      </w:r>
      <w:r>
        <w:rPr>
          <w:rFonts w:ascii="Calibri" w:cs="Times New Roman" w:eastAsia="Calibri" w:hAnsi="Calibri"/>
          <w:sz w:val="24"/>
          <w:szCs w:val="24"/>
        </w:rPr>
        <w:t xml:space="preserve"> 4. Transition Elements</w:t>
      </w:r>
    </w:p>
    <w:p>
      <w:pPr>
        <w:pStyle w:val="style0"/>
        <w:rPr>
          <w:rFonts w:ascii="Calibri" w:cs="Times New Roman" w:eastAsia="Calibri" w:hAnsi="Calibri"/>
          <w:sz w:val="24"/>
          <w:szCs w:val="24"/>
        </w:rPr>
      </w:pPr>
      <w:r>
        <w:rPr>
          <w:rFonts w:ascii="Calibri" w:cs="Times New Roman" w:eastAsia="Calibri" w:hAnsi="Calibri"/>
          <w:sz w:val="24"/>
          <w:szCs w:val="24"/>
        </w:rPr>
        <w:t>C</w:t>
      </w:r>
      <w:r>
        <w:rPr>
          <w:rFonts w:ascii="Calibri" w:cs="Times New Roman" w:eastAsia="Calibri" w:hAnsi="Calibri"/>
          <w:sz w:val="24"/>
          <w:szCs w:val="24"/>
          <w:lang w:val="en-US"/>
        </w:rPr>
        <w:t>hapter</w:t>
      </w:r>
      <w:r>
        <w:rPr>
          <w:rFonts w:ascii="Calibri" w:cs="Times New Roman" w:eastAsia="Calibri" w:hAnsi="Calibri"/>
          <w:sz w:val="24"/>
          <w:szCs w:val="24"/>
        </w:rPr>
        <w:t xml:space="preserve"> 5. Fats/Oils and Soaps and Detergents</w:t>
      </w:r>
    </w:p>
    <w:p>
      <w:pPr>
        <w:pStyle w:val="style0"/>
        <w:rPr>
          <w:rFonts w:ascii="Calibri" w:cs="Times New Roman" w:eastAsia="Calibri" w:hAnsi="Calibri"/>
          <w:sz w:val="24"/>
          <w:szCs w:val="24"/>
        </w:rPr>
      </w:pPr>
      <w:r>
        <w:rPr>
          <w:rFonts w:ascii="Calibri" w:cs="Times New Roman" w:eastAsia="Calibri" w:hAnsi="Calibri"/>
          <w:sz w:val="24"/>
          <w:szCs w:val="24"/>
        </w:rPr>
        <w:t>C</w:t>
      </w:r>
      <w:r>
        <w:rPr>
          <w:rFonts w:ascii="Calibri" w:cs="Times New Roman" w:eastAsia="Calibri" w:hAnsi="Calibri"/>
          <w:sz w:val="24"/>
          <w:szCs w:val="24"/>
          <w:lang w:val="en-US"/>
        </w:rPr>
        <w:t>hapters 6</w:t>
      </w:r>
      <w:r>
        <w:rPr>
          <w:rFonts w:ascii="Calibri" w:cs="Times New Roman" w:eastAsia="Calibri" w:hAnsi="Calibri"/>
          <w:sz w:val="24"/>
          <w:szCs w:val="24"/>
        </w:rPr>
        <w:t xml:space="preserve"> &amp; </w:t>
      </w:r>
      <w:r>
        <w:rPr>
          <w:rFonts w:ascii="Calibri" w:cs="Times New Roman" w:eastAsia="Calibri" w:hAnsi="Calibri"/>
          <w:sz w:val="24"/>
          <w:szCs w:val="24"/>
          <w:lang w:val="en-US"/>
        </w:rPr>
        <w:t>7</w:t>
      </w:r>
      <w:r>
        <w:rPr>
          <w:rFonts w:ascii="Calibri" w:cs="Times New Roman" w:eastAsia="Calibri" w:hAnsi="Calibri"/>
          <w:sz w:val="24"/>
          <w:szCs w:val="24"/>
        </w:rPr>
        <w:t>. Qualitative and Quantitative Analysis</w:t>
      </w:r>
    </w:p>
    <w:p>
      <w:pPr>
        <w:pStyle w:val="style0"/>
        <w:spacing w:after="0" w:lineRule="auto" w:line="240"/>
        <w:rPr>
          <w:rFonts w:ascii="Calibri" w:cs="Times New Roman" w:eastAsia="Calibri" w:hAnsi="Calibri"/>
          <w:b/>
          <w:sz w:val="24"/>
          <w:szCs w:val="24"/>
        </w:rPr>
      </w:pPr>
      <w:r>
        <w:rPr>
          <w:rFonts w:ascii="Calibri" w:cs="Times New Roman" w:eastAsia="Calibri" w:hAnsi="Calibri"/>
          <w:b/>
          <w:sz w:val="24"/>
          <w:szCs w:val="24"/>
        </w:rPr>
        <w:t>SECOND TERM</w:t>
      </w:r>
    </w:p>
    <w:p>
      <w:pPr>
        <w:pStyle w:val="style0"/>
        <w:rPr>
          <w:rFonts w:ascii="Calibri" w:cs="Times New Roman" w:eastAsia="Calibri" w:hAnsi="Calibri"/>
          <w:sz w:val="24"/>
          <w:szCs w:val="24"/>
        </w:rPr>
      </w:pPr>
      <w:r>
        <w:rPr>
          <w:rFonts w:ascii="Calibri" w:cs="Times New Roman" w:eastAsia="Calibri" w:hAnsi="Calibri"/>
          <w:sz w:val="24"/>
          <w:szCs w:val="24"/>
          <w:lang w:val="en-US"/>
        </w:rPr>
        <w:t>Chapter 8</w:t>
      </w:r>
      <w:r>
        <w:rPr>
          <w:rFonts w:ascii="Calibri" w:cs="Times New Roman" w:eastAsia="Calibri" w:hAnsi="Calibri"/>
          <w:sz w:val="24"/>
          <w:szCs w:val="24"/>
        </w:rPr>
        <w:t>. Giant molecules</w:t>
      </w:r>
    </w:p>
    <w:p>
      <w:pPr>
        <w:pStyle w:val="style0"/>
        <w:rPr>
          <w:rFonts w:ascii="Calibri" w:cs="Times New Roman" w:eastAsia="Calibri" w:hAnsi="Calibri"/>
          <w:sz w:val="24"/>
          <w:szCs w:val="24"/>
        </w:rPr>
      </w:pPr>
      <w:r>
        <w:rPr>
          <w:rFonts w:ascii="Calibri" w:cs="Times New Roman" w:eastAsia="Calibri" w:hAnsi="Calibri"/>
          <w:sz w:val="24"/>
          <w:szCs w:val="24"/>
          <w:lang w:val="en-US"/>
        </w:rPr>
        <w:t>Chapter 9</w:t>
      </w:r>
      <w:r>
        <w:rPr>
          <w:rFonts w:ascii="Calibri" w:cs="Times New Roman" w:eastAsia="Calibri" w:hAnsi="Calibri"/>
          <w:sz w:val="24"/>
          <w:szCs w:val="24"/>
        </w:rPr>
        <w:t>. Nuclear Chemistry/Radioactivity</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sz w:val="24"/>
          <w:szCs w:val="24"/>
        </w:rPr>
      </w:pPr>
      <w:r>
        <w:rPr>
          <w:b/>
          <w:bCs/>
          <w:sz w:val="24"/>
          <w:szCs w:val="24"/>
          <w:lang w:val="en-US"/>
        </w:rPr>
        <w:t>CHAPTER 1: ATOMIC STRUCTURE</w:t>
      </w:r>
    </w:p>
    <w:p>
      <w:pPr>
        <w:pStyle w:val="style0"/>
        <w:rPr>
          <w:sz w:val="24"/>
          <w:szCs w:val="24"/>
          <w:lang w:val="en-US"/>
        </w:rPr>
      </w:pPr>
      <w:r>
        <w:rPr>
          <w:sz w:val="24"/>
          <w:szCs w:val="24"/>
          <w:lang w:val="en-US"/>
        </w:rPr>
        <w:t>1871 - 1937: Ernest Rutherford - Proton(nucleus)</w:t>
      </w:r>
    </w:p>
    <w:p>
      <w:pPr>
        <w:pStyle w:val="style0"/>
        <w:rPr>
          <w:sz w:val="24"/>
          <w:szCs w:val="24"/>
        </w:rPr>
      </w:pPr>
      <w:r>
        <w:rPr>
          <w:sz w:val="24"/>
          <w:szCs w:val="24"/>
          <w:lang w:val="en-US"/>
        </w:rPr>
        <w:t>1897: J. J. Thompson - Electron</w:t>
      </w:r>
    </w:p>
    <w:p>
      <w:pPr>
        <w:pStyle w:val="style0"/>
        <w:rPr>
          <w:sz w:val="24"/>
          <w:szCs w:val="24"/>
        </w:rPr>
      </w:pPr>
      <w:r>
        <w:rPr>
          <w:sz w:val="24"/>
          <w:szCs w:val="24"/>
          <w:lang w:val="en-US"/>
        </w:rPr>
        <w:t>1913: Neils Bohr - Electron moves in stable orbits called shells</w:t>
      </w:r>
    </w:p>
    <w:p>
      <w:pPr>
        <w:pStyle w:val="style0"/>
        <w:rPr>
          <w:sz w:val="24"/>
          <w:szCs w:val="24"/>
        </w:rPr>
      </w:pPr>
      <w:r>
        <w:rPr>
          <w:sz w:val="24"/>
          <w:szCs w:val="24"/>
          <w:lang w:val="en-US"/>
        </w:rPr>
        <w:t>1932: James Chadwick - Neutron</w:t>
      </w:r>
    </w:p>
    <w:p>
      <w:pPr>
        <w:pStyle w:val="style0"/>
        <w:rPr>
          <w:sz w:val="24"/>
          <w:szCs w:val="24"/>
        </w:rPr>
      </w:pPr>
      <w:r>
        <w:rPr>
          <w:sz w:val="24"/>
          <w:szCs w:val="24"/>
          <w:lang w:val="en-US"/>
        </w:rPr>
        <w:t>R. A. Millikan discovered the charge on an electron.</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b/>
          <w:bCs/>
          <w:sz w:val="24"/>
          <w:szCs w:val="24"/>
          <w:lang w:val="en-US"/>
        </w:rPr>
        <w:t>CHAPTER 2 &amp; 3: METALS AND THEIR COMPOUNDS</w:t>
      </w:r>
    </w:p>
    <w:p>
      <w:pPr>
        <w:pStyle w:val="style0"/>
        <w:rPr>
          <w:sz w:val="24"/>
          <w:szCs w:val="24"/>
        </w:rPr>
      </w:pPr>
      <w:r>
        <w:rPr>
          <w:sz w:val="24"/>
          <w:szCs w:val="24"/>
          <w:lang w:val="en-US"/>
        </w:rPr>
        <w:t xml:space="preserve">Metals are elements that ionize by electron loss. They lose electrons to form cations (positively charged ions). </w:t>
      </w:r>
    </w:p>
    <w:p>
      <w:pPr>
        <w:pStyle w:val="style0"/>
        <w:rPr>
          <w:sz w:val="24"/>
          <w:szCs w:val="24"/>
        </w:rPr>
      </w:pPr>
      <w:r>
        <w:rPr>
          <w:sz w:val="24"/>
          <w:szCs w:val="24"/>
          <w:lang w:val="en-US"/>
        </w:rPr>
        <w:t>Example:</w:t>
      </w:r>
    </w:p>
    <w:p>
      <w:pPr>
        <w:pStyle w:val="style0"/>
        <w:rPr>
          <w:sz w:val="24"/>
          <w:szCs w:val="24"/>
        </w:rPr>
      </w:pPr>
      <w:r>
        <w:rPr>
          <w:sz w:val="24"/>
          <w:szCs w:val="24"/>
          <w:lang w:val="en-US"/>
        </w:rPr>
        <w:t>Na ==&gt; Na</w:t>
      </w:r>
      <w:r>
        <w:rPr>
          <w:sz w:val="24"/>
          <w:szCs w:val="24"/>
          <w:vertAlign w:val="superscript"/>
          <w:lang w:val="en-US"/>
        </w:rPr>
        <w:t>+</w:t>
      </w:r>
      <w:r>
        <w:rPr>
          <w:sz w:val="24"/>
          <w:szCs w:val="24"/>
          <w:lang w:val="en-US"/>
        </w:rPr>
        <w:t xml:space="preserve"> + e</w:t>
      </w:r>
      <w:r>
        <w:rPr>
          <w:sz w:val="24"/>
          <w:szCs w:val="24"/>
          <w:vertAlign w:val="superscript"/>
          <w:lang w:val="en-US"/>
        </w:rPr>
        <w:t>-</w:t>
      </w:r>
    </w:p>
    <w:p>
      <w:pPr>
        <w:pStyle w:val="style0"/>
        <w:rPr>
          <w:sz w:val="24"/>
          <w:szCs w:val="24"/>
        </w:rPr>
      </w:pPr>
      <w:r>
        <w:rPr>
          <w:sz w:val="24"/>
          <w:szCs w:val="24"/>
          <w:lang w:val="en-US"/>
        </w:rPr>
        <w:t>Ca ==&gt; Ca</w:t>
      </w:r>
      <w:r>
        <w:rPr>
          <w:sz w:val="24"/>
          <w:szCs w:val="24"/>
          <w:vertAlign w:val="superscript"/>
          <w:lang w:val="en-US"/>
        </w:rPr>
        <w:t>2+</w:t>
      </w:r>
      <w:r>
        <w:rPr>
          <w:sz w:val="24"/>
          <w:szCs w:val="24"/>
          <w:lang w:val="en-US"/>
        </w:rPr>
        <w:t xml:space="preserve"> + 2e</w:t>
      </w:r>
      <w:r>
        <w:rPr>
          <w:sz w:val="24"/>
          <w:szCs w:val="24"/>
          <w:vertAlign w:val="superscript"/>
          <w:lang w:val="en-US"/>
        </w:rPr>
        <w:t>-</w:t>
      </w:r>
    </w:p>
    <w:p>
      <w:pPr>
        <w:pStyle w:val="style0"/>
        <w:rPr>
          <w:sz w:val="24"/>
          <w:szCs w:val="24"/>
        </w:rPr>
      </w:pPr>
      <w:r>
        <w:rPr>
          <w:sz w:val="24"/>
          <w:szCs w:val="24"/>
          <w:lang w:val="en-US"/>
        </w:rPr>
        <w:t>Al ==&gt; Al</w:t>
      </w:r>
      <w:r>
        <w:rPr>
          <w:sz w:val="24"/>
          <w:szCs w:val="24"/>
          <w:vertAlign w:val="superscript"/>
          <w:lang w:val="en-US"/>
        </w:rPr>
        <w:t>3+</w:t>
      </w:r>
      <w:r>
        <w:rPr>
          <w:sz w:val="24"/>
          <w:szCs w:val="24"/>
          <w:lang w:val="en-US"/>
        </w:rPr>
        <w:t xml:space="preserve"> + 3e</w:t>
      </w:r>
      <w:r>
        <w:rPr>
          <w:sz w:val="24"/>
          <w:szCs w:val="24"/>
          <w:vertAlign w:val="superscript"/>
          <w:lang w:val="en-US"/>
        </w:rPr>
        <w:t>-</w:t>
      </w:r>
      <w:r>
        <w:rPr>
          <w:sz w:val="24"/>
          <w:szCs w:val="24"/>
          <w:lang w:val="en-US"/>
        </w:rPr>
        <w:t xml:space="preserve"> etc.</w:t>
      </w:r>
    </w:p>
    <w:p>
      <w:pPr>
        <w:pStyle w:val="style0"/>
        <w:rPr>
          <w:sz w:val="24"/>
          <w:szCs w:val="24"/>
        </w:rPr>
      </w:pPr>
      <w:r>
        <w:rPr>
          <w:sz w:val="24"/>
          <w:szCs w:val="24"/>
          <w:lang w:val="en-US"/>
        </w:rPr>
        <w:t>Metals make up a major part of the elements in the periodic table. Metals are divided into ferrous and non-ferous.</w:t>
      </w:r>
    </w:p>
    <w:p>
      <w:pPr>
        <w:pStyle w:val="style0"/>
        <w:rPr>
          <w:sz w:val="24"/>
          <w:szCs w:val="24"/>
        </w:rPr>
      </w:pPr>
      <w:r>
        <w:rPr>
          <w:sz w:val="24"/>
          <w:szCs w:val="24"/>
          <w:lang w:val="en-US"/>
        </w:rPr>
        <w:t xml:space="preserve">The ferrous metals group includes Fe, Mn, Cr,and their alloys. All the rest are non-ferrous. </w:t>
      </w:r>
    </w:p>
    <w:p>
      <w:pPr>
        <w:pStyle w:val="style0"/>
        <w:rPr>
          <w:sz w:val="24"/>
          <w:szCs w:val="24"/>
        </w:rPr>
      </w:pPr>
    </w:p>
    <w:p>
      <w:pPr>
        <w:pStyle w:val="style0"/>
        <w:rPr>
          <w:b/>
          <w:bCs/>
          <w:sz w:val="24"/>
          <w:szCs w:val="24"/>
        </w:rPr>
      </w:pPr>
      <w:r>
        <w:rPr>
          <w:b/>
          <w:bCs/>
          <w:sz w:val="24"/>
          <w:szCs w:val="24"/>
          <w:lang w:val="en-US"/>
        </w:rPr>
        <w:t>CHARACTERISTICS OF METALS</w:t>
      </w:r>
    </w:p>
    <w:p>
      <w:pPr>
        <w:pStyle w:val="style0"/>
        <w:rPr>
          <w:sz w:val="24"/>
          <w:szCs w:val="24"/>
        </w:rPr>
      </w:pPr>
      <w:r>
        <w:rPr>
          <w:sz w:val="24"/>
          <w:szCs w:val="24"/>
          <w:lang w:val="en-US"/>
        </w:rPr>
        <w:t>About 80% of the known elements are metals with the following importance characteristics</w:t>
      </w:r>
    </w:p>
    <w:p>
      <w:pPr>
        <w:pStyle w:val="style0"/>
        <w:rPr>
          <w:sz w:val="24"/>
          <w:szCs w:val="24"/>
        </w:rPr>
      </w:pPr>
      <w:r>
        <w:rPr>
          <w:sz w:val="24"/>
          <w:szCs w:val="24"/>
          <w:lang w:val="en-US"/>
        </w:rPr>
        <w:t>All metals, except mercury (which is liquid) are solids at room temperature.</w:t>
      </w:r>
    </w:p>
    <w:p>
      <w:pPr>
        <w:pStyle w:val="style0"/>
        <w:rPr>
          <w:sz w:val="24"/>
          <w:szCs w:val="24"/>
        </w:rPr>
      </w:pPr>
      <w:r>
        <w:rPr>
          <w:sz w:val="24"/>
          <w:szCs w:val="24"/>
          <w:lang w:val="en-US"/>
        </w:rPr>
        <w:t>They exhibit brilliant metallic lustre when freshly cut or polish. Some non-metals like iodine,graphite and diamond also have lustre.</w:t>
      </w:r>
    </w:p>
    <w:p>
      <w:pPr>
        <w:pStyle w:val="style0"/>
        <w:rPr>
          <w:sz w:val="24"/>
          <w:szCs w:val="24"/>
        </w:rPr>
      </w:pPr>
      <w:r>
        <w:rPr>
          <w:sz w:val="24"/>
          <w:szCs w:val="24"/>
          <w:lang w:val="en-US"/>
        </w:rPr>
        <w:t>They are malleable as well as ductile. Malleability is the property of metals to be hammered (fabricated) into sheets or foils while ductility is the property of metals to be drawn into wires. These properties are related to the fact that the outer or valence electrons of metal atoms are loosely held and they can be easily removed or ionized.</w:t>
      </w:r>
    </w:p>
    <w:p>
      <w:pPr>
        <w:pStyle w:val="style0"/>
        <w:rPr>
          <w:sz w:val="24"/>
          <w:szCs w:val="24"/>
        </w:rPr>
      </w:pPr>
      <w:r>
        <w:rPr>
          <w:sz w:val="24"/>
          <w:szCs w:val="24"/>
          <w:lang w:val="en-US"/>
        </w:rPr>
        <w:t>They are usually hard,except alkali metals (group 1 metals), which are soft enough to be cut with a knife.</w:t>
      </w:r>
    </w:p>
    <w:p>
      <w:pPr>
        <w:pStyle w:val="style0"/>
        <w:rPr>
          <w:sz w:val="24"/>
          <w:szCs w:val="24"/>
        </w:rPr>
      </w:pPr>
      <w:r>
        <w:rPr>
          <w:sz w:val="24"/>
          <w:szCs w:val="24"/>
          <w:lang w:val="en-US"/>
        </w:rPr>
        <w:t>They are very good conductors of heat and electricity.</w:t>
      </w:r>
    </w:p>
    <w:p>
      <w:pPr>
        <w:pStyle w:val="style0"/>
        <w:rPr>
          <w:sz w:val="24"/>
          <w:szCs w:val="24"/>
        </w:rPr>
      </w:pPr>
      <w:r>
        <w:rPr>
          <w:sz w:val="24"/>
          <w:szCs w:val="24"/>
          <w:lang w:val="en-US"/>
        </w:rPr>
        <w:t>Metals possess high electrical and thermal conductivities. The electrical conductivity of metals is even greater than that of electrolytes.</w:t>
      </w:r>
    </w:p>
    <w:p>
      <w:pPr>
        <w:pStyle w:val="style0"/>
        <w:rPr>
          <w:sz w:val="24"/>
          <w:szCs w:val="24"/>
        </w:rPr>
      </w:pPr>
    </w:p>
    <w:p>
      <w:pPr>
        <w:pStyle w:val="style0"/>
        <w:rPr>
          <w:b/>
          <w:bCs/>
          <w:sz w:val="24"/>
          <w:szCs w:val="24"/>
        </w:rPr>
      </w:pPr>
      <w:r>
        <w:rPr>
          <w:b/>
          <w:bCs/>
          <w:sz w:val="24"/>
          <w:szCs w:val="24"/>
          <w:lang w:val="en-US"/>
        </w:rPr>
        <w:t>GROUP 1--- THE ALKALI METALS</w:t>
      </w:r>
    </w:p>
    <w:p>
      <w:pPr>
        <w:pStyle w:val="style0"/>
        <w:rPr>
          <w:sz w:val="24"/>
          <w:szCs w:val="24"/>
        </w:rPr>
      </w:pPr>
      <w:r>
        <w:rPr>
          <w:sz w:val="24"/>
          <w:szCs w:val="24"/>
          <w:lang w:val="en-US"/>
        </w:rPr>
        <w:t>The Group 1 elements are called the alkali metals. They are placed in the vertical column on the left-hand side of the periodic table.</w:t>
      </w:r>
    </w:p>
    <w:p>
      <w:pPr>
        <w:pStyle w:val="style0"/>
        <w:rPr>
          <w:sz w:val="24"/>
          <w:szCs w:val="24"/>
        </w:rPr>
      </w:pPr>
      <w:r>
        <w:rPr>
          <w:sz w:val="24"/>
          <w:szCs w:val="24"/>
          <w:lang w:val="en-US"/>
        </w:rPr>
        <w:t xml:space="preserve">Alkali metals are the chemical elements found in Group 1 of the periodic table. The alkali metals include:Lithium, sodium,potassium, rubidium caesium and francium. </w:t>
      </w:r>
    </w:p>
    <w:p>
      <w:pPr>
        <w:pStyle w:val="style0"/>
        <w:rPr>
          <w:sz w:val="24"/>
          <w:szCs w:val="24"/>
        </w:rPr>
      </w:pPr>
      <w:r>
        <w:rPr>
          <w:sz w:val="24"/>
          <w:szCs w:val="24"/>
          <w:lang w:val="en-US"/>
        </w:rPr>
        <w:t xml:space="preserve">Although often listed in Group 1 due to its electronic configuration, hydrogen is not technically an alkali metal since it rarely exhibits similar behavior. </w:t>
      </w:r>
    </w:p>
    <w:p>
      <w:pPr>
        <w:pStyle w:val="style0"/>
        <w:rPr>
          <w:sz w:val="24"/>
          <w:szCs w:val="24"/>
        </w:rPr>
      </w:pPr>
      <w:r>
        <w:rPr>
          <w:sz w:val="24"/>
          <w:szCs w:val="24"/>
          <w:lang w:val="en-US"/>
        </w:rPr>
        <w:t xml:space="preserve">All the Group 1 elements are very reactive. They must be stored under oil to keep air and water away from them. </w:t>
      </w:r>
    </w:p>
    <w:p>
      <w:pPr>
        <w:pStyle w:val="style0"/>
        <w:rPr>
          <w:sz w:val="24"/>
          <w:szCs w:val="24"/>
        </w:rPr>
      </w:pPr>
      <w:r>
        <w:rPr>
          <w:sz w:val="24"/>
          <w:szCs w:val="24"/>
          <w:lang w:val="en-US"/>
        </w:rPr>
        <w:t xml:space="preserve">The word "alkali" received its name from the Arabic word "al qali," meaning "from ashes". When they react with water, Group 1 elements form metal hydroxides which are alkaline (with a pH above 7). This is why they are called alkali metals. </w:t>
      </w:r>
    </w:p>
    <w:p>
      <w:pPr>
        <w:pStyle w:val="style0"/>
        <w:rPr>
          <w:sz w:val="24"/>
          <w:szCs w:val="24"/>
        </w:rPr>
      </w:pPr>
    </w:p>
    <w:p>
      <w:pPr>
        <w:pStyle w:val="style0"/>
        <w:rPr>
          <w:b/>
          <w:bCs/>
          <w:sz w:val="24"/>
          <w:szCs w:val="24"/>
        </w:rPr>
      </w:pPr>
      <w:r>
        <w:rPr>
          <w:b/>
          <w:bCs/>
          <w:sz w:val="24"/>
          <w:szCs w:val="24"/>
          <w:lang w:val="en-US"/>
        </w:rPr>
        <w:t>These metals also have unusual physical properties:</w:t>
      </w:r>
    </w:p>
    <w:p>
      <w:pPr>
        <w:pStyle w:val="style0"/>
        <w:rPr>
          <w:sz w:val="24"/>
          <w:szCs w:val="24"/>
        </w:rPr>
      </w:pPr>
      <w:r>
        <w:rPr>
          <w:sz w:val="24"/>
          <w:szCs w:val="24"/>
          <w:lang w:val="en-US"/>
        </w:rPr>
        <w:t>They have low melting points (increasing up the group from 28°C for Cs to 180°C for Li, whereas typical metals have much higher melting points, such as iron which melts at 1,540°C).</w:t>
      </w:r>
    </w:p>
    <w:p>
      <w:pPr>
        <w:pStyle w:val="style0"/>
        <w:rPr>
          <w:sz w:val="24"/>
          <w:szCs w:val="24"/>
        </w:rPr>
      </w:pPr>
      <w:r>
        <w:rPr>
          <w:sz w:val="24"/>
          <w:szCs w:val="24"/>
          <w:lang w:val="en-US"/>
        </w:rPr>
        <w:t>They are very soft and so can easily be cut with a knife.</w:t>
      </w:r>
    </w:p>
    <w:p>
      <w:pPr>
        <w:pStyle w:val="style0"/>
        <w:rPr>
          <w:sz w:val="24"/>
          <w:szCs w:val="24"/>
        </w:rPr>
      </w:pPr>
      <w:r>
        <w:rPr>
          <w:sz w:val="24"/>
          <w:szCs w:val="24"/>
          <w:lang w:val="en-US"/>
        </w:rPr>
        <w:t>They have low densities (Li, Na and K float on water and so must have a density that is less than 1 g/cm3).</w:t>
      </w:r>
    </w:p>
    <w:p>
      <w:pPr>
        <w:pStyle w:val="style0"/>
        <w:rPr>
          <w:sz w:val="24"/>
          <w:szCs w:val="24"/>
        </w:rPr>
      </w:pPr>
    </w:p>
    <w:p>
      <w:pPr>
        <w:pStyle w:val="style0"/>
        <w:rPr>
          <w:sz w:val="24"/>
          <w:szCs w:val="24"/>
        </w:rPr>
      </w:pPr>
    </w:p>
    <w:p>
      <w:pPr>
        <w:pStyle w:val="style0"/>
        <w:rPr>
          <w:b/>
          <w:bCs/>
          <w:sz w:val="24"/>
          <w:szCs w:val="24"/>
        </w:rPr>
      </w:pPr>
      <w:r>
        <w:rPr>
          <w:b/>
          <w:bCs/>
          <w:sz w:val="24"/>
          <w:szCs w:val="24"/>
          <w:lang w:val="en-US"/>
        </w:rPr>
        <w:t>ELECTRONIC STRUCTURES OF GROUP 1 ELEMENTS</w:t>
      </w:r>
    </w:p>
    <w:p>
      <w:pPr>
        <w:pStyle w:val="style0"/>
        <w:rPr>
          <w:sz w:val="24"/>
          <w:szCs w:val="24"/>
        </w:rPr>
      </w:pPr>
      <w:r>
        <w:rPr>
          <w:sz w:val="24"/>
          <w:szCs w:val="24"/>
          <w:lang w:val="en-US"/>
        </w:rPr>
        <w:t>Lithium (Li) ---- 1S22S1 or [He] 2S1</w:t>
      </w:r>
    </w:p>
    <w:p>
      <w:pPr>
        <w:pStyle w:val="style0"/>
        <w:rPr>
          <w:sz w:val="24"/>
          <w:szCs w:val="24"/>
        </w:rPr>
      </w:pPr>
      <w:r>
        <w:rPr>
          <w:sz w:val="24"/>
          <w:szCs w:val="24"/>
          <w:lang w:val="en-US"/>
        </w:rPr>
        <w:t>Sodium (Na) ---- 1S22S22P63S1  or [Ne]3S1</w:t>
      </w:r>
    </w:p>
    <w:p>
      <w:pPr>
        <w:pStyle w:val="style0"/>
        <w:rPr>
          <w:sz w:val="24"/>
          <w:szCs w:val="24"/>
        </w:rPr>
      </w:pPr>
      <w:r>
        <w:rPr>
          <w:sz w:val="24"/>
          <w:szCs w:val="24"/>
          <w:lang w:val="en-US"/>
        </w:rPr>
        <w:t>Potassium (K) ---- 1S22S22P63S23P64S1  or  [Ar]4S1</w:t>
      </w:r>
    </w:p>
    <w:p>
      <w:pPr>
        <w:pStyle w:val="style0"/>
        <w:rPr>
          <w:sz w:val="24"/>
          <w:szCs w:val="24"/>
        </w:rPr>
      </w:pPr>
      <w:r>
        <w:rPr>
          <w:sz w:val="24"/>
          <w:szCs w:val="24"/>
          <w:lang w:val="en-US"/>
        </w:rPr>
        <w:t>Rubidium (Rb) ---- 1S22S22P63S23P63d104S24P65S1  or  [Kr]5S1</w:t>
      </w:r>
    </w:p>
    <w:p>
      <w:pPr>
        <w:pStyle w:val="style0"/>
        <w:rPr>
          <w:sz w:val="24"/>
          <w:szCs w:val="24"/>
        </w:rPr>
      </w:pPr>
      <w:r>
        <w:rPr>
          <w:sz w:val="24"/>
          <w:szCs w:val="24"/>
          <w:lang w:val="en-US"/>
        </w:rPr>
        <w:t>Caesium (Cs) ---- 1S22S22P63S23P63d104S24P64d105S2 5P66S1 or  [Xe]6S1</w:t>
      </w:r>
    </w:p>
    <w:p>
      <w:pPr>
        <w:pStyle w:val="style0"/>
        <w:rPr>
          <w:sz w:val="24"/>
          <w:szCs w:val="24"/>
        </w:rPr>
      </w:pPr>
      <w:r>
        <w:rPr>
          <w:sz w:val="24"/>
          <w:szCs w:val="24"/>
          <w:lang w:val="en-US"/>
        </w:rPr>
        <w:t xml:space="preserve">Francium (Fr) ---- 1S22S22P63S23P63d104S24P64d105S2 5P66S26P67S1  or  [Xe]7S1 </w:t>
      </w:r>
    </w:p>
    <w:p>
      <w:pPr>
        <w:pStyle w:val="style0"/>
        <w:rPr>
          <w:sz w:val="24"/>
          <w:szCs w:val="24"/>
        </w:rPr>
      </w:pPr>
    </w:p>
    <w:p>
      <w:pPr>
        <w:pStyle w:val="style0"/>
        <w:rPr>
          <w:b/>
          <w:bCs/>
          <w:sz w:val="24"/>
          <w:szCs w:val="24"/>
        </w:rPr>
      </w:pPr>
      <w:r>
        <w:rPr>
          <w:b/>
          <w:bCs/>
          <w:sz w:val="24"/>
          <w:szCs w:val="24"/>
          <w:lang w:val="en-US"/>
        </w:rPr>
        <w:t>Group 1: Reactivity of Alkali Metals</w:t>
      </w:r>
    </w:p>
    <w:p>
      <w:pPr>
        <w:pStyle w:val="style0"/>
        <w:rPr>
          <w:sz w:val="24"/>
          <w:szCs w:val="24"/>
        </w:rPr>
      </w:pPr>
      <w:r>
        <w:rPr>
          <w:sz w:val="24"/>
          <w:szCs w:val="24"/>
          <w:lang w:val="en-US"/>
        </w:rPr>
        <w:t>Alkali metals are among the most reactive metals. This is due in part to their larger atomic radii and low ionization energies.</w:t>
      </w:r>
    </w:p>
    <w:p>
      <w:pPr>
        <w:pStyle w:val="style0"/>
        <w:rPr>
          <w:sz w:val="24"/>
          <w:szCs w:val="24"/>
        </w:rPr>
      </w:pPr>
      <w:r>
        <w:rPr>
          <w:sz w:val="24"/>
          <w:szCs w:val="24"/>
          <w:lang w:val="en-US"/>
        </w:rPr>
        <w:t xml:space="preserve">They tend to donate their electrons in reactions and have an oxidation state of +1. </w:t>
      </w:r>
    </w:p>
    <w:p>
      <w:pPr>
        <w:pStyle w:val="style0"/>
        <w:rPr>
          <w:sz w:val="24"/>
          <w:szCs w:val="24"/>
        </w:rPr>
      </w:pPr>
      <w:r>
        <w:rPr>
          <w:sz w:val="24"/>
          <w:szCs w:val="24"/>
          <w:lang w:val="en-US"/>
        </w:rPr>
        <w:t xml:space="preserve">These metals are characterized by their soft texture and silvery color. They also have low boiling and melting points and are less dense than most elements. </w:t>
      </w:r>
    </w:p>
    <w:p>
      <w:pPr>
        <w:pStyle w:val="style0"/>
        <w:rPr>
          <w:sz w:val="24"/>
          <w:szCs w:val="24"/>
        </w:rPr>
      </w:pPr>
      <w:r>
        <w:rPr>
          <w:sz w:val="24"/>
          <w:szCs w:val="24"/>
          <w:lang w:val="en-US"/>
        </w:rPr>
        <w:t xml:space="preserve">Lithium, sodium, and potassium float on water because of their low density. </w:t>
      </w:r>
    </w:p>
    <w:p>
      <w:pPr>
        <w:pStyle w:val="style0"/>
        <w:rPr>
          <w:sz w:val="24"/>
          <w:szCs w:val="24"/>
        </w:rPr>
      </w:pPr>
      <w:r>
        <w:rPr>
          <w:sz w:val="24"/>
          <w:szCs w:val="24"/>
          <w:lang w:val="en-US"/>
        </w:rPr>
        <w:t>All these characteristics can be attributed to these elements' large atomic radii and weak metallic bonding.</w:t>
      </w:r>
    </w:p>
    <w:p>
      <w:pPr>
        <w:pStyle w:val="style0"/>
        <w:rPr>
          <w:sz w:val="24"/>
          <w:szCs w:val="24"/>
        </w:rPr>
      </w:pPr>
      <w:r>
        <w:rPr>
          <w:sz w:val="24"/>
          <w:szCs w:val="24"/>
          <w:lang w:val="en-US"/>
        </w:rPr>
        <w:t>The physical and chemical properties of the elements are closely related to their electronic structures and sizes.</w:t>
      </w:r>
    </w:p>
    <w:p>
      <w:pPr>
        <w:pStyle w:val="style0"/>
        <w:rPr>
          <w:b/>
          <w:bCs/>
          <w:sz w:val="24"/>
          <w:szCs w:val="24"/>
        </w:rPr>
      </w:pPr>
      <w:r>
        <w:rPr>
          <w:b/>
          <w:bCs/>
          <w:sz w:val="24"/>
          <w:szCs w:val="24"/>
          <w:lang w:val="en-US"/>
        </w:rPr>
        <w:t>Physical properties:</w:t>
      </w:r>
    </w:p>
    <w:p>
      <w:pPr>
        <w:pStyle w:val="style0"/>
        <w:rPr>
          <w:sz w:val="24"/>
          <w:szCs w:val="24"/>
        </w:rPr>
      </w:pPr>
      <w:r>
        <w:rPr>
          <w:sz w:val="24"/>
          <w:szCs w:val="24"/>
          <w:lang w:val="en-US"/>
        </w:rPr>
        <w:t>They are highly reactive and typically soft</w:t>
      </w:r>
    </w:p>
    <w:p>
      <w:pPr>
        <w:pStyle w:val="style0"/>
        <w:rPr>
          <w:sz w:val="24"/>
          <w:szCs w:val="24"/>
        </w:rPr>
      </w:pPr>
      <w:r>
        <w:rPr>
          <w:sz w:val="24"/>
          <w:szCs w:val="24"/>
          <w:lang w:val="en-US"/>
        </w:rPr>
        <w:t>They have one loosely held valence electron in their outershells.</w:t>
      </w:r>
    </w:p>
    <w:p>
      <w:pPr>
        <w:pStyle w:val="style0"/>
        <w:rPr>
          <w:sz w:val="24"/>
          <w:szCs w:val="24"/>
        </w:rPr>
      </w:pPr>
      <w:r>
        <w:rPr>
          <w:sz w:val="24"/>
          <w:szCs w:val="24"/>
          <w:lang w:val="en-US"/>
        </w:rPr>
        <w:t>They typically form univalent, ionic and colourless compounds</w:t>
      </w:r>
    </w:p>
    <w:p>
      <w:pPr>
        <w:pStyle w:val="style0"/>
        <w:rPr>
          <w:sz w:val="24"/>
          <w:szCs w:val="24"/>
        </w:rPr>
      </w:pPr>
      <w:r>
        <w:rPr>
          <w:sz w:val="24"/>
          <w:szCs w:val="24"/>
          <w:lang w:val="en-US"/>
        </w:rPr>
        <w:t xml:space="preserve">They are very good reducing agents because of the readiness to loose electron. </w:t>
      </w:r>
    </w:p>
    <w:p>
      <w:pPr>
        <w:pStyle w:val="style0"/>
        <w:rPr>
          <w:sz w:val="24"/>
          <w:szCs w:val="24"/>
        </w:rPr>
      </w:pPr>
      <w:r>
        <w:rPr>
          <w:sz w:val="24"/>
          <w:szCs w:val="24"/>
          <w:lang w:val="en-US"/>
        </w:rPr>
        <w:t>They have low densities compared to group 2 metals. The melting points range from lithium 1810C to caesium 28.50C.These are extremely low values for metals and contrast with the melting points of transition metals, most of which are above 10000C.Densities of metals decrease down the group.</w:t>
      </w:r>
    </w:p>
    <w:p>
      <w:pPr>
        <w:pStyle w:val="style0"/>
        <w:rPr>
          <w:sz w:val="24"/>
          <w:szCs w:val="24"/>
        </w:rPr>
      </w:pPr>
    </w:p>
    <w:p>
      <w:pPr>
        <w:pStyle w:val="style0"/>
        <w:rPr>
          <w:b/>
          <w:bCs/>
          <w:sz w:val="24"/>
          <w:szCs w:val="24"/>
        </w:rPr>
      </w:pPr>
      <w:r>
        <w:rPr>
          <w:b/>
          <w:bCs/>
          <w:sz w:val="24"/>
          <w:szCs w:val="24"/>
          <w:lang w:val="en-US"/>
        </w:rPr>
        <w:t>Gradation in Physical Properties</w:t>
      </w:r>
    </w:p>
    <w:p>
      <w:pPr>
        <w:pStyle w:val="style0"/>
        <w:rPr>
          <w:sz w:val="24"/>
          <w:szCs w:val="24"/>
        </w:rPr>
      </w:pPr>
      <w:r>
        <w:rPr>
          <w:sz w:val="24"/>
          <w:szCs w:val="24"/>
          <w:lang w:val="en-US"/>
        </w:rPr>
        <w:t>1. Density: In general, these elements have high density due to the close packing of atoms in their metallic crystals. Lithium has low density due to the low atomic weight of the atom. Density of the elements increases on moving down the group due to the increase in the mass of the atoms with increasing atomic number. However, K is lighter than Na probably due to an unusual increase in atomic size.</w:t>
      </w:r>
    </w:p>
    <w:p>
      <w:pPr>
        <w:pStyle w:val="style0"/>
        <w:rPr>
          <w:sz w:val="24"/>
          <w:szCs w:val="24"/>
        </w:rPr>
      </w:pPr>
      <w:r>
        <w:rPr>
          <w:sz w:val="24"/>
          <w:szCs w:val="24"/>
          <w:lang w:val="en-US"/>
        </w:rPr>
        <w:t>2. Atomic volume: Atomic volume increases on moving down thegroup from Li to Cs. Hence there is an increase in atomic and ionic radii in the same order.</w:t>
      </w:r>
    </w:p>
    <w:p>
      <w:pPr>
        <w:pStyle w:val="style0"/>
        <w:rPr>
          <w:sz w:val="24"/>
          <w:szCs w:val="24"/>
        </w:rPr>
      </w:pPr>
      <w:r>
        <w:rPr>
          <w:sz w:val="24"/>
          <w:szCs w:val="24"/>
          <w:lang w:val="en-US"/>
        </w:rPr>
        <w:t>3. Melting and boiling points : All alkali metals have low melting and boiling point due to the weak bonding in the crystal lattice. The weak interatomic bonds are attributed to their large atonic radii and to the presence of one valence electron. With the increase in the size of the metal atoms, the repulsion of the non-bonding electron gets increased and therefore melting and boiling points decreases on moving down the group from Li to Cs.</w:t>
      </w:r>
    </w:p>
    <w:p>
      <w:pPr>
        <w:pStyle w:val="style0"/>
        <w:rPr>
          <w:sz w:val="24"/>
          <w:szCs w:val="24"/>
        </w:rPr>
      </w:pPr>
      <w:r>
        <w:rPr>
          <w:sz w:val="24"/>
          <w:szCs w:val="24"/>
          <w:lang w:val="en-US"/>
        </w:rPr>
        <w:t>4. Ionization energy : The first ionization energies of alkali metals are relatively low and decreases on moving down from Li to Cs.</w:t>
      </w:r>
    </w:p>
    <w:p>
      <w:pPr>
        <w:pStyle w:val="style0"/>
        <w:rPr>
          <w:sz w:val="24"/>
          <w:szCs w:val="24"/>
        </w:rPr>
      </w:pPr>
      <w:r>
        <w:rPr>
          <w:sz w:val="24"/>
          <w:szCs w:val="24"/>
          <w:lang w:val="en-US"/>
        </w:rPr>
        <w:t>M(g)  =&gt; M+ (g) + 1e-</w:t>
      </w:r>
    </w:p>
    <w:p>
      <w:pPr>
        <w:pStyle w:val="style0"/>
        <w:rPr>
          <w:sz w:val="24"/>
          <w:szCs w:val="24"/>
        </w:rPr>
      </w:pPr>
      <w:r>
        <w:rPr>
          <w:sz w:val="24"/>
          <w:szCs w:val="24"/>
          <w:lang w:val="en-US"/>
        </w:rPr>
        <w:t>As the atomic radius gets increased on moving down the group, theouter electron gets farther and farther away from the nucleus and therefore ionization energy decreases.</w:t>
      </w:r>
    </w:p>
    <w:p>
      <w:pPr>
        <w:pStyle w:val="style0"/>
        <w:rPr>
          <w:sz w:val="24"/>
          <w:szCs w:val="24"/>
        </w:rPr>
      </w:pPr>
      <w:r>
        <w:rPr>
          <w:sz w:val="24"/>
          <w:szCs w:val="24"/>
          <w:lang w:val="en-US"/>
        </w:rPr>
        <w:t>The second ionization energies of alkali metals are fairly high. This implies that the loss of the second electron is quite difficult, because it has to be pulled out from the noble gas core.</w:t>
      </w:r>
    </w:p>
    <w:p>
      <w:pPr>
        <w:pStyle w:val="style0"/>
        <w:rPr>
          <w:sz w:val="24"/>
          <w:szCs w:val="24"/>
        </w:rPr>
      </w:pPr>
      <w:r>
        <w:rPr>
          <w:sz w:val="24"/>
          <w:szCs w:val="24"/>
          <w:lang w:val="en-US"/>
        </w:rPr>
        <w:t>5. Electropositive character : As alkali metals have low ionization energies, they have a great tendency to lose electrons forming unipositive ions. Therefore they</w:t>
      </w:r>
    </w:p>
    <w:p>
      <w:pPr>
        <w:pStyle w:val="style0"/>
        <w:rPr>
          <w:sz w:val="24"/>
          <w:szCs w:val="24"/>
        </w:rPr>
      </w:pPr>
      <w:r>
        <w:rPr>
          <w:sz w:val="24"/>
          <w:szCs w:val="24"/>
          <w:lang w:val="en-US"/>
        </w:rPr>
        <w:t>M =&gt; M</w:t>
      </w:r>
      <w:r>
        <w:rPr>
          <w:sz w:val="24"/>
          <w:szCs w:val="24"/>
          <w:vertAlign w:val="superscript"/>
          <w:lang w:val="en-US"/>
        </w:rPr>
        <w:t>+</w:t>
      </w:r>
      <w:r>
        <w:rPr>
          <w:sz w:val="24"/>
          <w:szCs w:val="24"/>
          <w:lang w:val="en-US"/>
        </w:rPr>
        <w:t xml:space="preserve"> + e</w:t>
      </w:r>
      <w:r>
        <w:rPr>
          <w:sz w:val="24"/>
          <w:szCs w:val="24"/>
          <w:vertAlign w:val="superscript"/>
          <w:lang w:val="en-US"/>
        </w:rPr>
        <w:t>-</w:t>
      </w:r>
      <w:r>
        <w:rPr>
          <w:sz w:val="24"/>
          <w:szCs w:val="24"/>
          <w:lang w:val="en-US"/>
        </w:rPr>
        <w:t xml:space="preserve"> have strong electropositive character. Electropositive character increases as we go down the group. The alkali metals are so highly electropositive that they emit electrons when irradiated with light. This effect is known as photoelectric effect. Due to this property, Cs and K are used in photoelectric cells.</w:t>
      </w:r>
    </w:p>
    <w:p>
      <w:pPr>
        <w:pStyle w:val="style0"/>
        <w:rPr>
          <w:sz w:val="24"/>
          <w:szCs w:val="24"/>
        </w:rPr>
      </w:pPr>
      <w:r>
        <w:rPr>
          <w:sz w:val="24"/>
          <w:szCs w:val="24"/>
          <w:lang w:val="en-US"/>
        </w:rPr>
        <w:t>6. Oxidation state: All the alkali metals have only one electron in their outermost valence shell. As the penultimate(last but one) shell being complete, these elements lose one electron to get the stable configuration of the nearest inert gas. Thus, they are monovalent elements showing an oxidation state of +1.</w:t>
      </w:r>
    </w:p>
    <w:p>
      <w:pPr>
        <w:pStyle w:val="style0"/>
        <w:rPr>
          <w:sz w:val="24"/>
          <w:szCs w:val="24"/>
        </w:rPr>
      </w:pPr>
      <w:r>
        <w:rPr>
          <w:sz w:val="24"/>
          <w:szCs w:val="24"/>
          <w:lang w:val="en-US"/>
        </w:rPr>
        <w:t>7. Reducing properties : As alkali metals have low ionization energy,they lose their valence electrons readily and thus bring about reduction reaction. Therefore these elements behave as good reducing agents</w:t>
      </w:r>
    </w:p>
    <w:p>
      <w:pPr>
        <w:pStyle w:val="style0"/>
        <w:rPr>
          <w:sz w:val="24"/>
          <w:szCs w:val="24"/>
        </w:rPr>
      </w:pPr>
    </w:p>
    <w:p>
      <w:pPr>
        <w:pStyle w:val="style0"/>
        <w:rPr>
          <w:b/>
          <w:bCs/>
          <w:sz w:val="24"/>
          <w:szCs w:val="24"/>
        </w:rPr>
      </w:pPr>
      <w:r>
        <w:rPr>
          <w:b/>
          <w:bCs/>
          <w:sz w:val="24"/>
          <w:szCs w:val="24"/>
          <w:lang w:val="en-US"/>
        </w:rPr>
        <w:t>Chemical properties:</w:t>
      </w:r>
    </w:p>
    <w:p>
      <w:pPr>
        <w:pStyle w:val="style0"/>
        <w:rPr>
          <w:sz w:val="24"/>
          <w:szCs w:val="24"/>
        </w:rPr>
      </w:pPr>
      <w:r>
        <w:rPr>
          <w:sz w:val="24"/>
          <w:szCs w:val="24"/>
          <w:lang w:val="en-US"/>
        </w:rPr>
        <w:t xml:space="preserve">Reaction with water: M +  ==&gt; MOH +  . Where M = group 1 metal. E.g 2Na + 2 ==&gt; 2NaOH +  </w:t>
      </w:r>
    </w:p>
    <w:p>
      <w:pPr>
        <w:pStyle w:val="style0"/>
        <w:rPr>
          <w:sz w:val="24"/>
          <w:szCs w:val="24"/>
        </w:rPr>
      </w:pPr>
      <w:r>
        <w:rPr>
          <w:sz w:val="24"/>
          <w:szCs w:val="24"/>
          <w:lang w:val="en-US"/>
        </w:rPr>
        <w:t>The hydroxides are the strongest bases known.</w:t>
      </w:r>
    </w:p>
    <w:p>
      <w:pPr>
        <w:pStyle w:val="style0"/>
        <w:rPr>
          <w:sz w:val="24"/>
          <w:szCs w:val="24"/>
        </w:rPr>
      </w:pPr>
      <w:r>
        <w:rPr>
          <w:sz w:val="24"/>
          <w:szCs w:val="24"/>
          <w:lang w:val="en-US"/>
        </w:rPr>
        <w:t> In each of the following descriptions, a very small portion of the metal is dropped into a large container of water.</w:t>
      </w:r>
    </w:p>
    <w:p>
      <w:pPr>
        <w:pStyle w:val="style0"/>
        <w:rPr>
          <w:sz w:val="24"/>
          <w:szCs w:val="24"/>
        </w:rPr>
      </w:pPr>
      <w:r>
        <w:rPr>
          <w:b/>
          <w:bCs/>
          <w:sz w:val="24"/>
          <w:szCs w:val="24"/>
          <w:lang w:val="en-US"/>
        </w:rPr>
        <w:t xml:space="preserve">Lithium: </w:t>
      </w:r>
      <w:r>
        <w:rPr>
          <w:sz w:val="24"/>
          <w:szCs w:val="24"/>
          <w:lang w:val="en-US"/>
        </w:rPr>
        <w:t xml:space="preserve">Lithium's density is only about half that of water, so it floats on the surface, fizzing and giving off hydrogen gas. It gradually reacts and disappears, forming a colorless solution of lithium hydroxide. The reaction generates heat slowly, and lithium's melting point is too high for it to melt (this is not the case for sodium). </w:t>
      </w:r>
    </w:p>
    <w:p>
      <w:pPr>
        <w:pStyle w:val="style0"/>
        <w:rPr>
          <w:sz w:val="24"/>
          <w:szCs w:val="24"/>
        </w:rPr>
      </w:pPr>
    </w:p>
    <w:p>
      <w:pPr>
        <w:pStyle w:val="style0"/>
        <w:rPr>
          <w:sz w:val="24"/>
          <w:szCs w:val="24"/>
        </w:rPr>
      </w:pPr>
      <w:r>
        <w:rPr>
          <w:b/>
          <w:bCs/>
          <w:sz w:val="24"/>
          <w:szCs w:val="24"/>
          <w:lang w:val="en-US"/>
        </w:rPr>
        <w:t xml:space="preserve">Sodium: </w:t>
      </w:r>
      <w:r>
        <w:rPr>
          <w:sz w:val="24"/>
          <w:szCs w:val="24"/>
          <w:lang w:val="en-US"/>
        </w:rPr>
        <w:t xml:space="preserve">Sodium also floats in water, but enough heat is given off to melt the sodium (sodium has a lower melting point than lithium) and it melts almost at once to form a small silvery ball that moves rapidly across the surface. The ball leaves a white trail of sodium hydroxide, which soon dissolves to give a colorless solution of sodium hydroxide. </w:t>
      </w:r>
    </w:p>
    <w:p>
      <w:pPr>
        <w:pStyle w:val="style0"/>
        <w:rPr>
          <w:sz w:val="24"/>
          <w:szCs w:val="24"/>
        </w:rPr>
      </w:pPr>
      <w:r>
        <w:rPr>
          <w:sz w:val="24"/>
          <w:szCs w:val="24"/>
          <w:lang w:val="en-US"/>
        </w:rPr>
        <w:t>The sodium moves because it is pushed by the hydrogen produced during the reaction. If the sodium becomes trapped on the side of the container, the hydrogen may catch fire and burn with an orange flame. The color is due to contamination of the normally blue hydrogen flame with sodium compounds.</w:t>
      </w:r>
    </w:p>
    <w:p>
      <w:pPr>
        <w:pStyle w:val="style0"/>
        <w:rPr>
          <w:sz w:val="24"/>
          <w:szCs w:val="24"/>
        </w:rPr>
      </w:pPr>
    </w:p>
    <w:p>
      <w:pPr>
        <w:pStyle w:val="style0"/>
        <w:rPr>
          <w:sz w:val="24"/>
          <w:szCs w:val="24"/>
        </w:rPr>
      </w:pPr>
      <w:r>
        <w:rPr>
          <w:b/>
          <w:bCs/>
          <w:sz w:val="24"/>
          <w:szCs w:val="24"/>
          <w:lang w:val="en-US"/>
        </w:rPr>
        <w:t>Potassium:</w:t>
      </w:r>
      <w:r>
        <w:rPr>
          <w:sz w:val="24"/>
          <w:szCs w:val="24"/>
          <w:lang w:val="en-US"/>
        </w:rPr>
        <w:t xml:space="preserve"> Potassium behaves like sodium except that the reaction is faster and enough heat is given off to ignite the hydrogen. This time the hydrogen flame is contaminated by potassium compounds, so the flame is lilac-colored.</w:t>
      </w:r>
    </w:p>
    <w:p>
      <w:pPr>
        <w:pStyle w:val="style0"/>
        <w:rPr>
          <w:sz w:val="24"/>
          <w:szCs w:val="24"/>
        </w:rPr>
      </w:pPr>
    </w:p>
    <w:p>
      <w:pPr>
        <w:pStyle w:val="style0"/>
        <w:rPr>
          <w:sz w:val="24"/>
          <w:szCs w:val="24"/>
        </w:rPr>
      </w:pPr>
      <w:r>
        <w:rPr>
          <w:b/>
          <w:bCs/>
          <w:sz w:val="24"/>
          <w:szCs w:val="24"/>
          <w:lang w:val="en-US"/>
        </w:rPr>
        <w:t>Rubidium:</w:t>
      </w:r>
      <w:r>
        <w:rPr>
          <w:sz w:val="24"/>
          <w:szCs w:val="24"/>
          <w:lang w:val="en-US"/>
        </w:rPr>
        <w:t xml:space="preserve"> Rubidium sinks because it is less dense than water. It reacts violently and immediately, with everything leaving the container. Rubidium hydroxide solution and hydrogen are formed.</w:t>
      </w:r>
    </w:p>
    <w:p>
      <w:pPr>
        <w:pStyle w:val="style0"/>
        <w:rPr>
          <w:sz w:val="24"/>
          <w:szCs w:val="24"/>
        </w:rPr>
      </w:pPr>
    </w:p>
    <w:p>
      <w:pPr>
        <w:pStyle w:val="style0"/>
        <w:rPr>
          <w:sz w:val="24"/>
          <w:szCs w:val="24"/>
        </w:rPr>
      </w:pPr>
      <w:r>
        <w:rPr>
          <w:b/>
          <w:bCs/>
          <w:sz w:val="24"/>
          <w:szCs w:val="24"/>
          <w:lang w:val="en-US"/>
        </w:rPr>
        <w:t xml:space="preserve">Caesium: </w:t>
      </w:r>
      <w:r>
        <w:rPr>
          <w:sz w:val="24"/>
          <w:szCs w:val="24"/>
          <w:lang w:val="en-US"/>
        </w:rPr>
        <w:t>Cesium explodes on contact with water, possibly shattering the container. Caesium hydroxide and hydrogen are formed.</w:t>
      </w:r>
    </w:p>
    <w:p>
      <w:pPr>
        <w:pStyle w:val="style0"/>
        <w:rPr>
          <w:sz w:val="24"/>
          <w:szCs w:val="24"/>
        </w:rPr>
      </w:pPr>
    </w:p>
    <w:p>
      <w:pPr>
        <w:pStyle w:val="style0"/>
        <w:rPr>
          <w:b/>
          <w:bCs/>
          <w:sz w:val="24"/>
          <w:szCs w:val="24"/>
        </w:rPr>
      </w:pPr>
      <w:r>
        <w:rPr>
          <w:b/>
          <w:bCs/>
          <w:sz w:val="24"/>
          <w:szCs w:val="24"/>
          <w:lang w:val="en-US"/>
        </w:rPr>
        <w:t>Note: Summary of the trend in reactivity</w:t>
      </w:r>
    </w:p>
    <w:p>
      <w:pPr>
        <w:pStyle w:val="style0"/>
        <w:rPr>
          <w:sz w:val="24"/>
          <w:szCs w:val="24"/>
        </w:rPr>
      </w:pPr>
      <w:r>
        <w:rPr>
          <w:sz w:val="24"/>
          <w:szCs w:val="24"/>
          <w:lang w:val="en-US"/>
        </w:rPr>
        <w:t>The Group 1 metals become more reactive towards water down the group (reactivity of group 1 increases from top to bottom. Hence, Francium-Fr is the most reactive among the group 1 elements).</w:t>
      </w:r>
    </w:p>
    <w:p>
      <w:pPr>
        <w:pStyle w:val="style0"/>
        <w:rPr>
          <w:sz w:val="24"/>
          <w:szCs w:val="24"/>
        </w:rPr>
      </w:pPr>
      <w:r>
        <w:rPr>
          <w:sz w:val="24"/>
          <w:szCs w:val="24"/>
          <w:lang w:val="en-US"/>
        </w:rPr>
        <w:t> </w:t>
      </w:r>
    </w:p>
    <w:p>
      <w:pPr>
        <w:pStyle w:val="style0"/>
        <w:rPr>
          <w:sz w:val="24"/>
          <w:szCs w:val="24"/>
        </w:rPr>
      </w:pPr>
      <w:r>
        <w:rPr>
          <w:sz w:val="24"/>
          <w:szCs w:val="24"/>
          <w:lang w:val="en-US"/>
        </w:rPr>
        <w:t>Group 1 hydrides react violently with water releasing hydrogen gas and producing aqueous metal hydroxide. For example, sodium hydride reacts with water to produce sodium hydroxide and hydrogen gas: NaH + H</w:t>
      </w:r>
      <w:r>
        <w:rPr>
          <w:sz w:val="24"/>
          <w:szCs w:val="24"/>
          <w:vertAlign w:val="subscript"/>
          <w:lang w:val="en-US"/>
        </w:rPr>
        <w:t>2</w:t>
      </w:r>
      <w:r>
        <w:rPr>
          <w:sz w:val="24"/>
          <w:szCs w:val="24"/>
          <w:lang w:val="en-US"/>
        </w:rPr>
        <w:t>O→NaOH + H</w:t>
      </w:r>
      <w:r>
        <w:rPr>
          <w:sz w:val="24"/>
          <w:szCs w:val="24"/>
          <w:vertAlign w:val="subscript"/>
          <w:lang w:val="en-US"/>
        </w:rPr>
        <w:t>2</w:t>
      </w:r>
    </w:p>
    <w:p>
      <w:pPr>
        <w:pStyle w:val="style0"/>
        <w:rPr>
          <w:sz w:val="24"/>
          <w:szCs w:val="24"/>
        </w:rPr>
      </w:pPr>
    </w:p>
    <w:p>
      <w:pPr>
        <w:pStyle w:val="style0"/>
        <w:rPr>
          <w:sz w:val="24"/>
          <w:szCs w:val="24"/>
        </w:rPr>
      </w:pPr>
      <w:r>
        <w:rPr>
          <w:sz w:val="24"/>
          <w:szCs w:val="24"/>
          <w:lang w:val="en-US"/>
        </w:rPr>
        <w:t>Reaction with oxygen: Li + O</w:t>
      </w:r>
      <w:r>
        <w:rPr>
          <w:sz w:val="24"/>
          <w:szCs w:val="24"/>
          <w:vertAlign w:val="subscript"/>
          <w:lang w:val="en-US"/>
        </w:rPr>
        <w:t>2</w:t>
      </w:r>
      <w:r>
        <w:rPr>
          <w:sz w:val="24"/>
          <w:szCs w:val="24"/>
          <w:lang w:val="en-US"/>
        </w:rPr>
        <w:t xml:space="preserve"> ==&gt; Li</w:t>
      </w:r>
      <w:r>
        <w:rPr>
          <w:sz w:val="24"/>
          <w:szCs w:val="24"/>
          <w:vertAlign w:val="subscript"/>
          <w:lang w:val="en-US"/>
        </w:rPr>
        <w:t>2</w:t>
      </w:r>
      <w:r>
        <w:rPr>
          <w:sz w:val="24"/>
          <w:szCs w:val="24"/>
          <w:lang w:val="en-US"/>
        </w:rPr>
        <w:t>O</w:t>
      </w:r>
    </w:p>
    <w:p>
      <w:pPr>
        <w:pStyle w:val="style0"/>
        <w:rPr>
          <w:sz w:val="24"/>
          <w:szCs w:val="24"/>
        </w:rPr>
      </w:pPr>
      <w:r>
        <w:rPr>
          <w:sz w:val="24"/>
          <w:szCs w:val="24"/>
          <w:lang w:val="en-US"/>
        </w:rPr>
        <w:t>Na + O</w:t>
      </w:r>
      <w:r>
        <w:rPr>
          <w:sz w:val="24"/>
          <w:szCs w:val="24"/>
          <w:vertAlign w:val="subscript"/>
          <w:lang w:val="en-US"/>
        </w:rPr>
        <w:t>2</w:t>
      </w:r>
      <w:r>
        <w:rPr>
          <w:sz w:val="24"/>
          <w:szCs w:val="24"/>
          <w:lang w:val="en-US"/>
        </w:rPr>
        <w:t xml:space="preserve"> ==&gt; Na</w:t>
      </w:r>
      <w:r>
        <w:rPr>
          <w:sz w:val="24"/>
          <w:szCs w:val="24"/>
          <w:vertAlign w:val="subscript"/>
          <w:lang w:val="en-US"/>
        </w:rPr>
        <w:t>2</w:t>
      </w:r>
      <w:r>
        <w:rPr>
          <w:sz w:val="24"/>
          <w:szCs w:val="24"/>
          <w:lang w:val="en-US"/>
        </w:rPr>
        <w:t>O</w:t>
      </w:r>
    </w:p>
    <w:p>
      <w:pPr>
        <w:pStyle w:val="style0"/>
        <w:rPr>
          <w:sz w:val="24"/>
          <w:szCs w:val="24"/>
        </w:rPr>
      </w:pPr>
      <w:r>
        <w:rPr>
          <w:sz w:val="24"/>
          <w:szCs w:val="24"/>
          <w:lang w:val="en-US"/>
        </w:rPr>
        <w:t>Reaction with hydrogen to form ionic hydrides. 2Na + H</w:t>
      </w:r>
      <w:r>
        <w:rPr>
          <w:sz w:val="24"/>
          <w:szCs w:val="24"/>
          <w:vertAlign w:val="subscript"/>
          <w:lang w:val="en-US"/>
        </w:rPr>
        <w:t xml:space="preserve">2 </w:t>
      </w:r>
      <w:r>
        <w:rPr>
          <w:sz w:val="24"/>
          <w:szCs w:val="24"/>
          <w:lang w:val="en-US"/>
        </w:rPr>
        <w:t>==&gt; 2NaH</w:t>
      </w:r>
    </w:p>
    <w:p>
      <w:pPr>
        <w:pStyle w:val="style0"/>
        <w:rPr>
          <w:sz w:val="24"/>
          <w:szCs w:val="24"/>
        </w:rPr>
      </w:pPr>
      <w:r>
        <w:rPr>
          <w:sz w:val="24"/>
          <w:szCs w:val="24"/>
          <w:lang w:val="en-US"/>
        </w:rPr>
        <w:t>Nitride formed only by Li. Li + N</w:t>
      </w:r>
      <w:r>
        <w:rPr>
          <w:sz w:val="24"/>
          <w:szCs w:val="24"/>
          <w:vertAlign w:val="subscript"/>
          <w:lang w:val="en-US"/>
        </w:rPr>
        <w:t>2</w:t>
      </w:r>
      <w:r>
        <w:rPr>
          <w:sz w:val="24"/>
          <w:szCs w:val="24"/>
          <w:lang w:val="en-US"/>
        </w:rPr>
        <w:t xml:space="preserve"> ==&gt; Li</w:t>
      </w:r>
      <w:r>
        <w:rPr>
          <w:sz w:val="24"/>
          <w:szCs w:val="24"/>
          <w:vertAlign w:val="subscript"/>
          <w:lang w:val="en-US"/>
        </w:rPr>
        <w:t>3</w:t>
      </w:r>
      <w:r>
        <w:rPr>
          <w:sz w:val="24"/>
          <w:szCs w:val="24"/>
          <w:lang w:val="en-US"/>
        </w:rPr>
        <w:t>N</w:t>
      </w:r>
    </w:p>
    <w:p>
      <w:pPr>
        <w:pStyle w:val="style0"/>
        <w:rPr>
          <w:sz w:val="24"/>
          <w:szCs w:val="24"/>
        </w:rPr>
      </w:pPr>
      <w:r>
        <w:rPr>
          <w:sz w:val="24"/>
          <w:szCs w:val="24"/>
          <w:lang w:val="en-US"/>
        </w:rPr>
        <w:t>All the metals form sulphides. i.e they react with sulphur. 2Na + S ==&gt; Na</w:t>
      </w:r>
      <w:r>
        <w:rPr>
          <w:sz w:val="24"/>
          <w:szCs w:val="24"/>
          <w:vertAlign w:val="subscript"/>
          <w:lang w:val="en-US"/>
        </w:rPr>
        <w:t>2</w:t>
      </w:r>
      <w:r>
        <w:rPr>
          <w:sz w:val="24"/>
          <w:szCs w:val="24"/>
          <w:lang w:val="en-US"/>
        </w:rPr>
        <w:t>S</w:t>
      </w:r>
    </w:p>
    <w:p>
      <w:pPr>
        <w:pStyle w:val="style0"/>
        <w:rPr>
          <w:sz w:val="24"/>
          <w:szCs w:val="24"/>
        </w:rPr>
      </w:pPr>
      <w:r>
        <w:rPr>
          <w:sz w:val="24"/>
          <w:szCs w:val="24"/>
          <w:lang w:val="en-US"/>
        </w:rPr>
        <w:t>All metals form halides. i.e they react with halogens.</w:t>
      </w:r>
    </w:p>
    <w:p>
      <w:pPr>
        <w:pStyle w:val="style0"/>
        <w:rPr>
          <w:sz w:val="24"/>
          <w:szCs w:val="24"/>
        </w:rPr>
      </w:pPr>
      <w:r>
        <w:rPr>
          <w:sz w:val="24"/>
          <w:szCs w:val="24"/>
          <w:lang w:val="en-US"/>
        </w:rPr>
        <w:t>2Na + F</w:t>
      </w:r>
      <w:r>
        <w:rPr>
          <w:sz w:val="24"/>
          <w:szCs w:val="24"/>
          <w:vertAlign w:val="subscript"/>
          <w:lang w:val="en-US"/>
        </w:rPr>
        <w:t>2</w:t>
      </w:r>
      <w:r>
        <w:rPr>
          <w:sz w:val="24"/>
          <w:szCs w:val="24"/>
          <w:lang w:val="en-US"/>
        </w:rPr>
        <w:t xml:space="preserve"> ==&gt; 2NaF</w:t>
      </w:r>
    </w:p>
    <w:p>
      <w:pPr>
        <w:pStyle w:val="style0"/>
        <w:rPr>
          <w:sz w:val="24"/>
          <w:szCs w:val="24"/>
        </w:rPr>
      </w:pPr>
      <w:r>
        <w:rPr>
          <w:sz w:val="24"/>
          <w:szCs w:val="24"/>
          <w:lang w:val="en-US"/>
        </w:rPr>
        <w:t>2Na + Cl</w:t>
      </w:r>
      <w:r>
        <w:rPr>
          <w:sz w:val="24"/>
          <w:szCs w:val="24"/>
          <w:vertAlign w:val="subscript"/>
          <w:lang w:val="en-US"/>
        </w:rPr>
        <w:t>2</w:t>
      </w:r>
      <w:r>
        <w:rPr>
          <w:sz w:val="24"/>
          <w:szCs w:val="24"/>
          <w:lang w:val="en-US"/>
        </w:rPr>
        <w:t xml:space="preserve"> ==&gt; 2NaCl</w:t>
      </w:r>
    </w:p>
    <w:p>
      <w:pPr>
        <w:pStyle w:val="style0"/>
        <w:rPr>
          <w:sz w:val="24"/>
          <w:szCs w:val="24"/>
        </w:rPr>
      </w:pPr>
      <w:r>
        <w:rPr>
          <w:sz w:val="24"/>
          <w:szCs w:val="24"/>
          <w:lang w:val="en-US"/>
        </w:rPr>
        <w:t xml:space="preserve"> 2Na + Br</w:t>
      </w:r>
      <w:r>
        <w:rPr>
          <w:sz w:val="24"/>
          <w:szCs w:val="24"/>
          <w:vertAlign w:val="subscript"/>
          <w:lang w:val="en-US"/>
        </w:rPr>
        <w:t>2</w:t>
      </w:r>
      <w:r>
        <w:rPr>
          <w:sz w:val="24"/>
          <w:szCs w:val="24"/>
          <w:lang w:val="en-US"/>
        </w:rPr>
        <w:t xml:space="preserve"> ==&gt; 2NaBr</w:t>
      </w:r>
    </w:p>
    <w:p>
      <w:pPr>
        <w:pStyle w:val="style0"/>
        <w:rPr>
          <w:sz w:val="24"/>
          <w:szCs w:val="24"/>
        </w:rPr>
      </w:pPr>
      <w:r>
        <w:rPr>
          <w:sz w:val="24"/>
          <w:szCs w:val="24"/>
          <w:lang w:val="en-US"/>
        </w:rPr>
        <w:t>2Na + I</w:t>
      </w:r>
      <w:r>
        <w:rPr>
          <w:sz w:val="24"/>
          <w:szCs w:val="24"/>
          <w:vertAlign w:val="subscript"/>
          <w:lang w:val="en-US"/>
        </w:rPr>
        <w:t>2</w:t>
      </w:r>
      <w:r>
        <w:rPr>
          <w:sz w:val="24"/>
          <w:szCs w:val="24"/>
          <w:lang w:val="en-US"/>
        </w:rPr>
        <w:t xml:space="preserve"> ==&gt; 2NaI</w:t>
      </w:r>
    </w:p>
    <w:p>
      <w:pPr>
        <w:pStyle w:val="style0"/>
        <w:rPr>
          <w:sz w:val="24"/>
          <w:szCs w:val="24"/>
        </w:rPr>
      </w:pPr>
      <w:r>
        <w:rPr>
          <w:sz w:val="24"/>
          <w:szCs w:val="24"/>
          <w:lang w:val="en-US"/>
        </w:rPr>
        <w:t>Reaction with aqueous ammonia:  Na + NH</w:t>
      </w:r>
      <w:r>
        <w:rPr>
          <w:sz w:val="24"/>
          <w:szCs w:val="24"/>
          <w:vertAlign w:val="subscript"/>
          <w:lang w:val="en-US"/>
        </w:rPr>
        <w:t>3</w:t>
      </w:r>
      <w:r>
        <w:rPr>
          <w:sz w:val="24"/>
          <w:szCs w:val="24"/>
          <w:lang w:val="en-US"/>
        </w:rPr>
        <w:t xml:space="preserve"> ==&gt; NaNH</w:t>
      </w:r>
      <w:r>
        <w:rPr>
          <w:sz w:val="24"/>
          <w:szCs w:val="24"/>
          <w:vertAlign w:val="subscript"/>
          <w:lang w:val="en-US"/>
        </w:rPr>
        <w:t>2</w:t>
      </w:r>
    </w:p>
    <w:p>
      <w:pPr>
        <w:pStyle w:val="style0"/>
        <w:rPr>
          <w:sz w:val="24"/>
          <w:szCs w:val="24"/>
        </w:rPr>
      </w:pPr>
    </w:p>
    <w:p>
      <w:pPr>
        <w:pStyle w:val="style0"/>
        <w:rPr>
          <w:b/>
          <w:bCs/>
          <w:sz w:val="24"/>
          <w:szCs w:val="24"/>
        </w:rPr>
      </w:pPr>
      <w:r>
        <w:rPr>
          <w:b/>
          <w:bCs/>
          <w:sz w:val="24"/>
          <w:szCs w:val="24"/>
          <w:lang w:val="en-US"/>
        </w:rPr>
        <w:t>The effect of heat on Group 1 compounds</w:t>
      </w:r>
    </w:p>
    <w:p>
      <w:pPr>
        <w:pStyle w:val="style0"/>
        <w:rPr>
          <w:sz w:val="24"/>
          <w:szCs w:val="24"/>
        </w:rPr>
      </w:pPr>
      <w:r>
        <w:rPr>
          <w:sz w:val="24"/>
          <w:szCs w:val="24"/>
          <w:lang w:val="en-US"/>
        </w:rPr>
        <w:t>Group 1 compounds are more resistant to heat than the corresponding compounds in Group 2. Lithium compounds often behave similarly to Group 2 compounds, but the rest of Group 1 act differently in various ways.</w:t>
      </w:r>
    </w:p>
    <w:p>
      <w:pPr>
        <w:pStyle w:val="style0"/>
        <w:rPr>
          <w:sz w:val="24"/>
          <w:szCs w:val="24"/>
        </w:rPr>
      </w:pPr>
    </w:p>
    <w:p>
      <w:pPr>
        <w:pStyle w:val="style0"/>
        <w:rPr>
          <w:b/>
          <w:bCs/>
          <w:sz w:val="24"/>
          <w:szCs w:val="24"/>
        </w:rPr>
      </w:pPr>
      <w:r>
        <w:rPr>
          <w:b/>
          <w:bCs/>
          <w:sz w:val="24"/>
          <w:szCs w:val="24"/>
          <w:lang w:val="en-US"/>
        </w:rPr>
        <w:t>Heating the nitrates</w:t>
      </w:r>
    </w:p>
    <w:p>
      <w:pPr>
        <w:pStyle w:val="style0"/>
        <w:rPr>
          <w:sz w:val="24"/>
          <w:szCs w:val="24"/>
        </w:rPr>
      </w:pPr>
      <w:r>
        <w:rPr>
          <w:sz w:val="24"/>
          <w:szCs w:val="24"/>
          <w:lang w:val="en-US"/>
        </w:rPr>
        <w:t>Most nitrates tend to decompose on heating to the metal oxide, brown fumes of nitrogen dioxide, and oxygen. For example, a typical Group 2 nitrate like magnesium nitrate decomposes this way:</w:t>
      </w:r>
    </w:p>
    <w:p>
      <w:pPr>
        <w:pStyle w:val="style0"/>
        <w:rPr>
          <w:sz w:val="24"/>
          <w:szCs w:val="24"/>
        </w:rPr>
      </w:pPr>
      <w:r>
        <w:rPr>
          <w:sz w:val="24"/>
          <w:szCs w:val="24"/>
          <w:lang w:val="en-US"/>
        </w:rPr>
        <w:t>2Mg(NO</w:t>
      </w:r>
      <w:r>
        <w:rPr>
          <w:sz w:val="24"/>
          <w:szCs w:val="24"/>
          <w:vertAlign w:val="subscript"/>
          <w:lang w:val="en-US"/>
        </w:rPr>
        <w:t>3</w:t>
      </w:r>
      <w:r>
        <w:rPr>
          <w:sz w:val="24"/>
          <w:szCs w:val="24"/>
          <w:lang w:val="en-US"/>
        </w:rPr>
        <w:t>)</w:t>
      </w:r>
      <w:r>
        <w:rPr>
          <w:sz w:val="24"/>
          <w:szCs w:val="24"/>
          <w:vertAlign w:val="subscript"/>
          <w:lang w:val="en-US"/>
        </w:rPr>
        <w:t>2(s)</w:t>
      </w:r>
      <w:r>
        <w:rPr>
          <w:sz w:val="24"/>
          <w:szCs w:val="24"/>
          <w:lang w:val="en-US"/>
        </w:rPr>
        <w:t>→2MgO</w:t>
      </w:r>
      <w:r>
        <w:rPr>
          <w:sz w:val="24"/>
          <w:szCs w:val="24"/>
          <w:vertAlign w:val="subscript"/>
          <w:lang w:val="en-US"/>
        </w:rPr>
        <w:t>(s)</w:t>
      </w:r>
      <w:r>
        <w:rPr>
          <w:sz w:val="24"/>
          <w:szCs w:val="24"/>
          <w:lang w:val="en-US"/>
        </w:rPr>
        <w:t>+4NO</w:t>
      </w:r>
      <w:r>
        <w:rPr>
          <w:sz w:val="24"/>
          <w:szCs w:val="24"/>
          <w:vertAlign w:val="subscript"/>
          <w:lang w:val="en-US"/>
        </w:rPr>
        <w:t>2(g)</w:t>
      </w:r>
      <w:r>
        <w:rPr>
          <w:sz w:val="24"/>
          <w:szCs w:val="24"/>
          <w:lang w:val="en-US"/>
        </w:rPr>
        <w:t xml:space="preserve"> +O</w:t>
      </w:r>
      <w:r>
        <w:rPr>
          <w:sz w:val="24"/>
          <w:szCs w:val="24"/>
          <w:vertAlign w:val="subscript"/>
          <w:lang w:val="en-US"/>
        </w:rPr>
        <w:t>2(g)</w:t>
      </w:r>
    </w:p>
    <w:p>
      <w:pPr>
        <w:pStyle w:val="style0"/>
        <w:rPr>
          <w:sz w:val="24"/>
          <w:szCs w:val="24"/>
        </w:rPr>
      </w:pPr>
      <w:r>
        <w:rPr>
          <w:sz w:val="24"/>
          <w:szCs w:val="24"/>
          <w:lang w:val="en-US"/>
        </w:rPr>
        <w:t>In Group 1, lithium nitrate behaves in the same way, producing lithium oxide, nitrogen dioxide, and oxygen as shown:</w:t>
      </w:r>
    </w:p>
    <w:p>
      <w:pPr>
        <w:pStyle w:val="style0"/>
        <w:rPr>
          <w:sz w:val="24"/>
          <w:szCs w:val="24"/>
        </w:rPr>
      </w:pPr>
      <w:r>
        <w:rPr>
          <w:sz w:val="24"/>
          <w:szCs w:val="24"/>
          <w:lang w:val="en-US"/>
        </w:rPr>
        <w:t>4LiNO</w:t>
      </w:r>
      <w:r>
        <w:rPr>
          <w:sz w:val="24"/>
          <w:szCs w:val="24"/>
          <w:vertAlign w:val="subscript"/>
          <w:lang w:val="en-US"/>
        </w:rPr>
        <w:t>3(s)</w:t>
      </w:r>
      <w:r>
        <w:rPr>
          <w:sz w:val="24"/>
          <w:szCs w:val="24"/>
          <w:lang w:val="en-US"/>
        </w:rPr>
        <w:t>→2Li</w:t>
      </w:r>
      <w:r>
        <w:rPr>
          <w:sz w:val="24"/>
          <w:szCs w:val="24"/>
          <w:vertAlign w:val="subscript"/>
          <w:lang w:val="en-US"/>
        </w:rPr>
        <w:t>2</w:t>
      </w:r>
      <w:r>
        <w:rPr>
          <w:sz w:val="24"/>
          <w:szCs w:val="24"/>
          <w:lang w:val="en-US"/>
        </w:rPr>
        <w:t>O</w:t>
      </w:r>
      <w:r>
        <w:rPr>
          <w:sz w:val="24"/>
          <w:szCs w:val="24"/>
          <w:vertAlign w:val="subscript"/>
          <w:lang w:val="en-US"/>
        </w:rPr>
        <w:t>(s)</w:t>
      </w:r>
      <w:r>
        <w:rPr>
          <w:sz w:val="24"/>
          <w:szCs w:val="24"/>
          <w:lang w:val="en-US"/>
        </w:rPr>
        <w:t xml:space="preserve"> + 4NO</w:t>
      </w:r>
      <w:r>
        <w:rPr>
          <w:sz w:val="24"/>
          <w:szCs w:val="24"/>
          <w:vertAlign w:val="subscript"/>
          <w:lang w:val="en-US"/>
        </w:rPr>
        <w:t>2(g)</w:t>
      </w:r>
      <w:r>
        <w:rPr>
          <w:sz w:val="24"/>
          <w:szCs w:val="24"/>
          <w:lang w:val="en-US"/>
        </w:rPr>
        <w:t xml:space="preserve"> +O</w:t>
      </w:r>
      <w:r>
        <w:rPr>
          <w:sz w:val="24"/>
          <w:szCs w:val="24"/>
          <w:vertAlign w:val="subscript"/>
          <w:lang w:val="en-US"/>
        </w:rPr>
        <w:t>2(g)</w:t>
      </w:r>
    </w:p>
    <w:p>
      <w:pPr>
        <w:pStyle w:val="style0"/>
        <w:rPr>
          <w:sz w:val="24"/>
          <w:szCs w:val="24"/>
        </w:rPr>
      </w:pPr>
      <w:r>
        <w:rPr>
          <w:sz w:val="24"/>
          <w:szCs w:val="24"/>
          <w:lang w:val="en-US"/>
        </w:rPr>
        <w:t>The other Group 1 nitrates, however, do not decompose completely at regular laboratory temperatures. They produce the metal nitrite and oxygen, but no nitrogen dioxide:2XNO</w:t>
      </w:r>
      <w:r>
        <w:rPr>
          <w:sz w:val="24"/>
          <w:szCs w:val="24"/>
          <w:vertAlign w:val="subscript"/>
          <w:lang w:val="en-US"/>
        </w:rPr>
        <w:t>3(s)</w:t>
      </w:r>
      <w:r>
        <w:rPr>
          <w:sz w:val="24"/>
          <w:szCs w:val="24"/>
          <w:lang w:val="en-US"/>
        </w:rPr>
        <w:t>→2XNO</w:t>
      </w:r>
      <w:r>
        <w:rPr>
          <w:sz w:val="24"/>
          <w:szCs w:val="24"/>
          <w:vertAlign w:val="subscript"/>
          <w:lang w:val="en-US"/>
        </w:rPr>
        <w:t xml:space="preserve">2(s) </w:t>
      </w:r>
      <w:r>
        <w:rPr>
          <w:sz w:val="24"/>
          <w:szCs w:val="24"/>
          <w:lang w:val="en-US"/>
        </w:rPr>
        <w:t>+ O</w:t>
      </w:r>
      <w:r>
        <w:rPr>
          <w:sz w:val="24"/>
          <w:szCs w:val="24"/>
          <w:vertAlign w:val="subscript"/>
          <w:lang w:val="en-US"/>
        </w:rPr>
        <w:t>2(g)</w:t>
      </w:r>
      <w:r>
        <w:rPr>
          <w:sz w:val="24"/>
          <w:szCs w:val="24"/>
          <w:lang w:val="en-US"/>
        </w:rPr>
        <w:t xml:space="preserve">  ; X represents group 1 metal.</w:t>
      </w:r>
    </w:p>
    <w:p>
      <w:pPr>
        <w:pStyle w:val="style0"/>
        <w:rPr>
          <w:sz w:val="24"/>
          <w:szCs w:val="24"/>
        </w:rPr>
      </w:pPr>
      <w:r>
        <w:rPr>
          <w:sz w:val="24"/>
          <w:szCs w:val="24"/>
          <w:lang w:val="en-US"/>
        </w:rPr>
        <w:t>Each of the nitrates from sodium to caesium decomposes in this way; the only difference is in the temperature required for the reaction to proceed. For larger metals, the decomposition is more difficult and requires higher temperatures.</w:t>
      </w:r>
    </w:p>
    <w:p>
      <w:pPr>
        <w:pStyle w:val="style0"/>
        <w:rPr>
          <w:sz w:val="24"/>
          <w:szCs w:val="24"/>
        </w:rPr>
      </w:pPr>
    </w:p>
    <w:p>
      <w:pPr>
        <w:pStyle w:val="style0"/>
        <w:rPr>
          <w:b/>
          <w:bCs/>
          <w:sz w:val="24"/>
          <w:szCs w:val="24"/>
        </w:rPr>
      </w:pPr>
      <w:r>
        <w:rPr>
          <w:b/>
          <w:bCs/>
          <w:sz w:val="24"/>
          <w:szCs w:val="24"/>
          <w:lang w:val="en-US"/>
        </w:rPr>
        <w:t>Heating the carbonates</w:t>
      </w:r>
    </w:p>
    <w:p>
      <w:pPr>
        <w:pStyle w:val="style0"/>
        <w:rPr>
          <w:sz w:val="24"/>
          <w:szCs w:val="24"/>
        </w:rPr>
      </w:pPr>
      <w:r>
        <w:rPr>
          <w:sz w:val="24"/>
          <w:szCs w:val="24"/>
          <w:lang w:val="en-US"/>
        </w:rPr>
        <w:t>Most carbonates decompose on heating to the metal oxide and carbon dioxide. For example, a typical Group 2 carbonate like calcium carbonate decomposes like this:</w:t>
      </w:r>
    </w:p>
    <w:p>
      <w:pPr>
        <w:pStyle w:val="style0"/>
        <w:rPr>
          <w:sz w:val="24"/>
          <w:szCs w:val="24"/>
        </w:rPr>
      </w:pPr>
      <w:r>
        <w:rPr>
          <w:sz w:val="24"/>
          <w:szCs w:val="24"/>
          <w:lang w:val="en-US"/>
        </w:rPr>
        <w:t>CaCO</w:t>
      </w:r>
      <w:r>
        <w:rPr>
          <w:sz w:val="24"/>
          <w:szCs w:val="24"/>
          <w:vertAlign w:val="subscript"/>
          <w:lang w:val="en-US"/>
        </w:rPr>
        <w:t>3(s)</w:t>
      </w:r>
      <w:r>
        <w:rPr>
          <w:sz w:val="24"/>
          <w:szCs w:val="24"/>
          <w:lang w:val="en-US"/>
        </w:rPr>
        <w:t>→CaO</w:t>
      </w:r>
      <w:r>
        <w:rPr>
          <w:sz w:val="24"/>
          <w:szCs w:val="24"/>
          <w:vertAlign w:val="subscript"/>
          <w:lang w:val="en-US"/>
        </w:rPr>
        <w:t>(s)</w:t>
      </w:r>
      <w:r>
        <w:rPr>
          <w:sz w:val="24"/>
          <w:szCs w:val="24"/>
          <w:lang w:val="en-US"/>
        </w:rPr>
        <w:t>+CO</w:t>
      </w:r>
      <w:r>
        <w:rPr>
          <w:sz w:val="24"/>
          <w:szCs w:val="24"/>
          <w:vertAlign w:val="subscript"/>
          <w:lang w:val="en-US"/>
        </w:rPr>
        <w:t>2(g)</w:t>
      </w:r>
    </w:p>
    <w:p>
      <w:pPr>
        <w:pStyle w:val="style0"/>
        <w:rPr>
          <w:sz w:val="24"/>
          <w:szCs w:val="24"/>
        </w:rPr>
      </w:pPr>
      <w:r>
        <w:rPr>
          <w:sz w:val="24"/>
          <w:szCs w:val="24"/>
          <w:lang w:val="en-US"/>
        </w:rPr>
        <w:t>In Group 1, lithium carbonate behaves in the same way, producing lithium oxide and carbon dioxide:Li</w:t>
      </w:r>
      <w:r>
        <w:rPr>
          <w:sz w:val="24"/>
          <w:szCs w:val="24"/>
          <w:vertAlign w:val="subscript"/>
          <w:lang w:val="en-US"/>
        </w:rPr>
        <w:t>2</w:t>
      </w:r>
      <w:r>
        <w:rPr>
          <w:sz w:val="24"/>
          <w:szCs w:val="24"/>
          <w:lang w:val="en-US"/>
        </w:rPr>
        <w:t>CO</w:t>
      </w:r>
      <w:r>
        <w:rPr>
          <w:sz w:val="24"/>
          <w:szCs w:val="24"/>
          <w:vertAlign w:val="subscript"/>
          <w:lang w:val="en-US"/>
        </w:rPr>
        <w:t>3(s)</w:t>
      </w:r>
      <w:r>
        <w:rPr>
          <w:sz w:val="24"/>
          <w:szCs w:val="24"/>
          <w:lang w:val="en-US"/>
        </w:rPr>
        <w:t>→Li</w:t>
      </w:r>
      <w:r>
        <w:rPr>
          <w:sz w:val="24"/>
          <w:szCs w:val="24"/>
          <w:vertAlign w:val="subscript"/>
          <w:lang w:val="en-US"/>
        </w:rPr>
        <w:t>2</w:t>
      </w:r>
      <w:r>
        <w:rPr>
          <w:sz w:val="24"/>
          <w:szCs w:val="24"/>
          <w:lang w:val="en-US"/>
        </w:rPr>
        <w:t>O</w:t>
      </w:r>
      <w:r>
        <w:rPr>
          <w:sz w:val="24"/>
          <w:szCs w:val="24"/>
          <w:vertAlign w:val="subscript"/>
          <w:lang w:val="en-US"/>
        </w:rPr>
        <w:t>(s)</w:t>
      </w:r>
      <w:r>
        <w:rPr>
          <w:sz w:val="24"/>
          <w:szCs w:val="24"/>
          <w:lang w:val="en-US"/>
        </w:rPr>
        <w:t>+CO</w:t>
      </w:r>
      <w:r>
        <w:rPr>
          <w:sz w:val="24"/>
          <w:szCs w:val="24"/>
          <w:vertAlign w:val="subscript"/>
          <w:lang w:val="en-US"/>
        </w:rPr>
        <w:t>2(g)</w:t>
      </w:r>
    </w:p>
    <w:p>
      <w:pPr>
        <w:pStyle w:val="style0"/>
        <w:rPr>
          <w:sz w:val="24"/>
          <w:szCs w:val="24"/>
        </w:rPr>
      </w:pPr>
      <w:r>
        <w:rPr>
          <w:sz w:val="24"/>
          <w:szCs w:val="24"/>
          <w:lang w:val="en-US"/>
        </w:rPr>
        <w:t>The rest of the Group 1 carbonates do not decompose at laboratory temperatures, although at higher temperatures this becomes possible. The decomposition temperatures again increase down the Group.</w:t>
      </w:r>
    </w:p>
    <w:p>
      <w:pPr>
        <w:pStyle w:val="style0"/>
        <w:rPr>
          <w:sz w:val="24"/>
          <w:szCs w:val="24"/>
        </w:rPr>
      </w:pPr>
    </w:p>
    <w:p>
      <w:pPr>
        <w:pStyle w:val="style0"/>
        <w:rPr>
          <w:b/>
          <w:bCs/>
          <w:sz w:val="24"/>
          <w:szCs w:val="24"/>
        </w:rPr>
      </w:pPr>
      <w:r>
        <w:rPr>
          <w:b/>
          <w:bCs/>
          <w:sz w:val="24"/>
          <w:szCs w:val="24"/>
          <w:lang w:val="en-US"/>
        </w:rPr>
        <w:t>The thermal stability of the hydrogen carbonates</w:t>
      </w:r>
    </w:p>
    <w:p>
      <w:pPr>
        <w:pStyle w:val="style0"/>
        <w:rPr>
          <w:sz w:val="24"/>
          <w:szCs w:val="24"/>
        </w:rPr>
      </w:pPr>
      <w:r>
        <w:rPr>
          <w:sz w:val="24"/>
          <w:szCs w:val="24"/>
          <w:lang w:val="en-US"/>
        </w:rPr>
        <w:t>The Group 2 hydrogen carbonates such as calcium hydrogen carbonate are so unstable to heat that they only exist in solution. Any attempt to extract them from solution causes them to decompose to the carbonate, carbon dioxide and water as shown:</w:t>
      </w:r>
    </w:p>
    <w:p>
      <w:pPr>
        <w:pStyle w:val="style0"/>
        <w:rPr>
          <w:sz w:val="24"/>
          <w:szCs w:val="24"/>
        </w:rPr>
      </w:pPr>
      <w:r>
        <w:rPr>
          <w:sz w:val="24"/>
          <w:szCs w:val="24"/>
          <w:lang w:val="en-US"/>
        </w:rPr>
        <w:t>Ca(HCO</w:t>
      </w:r>
      <w:r>
        <w:rPr>
          <w:sz w:val="24"/>
          <w:szCs w:val="24"/>
          <w:vertAlign w:val="subscript"/>
          <w:lang w:val="en-US"/>
        </w:rPr>
        <w:t>3</w:t>
      </w:r>
      <w:r>
        <w:rPr>
          <w:sz w:val="24"/>
          <w:szCs w:val="24"/>
          <w:lang w:val="en-US"/>
        </w:rPr>
        <w:t>)</w:t>
      </w:r>
      <w:r>
        <w:rPr>
          <w:sz w:val="24"/>
          <w:szCs w:val="24"/>
          <w:vertAlign w:val="subscript"/>
          <w:lang w:val="en-US"/>
        </w:rPr>
        <w:t>2(aq)</w:t>
      </w:r>
      <w:r>
        <w:rPr>
          <w:sz w:val="24"/>
          <w:szCs w:val="24"/>
          <w:lang w:val="en-US"/>
        </w:rPr>
        <w:t>→CaCO</w:t>
      </w:r>
      <w:r>
        <w:rPr>
          <w:sz w:val="24"/>
          <w:szCs w:val="24"/>
          <w:vertAlign w:val="subscript"/>
          <w:lang w:val="en-US"/>
        </w:rPr>
        <w:t xml:space="preserve">3(s) </w:t>
      </w:r>
      <w:r>
        <w:rPr>
          <w:sz w:val="24"/>
          <w:szCs w:val="24"/>
          <w:lang w:val="en-US"/>
        </w:rPr>
        <w:t>+ CO</w:t>
      </w:r>
      <w:r>
        <w:rPr>
          <w:sz w:val="24"/>
          <w:szCs w:val="24"/>
          <w:vertAlign w:val="subscript"/>
          <w:lang w:val="en-US"/>
        </w:rPr>
        <w:t xml:space="preserve">2(g) </w:t>
      </w:r>
      <w:r>
        <w:rPr>
          <w:sz w:val="24"/>
          <w:szCs w:val="24"/>
          <w:lang w:val="en-US"/>
        </w:rPr>
        <w:t>+ H</w:t>
      </w:r>
      <w:r>
        <w:rPr>
          <w:sz w:val="24"/>
          <w:szCs w:val="24"/>
          <w:vertAlign w:val="subscript"/>
          <w:lang w:val="en-US"/>
        </w:rPr>
        <w:t>2</w:t>
      </w:r>
      <w:r>
        <w:rPr>
          <w:sz w:val="24"/>
          <w:szCs w:val="24"/>
          <w:lang w:val="en-US"/>
        </w:rPr>
        <w:t>O</w:t>
      </w:r>
      <w:r>
        <w:rPr>
          <w:sz w:val="24"/>
          <w:szCs w:val="24"/>
          <w:vertAlign w:val="subscript"/>
          <w:lang w:val="en-US"/>
        </w:rPr>
        <w:t>(l)</w:t>
      </w:r>
    </w:p>
    <w:p>
      <w:pPr>
        <w:pStyle w:val="style0"/>
        <w:rPr>
          <w:sz w:val="24"/>
          <w:szCs w:val="24"/>
        </w:rPr>
      </w:pPr>
      <w:r>
        <w:rPr>
          <w:sz w:val="24"/>
          <w:szCs w:val="24"/>
          <w:lang w:val="en-US"/>
        </w:rPr>
        <w:t>By contrast, the Group 1 hydrogen carbonates are stable enough to exist as solids, although they do decompose easily on heating. For example, this is the reaction for sodium hydrogen carbonate:2NaHCO</w:t>
      </w:r>
      <w:r>
        <w:rPr>
          <w:sz w:val="24"/>
          <w:szCs w:val="24"/>
          <w:vertAlign w:val="subscript"/>
          <w:lang w:val="en-US"/>
        </w:rPr>
        <w:t>3(s)</w:t>
      </w:r>
      <w:r>
        <w:rPr>
          <w:sz w:val="24"/>
          <w:szCs w:val="24"/>
          <w:lang w:val="en-US"/>
        </w:rPr>
        <w:t>→Na</w:t>
      </w:r>
      <w:r>
        <w:rPr>
          <w:sz w:val="24"/>
          <w:szCs w:val="24"/>
          <w:vertAlign w:val="subscript"/>
          <w:lang w:val="en-US"/>
        </w:rPr>
        <w:t>2</w:t>
      </w:r>
      <w:r>
        <w:rPr>
          <w:sz w:val="24"/>
          <w:szCs w:val="24"/>
          <w:lang w:val="en-US"/>
        </w:rPr>
        <w:t>CO</w:t>
      </w:r>
      <w:r>
        <w:rPr>
          <w:sz w:val="24"/>
          <w:szCs w:val="24"/>
          <w:vertAlign w:val="subscript"/>
          <w:lang w:val="en-US"/>
        </w:rPr>
        <w:t xml:space="preserve">3(s) </w:t>
      </w:r>
      <w:r>
        <w:rPr>
          <w:sz w:val="24"/>
          <w:szCs w:val="24"/>
          <w:lang w:val="en-US"/>
        </w:rPr>
        <w:t>+CO</w:t>
      </w:r>
      <w:r>
        <w:rPr>
          <w:sz w:val="24"/>
          <w:szCs w:val="24"/>
          <w:vertAlign w:val="subscript"/>
          <w:lang w:val="en-US"/>
        </w:rPr>
        <w:t xml:space="preserve">2(g) </w:t>
      </w:r>
      <w:r>
        <w:rPr>
          <w:sz w:val="24"/>
          <w:szCs w:val="24"/>
          <w:lang w:val="en-US"/>
        </w:rPr>
        <w:t>+ H</w:t>
      </w:r>
      <w:r>
        <w:rPr>
          <w:sz w:val="24"/>
          <w:szCs w:val="24"/>
          <w:vertAlign w:val="subscript"/>
          <w:lang w:val="en-US"/>
        </w:rPr>
        <w:t>2</w:t>
      </w:r>
      <w:r>
        <w:rPr>
          <w:sz w:val="24"/>
          <w:szCs w:val="24"/>
          <w:lang w:val="en-US"/>
        </w:rPr>
        <w:t>O</w:t>
      </w:r>
      <w:r>
        <w:rPr>
          <w:sz w:val="24"/>
          <w:szCs w:val="24"/>
          <w:vertAlign w:val="subscript"/>
          <w:lang w:val="en-US"/>
        </w:rPr>
        <w:t>(l)</w:t>
      </w:r>
    </w:p>
    <w:p>
      <w:pPr>
        <w:pStyle w:val="style0"/>
        <w:rPr>
          <w:sz w:val="24"/>
          <w:szCs w:val="24"/>
        </w:rPr>
      </w:pPr>
    </w:p>
    <w:p>
      <w:pPr>
        <w:pStyle w:val="style0"/>
        <w:rPr>
          <w:b/>
          <w:bCs/>
          <w:sz w:val="24"/>
          <w:szCs w:val="24"/>
        </w:rPr>
      </w:pPr>
      <w:r>
        <w:rPr>
          <w:b/>
          <w:bCs/>
          <w:sz w:val="24"/>
          <w:szCs w:val="24"/>
          <w:lang w:val="en-US"/>
        </w:rPr>
        <w:t>The solubility of Group 1 compounds</w:t>
      </w:r>
    </w:p>
    <w:p>
      <w:pPr>
        <w:pStyle w:val="style0"/>
        <w:rPr>
          <w:sz w:val="24"/>
          <w:szCs w:val="24"/>
        </w:rPr>
      </w:pPr>
      <w:r>
        <w:rPr>
          <w:sz w:val="24"/>
          <w:szCs w:val="24"/>
          <w:lang w:val="en-US"/>
        </w:rPr>
        <w:t>Group 1 compounds are more soluble than the corresponding ones in Group 2.</w:t>
      </w:r>
    </w:p>
    <w:p>
      <w:pPr>
        <w:pStyle w:val="style0"/>
        <w:rPr>
          <w:b/>
          <w:bCs/>
          <w:sz w:val="24"/>
          <w:szCs w:val="24"/>
        </w:rPr>
      </w:pPr>
      <w:r>
        <w:rPr>
          <w:b/>
          <w:bCs/>
          <w:sz w:val="24"/>
          <w:szCs w:val="24"/>
          <w:lang w:val="en-US"/>
        </w:rPr>
        <w:t>The carbonates</w:t>
      </w:r>
    </w:p>
    <w:p>
      <w:pPr>
        <w:pStyle w:val="style0"/>
        <w:rPr>
          <w:sz w:val="24"/>
          <w:szCs w:val="24"/>
        </w:rPr>
      </w:pPr>
      <w:r>
        <w:rPr>
          <w:sz w:val="24"/>
          <w:szCs w:val="24"/>
          <w:lang w:val="en-US"/>
        </w:rPr>
        <w:t>Group 2 carbonates are virtually insoluble in water. Magnesium carbonate (the most soluble Group 2 carbonate) has a solubility of about 0.02 g per 100 g of water at room temperature.</w:t>
      </w:r>
    </w:p>
    <w:p>
      <w:pPr>
        <w:pStyle w:val="style0"/>
        <w:rPr>
          <w:sz w:val="24"/>
          <w:szCs w:val="24"/>
        </w:rPr>
      </w:pPr>
      <w:r>
        <w:rPr>
          <w:sz w:val="24"/>
          <w:szCs w:val="24"/>
          <w:lang w:val="en-US"/>
        </w:rPr>
        <w:t xml:space="preserve">By contrast, the least soluble Group 1 carbonate is lithium carbonate. A saturated solution has a concentration of about 1.3 g per 100 g of water at 20°C. </w:t>
      </w:r>
    </w:p>
    <w:p>
      <w:pPr>
        <w:pStyle w:val="style0"/>
        <w:rPr>
          <w:sz w:val="24"/>
          <w:szCs w:val="24"/>
        </w:rPr>
      </w:pPr>
      <w:r>
        <w:rPr>
          <w:sz w:val="24"/>
          <w:szCs w:val="24"/>
          <w:lang w:val="en-US"/>
        </w:rPr>
        <w:t>The other carbonates in the group are very soluble, with solubilities increasing to an astonishing 261.5 g per 100 g of water at this temperature for caesium carbonate.</w:t>
      </w:r>
    </w:p>
    <w:p>
      <w:pPr>
        <w:pStyle w:val="style179"/>
        <w:numPr>
          <w:ilvl w:val="0"/>
          <w:numId w:val="1"/>
        </w:numPr>
        <w:rPr>
          <w:b/>
          <w:bCs/>
          <w:sz w:val="24"/>
          <w:szCs w:val="24"/>
        </w:rPr>
      </w:pPr>
      <w:r>
        <w:rPr>
          <w:b/>
          <w:bCs/>
          <w:sz w:val="24"/>
          <w:szCs w:val="24"/>
          <w:lang w:val="en-US"/>
        </w:rPr>
        <w:t>Solubility of the carbonates increases down Group 1.</w:t>
      </w:r>
    </w:p>
    <w:p>
      <w:pPr>
        <w:pStyle w:val="style0"/>
        <w:rPr>
          <w:b/>
          <w:bCs/>
          <w:sz w:val="24"/>
          <w:szCs w:val="24"/>
        </w:rPr>
      </w:pPr>
    </w:p>
    <w:p>
      <w:pPr>
        <w:pStyle w:val="style0"/>
        <w:rPr>
          <w:b/>
          <w:bCs/>
          <w:sz w:val="24"/>
          <w:szCs w:val="24"/>
        </w:rPr>
      </w:pPr>
      <w:r>
        <w:rPr>
          <w:b/>
          <w:bCs/>
          <w:sz w:val="24"/>
          <w:szCs w:val="24"/>
          <w:lang w:val="en-US"/>
        </w:rPr>
        <w:t>The hydroxides</w:t>
      </w:r>
    </w:p>
    <w:p>
      <w:pPr>
        <w:pStyle w:val="style0"/>
        <w:rPr>
          <w:sz w:val="24"/>
          <w:szCs w:val="24"/>
        </w:rPr>
      </w:pPr>
      <w:r>
        <w:rPr>
          <w:sz w:val="24"/>
          <w:szCs w:val="24"/>
          <w:lang w:val="en-US"/>
        </w:rPr>
        <w:t xml:space="preserve">The least soluble hydroxide in Group 1 is lithium hydroxide, but it is still possible to make a solution with a concentration of 12.8 g per 100 g of water at 20°C. </w:t>
      </w:r>
    </w:p>
    <w:p>
      <w:pPr>
        <w:pStyle w:val="style0"/>
        <w:rPr>
          <w:sz w:val="24"/>
          <w:szCs w:val="24"/>
        </w:rPr>
      </w:pPr>
      <w:r>
        <w:rPr>
          <w:sz w:val="24"/>
          <w:szCs w:val="24"/>
          <w:lang w:val="en-US"/>
        </w:rPr>
        <w:t>The other hydroxides in the group are even more soluble.</w:t>
      </w:r>
    </w:p>
    <w:p>
      <w:pPr>
        <w:pStyle w:val="style0"/>
        <w:rPr>
          <w:sz w:val="24"/>
          <w:szCs w:val="24"/>
        </w:rPr>
      </w:pPr>
      <w:r>
        <w:rPr>
          <w:sz w:val="24"/>
          <w:szCs w:val="24"/>
          <w:lang w:val="en-US"/>
        </w:rPr>
        <w:t>Solubility of the hydroxides increases down Group 1. In Group 2, the most soluble is barium hydroxide—it is only possible to make a solution of concentration around 3.9 g per 100 g of water at the same temperature of 20°C.</w:t>
      </w:r>
    </w:p>
    <w:p>
      <w:pPr>
        <w:pStyle w:val="style0"/>
        <w:rPr>
          <w:sz w:val="24"/>
          <w:szCs w:val="24"/>
        </w:rPr>
      </w:pPr>
      <w:r>
        <w:rPr>
          <w:sz w:val="24"/>
          <w:szCs w:val="24"/>
          <w:lang w:val="en-US"/>
        </w:rPr>
        <w:t>The Group 1 hydrides: Saline (salt-like) hydrides</w:t>
      </w:r>
    </w:p>
    <w:p>
      <w:pPr>
        <w:pStyle w:val="style0"/>
        <w:rPr>
          <w:sz w:val="24"/>
          <w:szCs w:val="24"/>
        </w:rPr>
      </w:pPr>
      <w:r>
        <w:rPr>
          <w:sz w:val="24"/>
          <w:szCs w:val="24"/>
          <w:lang w:val="en-US"/>
        </w:rPr>
        <w:t xml:space="preserve">Group 1 metal hydrides are white crystalline solids; each contains the metal ion and a hydride ion, H-. </w:t>
      </w:r>
    </w:p>
    <w:p>
      <w:pPr>
        <w:pStyle w:val="style0"/>
        <w:rPr>
          <w:sz w:val="24"/>
          <w:szCs w:val="24"/>
        </w:rPr>
      </w:pPr>
      <w:r>
        <w:rPr>
          <w:sz w:val="24"/>
          <w:szCs w:val="24"/>
          <w:lang w:val="en-US"/>
        </w:rPr>
        <w:t>They have the same crystal structure as sodium chloride, which is why they are called saline or salt-like hydrides. Because they can react violently with water or moist air, they are normally supplied as suspensions in mineral oil.</w:t>
      </w:r>
    </w:p>
    <w:p>
      <w:pPr>
        <w:pStyle w:val="style0"/>
        <w:rPr>
          <w:sz w:val="24"/>
          <w:szCs w:val="24"/>
        </w:rPr>
      </w:pPr>
    </w:p>
    <w:p>
      <w:pPr>
        <w:pStyle w:val="style0"/>
        <w:rPr>
          <w:b/>
          <w:bCs/>
          <w:sz w:val="24"/>
          <w:szCs w:val="24"/>
        </w:rPr>
      </w:pPr>
      <w:r>
        <w:rPr>
          <w:b/>
          <w:bCs/>
          <w:sz w:val="24"/>
          <w:szCs w:val="24"/>
          <w:lang w:val="en-US"/>
        </w:rPr>
        <w:t>Preparation of the Group 1 hydrides</w:t>
      </w:r>
    </w:p>
    <w:p>
      <w:pPr>
        <w:pStyle w:val="style0"/>
        <w:rPr>
          <w:sz w:val="24"/>
          <w:szCs w:val="24"/>
        </w:rPr>
      </w:pPr>
      <w:r>
        <w:rPr>
          <w:sz w:val="24"/>
          <w:szCs w:val="24"/>
          <w:lang w:val="en-US"/>
        </w:rPr>
        <w:t>Group 1 hydrides are made by passing hydrogen gas over the heated metal. For example, for lithium hydride:</w:t>
      </w:r>
    </w:p>
    <w:p>
      <w:pPr>
        <w:pStyle w:val="style0"/>
        <w:rPr>
          <w:sz w:val="24"/>
          <w:szCs w:val="24"/>
        </w:rPr>
      </w:pPr>
      <w:r>
        <w:rPr>
          <w:sz w:val="24"/>
          <w:szCs w:val="24"/>
          <w:lang w:val="en-US"/>
        </w:rPr>
        <w:t>2Li + H</w:t>
      </w:r>
      <w:r>
        <w:rPr>
          <w:sz w:val="24"/>
          <w:szCs w:val="24"/>
          <w:vertAlign w:val="subscript"/>
          <w:lang w:val="en-US"/>
        </w:rPr>
        <w:t>2</w:t>
      </w:r>
      <w:r>
        <w:rPr>
          <w:sz w:val="24"/>
          <w:szCs w:val="24"/>
          <w:lang w:val="en-US"/>
        </w:rPr>
        <w:t>→2LiH</w:t>
      </w:r>
    </w:p>
    <w:p>
      <w:pPr>
        <w:pStyle w:val="style0"/>
        <w:rPr>
          <w:sz w:val="24"/>
          <w:szCs w:val="24"/>
          <w:lang w:val="en-US"/>
        </w:rPr>
      </w:pPr>
    </w:p>
    <w:p>
      <w:pPr>
        <w:pStyle w:val="style0"/>
        <w:rPr>
          <w:b/>
          <w:bCs/>
          <w:sz w:val="24"/>
          <w:szCs w:val="24"/>
        </w:rPr>
      </w:pPr>
      <w:r>
        <w:rPr>
          <w:b/>
          <w:bCs/>
          <w:sz w:val="24"/>
          <w:szCs w:val="24"/>
          <w:lang w:val="en-US"/>
        </w:rPr>
        <w:t>EXTRACTION OF SODIUM</w:t>
      </w:r>
    </w:p>
    <w:p>
      <w:pPr>
        <w:pStyle w:val="style0"/>
        <w:rPr>
          <w:sz w:val="24"/>
          <w:szCs w:val="24"/>
        </w:rPr>
      </w:pPr>
      <w:r>
        <w:rPr>
          <w:sz w:val="24"/>
          <w:szCs w:val="24"/>
          <w:lang w:val="en-US"/>
        </w:rPr>
        <w:t xml:space="preserve"> The electrolytic extraction of the very reactive metal- sodium</w:t>
      </w:r>
    </w:p>
    <w:p>
      <w:pPr>
        <w:pStyle w:val="style0"/>
        <w:rPr>
          <w:sz w:val="24"/>
          <w:szCs w:val="24"/>
        </w:rPr>
      </w:pPr>
      <w:r>
        <w:rPr>
          <w:sz w:val="24"/>
          <w:szCs w:val="24"/>
          <w:lang w:val="en-US"/>
        </w:rPr>
        <w:t>The process of electrolysis uses large amounts of energy in the extraction of a reactive metals like sodium, potassium, magnesium and calcium etc. and makes them expensive to produce.</w:t>
      </w:r>
    </w:p>
    <w:p>
      <w:pPr>
        <w:pStyle w:val="style0"/>
        <w:rPr>
          <w:sz w:val="24"/>
          <w:szCs w:val="24"/>
        </w:rPr>
      </w:pPr>
      <w:r>
        <w:rPr>
          <w:sz w:val="24"/>
          <w:szCs w:val="24"/>
          <w:lang w:val="en-US"/>
        </w:rPr>
        <w:t xml:space="preserve">Because its position in the reactivity series of metals, sodium cannot be extracted using carbon, sodium is above carbon and cannot be displaced by it. So, sodium is too reactive to be obtained by carbon reduction of its oxide and another method must be employed which is called electrolysis. Sodium, like many of the most reactive metals, can be extracted by electrolysis of its molten chloride. This can be done in the 'Down's Cell' shown in the diagram. </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lang w:val="en-US"/>
        </w:rPr>
        <w:t xml:space="preserve"> Electrolysis facts– the negative electrode (–) is called the cathode and attracts positive ions or cations e.g. Na+, and the positive electrode (+) is called the anode and attracts negative ions or anions e.g. Cl–. The ore–compound containing the sodium (or other metal) must be molten so the ions are free to move to the electrodes. The conducting melt is called the electrolyte.</w:t>
      </w:r>
    </w:p>
    <w:p>
      <w:pPr>
        <w:pStyle w:val="style0"/>
        <w:rPr>
          <w:sz w:val="24"/>
          <w:szCs w:val="24"/>
        </w:rPr>
      </w:pPr>
      <w:r>
        <w:rPr>
          <w:sz w:val="24"/>
          <w:szCs w:val="24"/>
          <w:lang w:val="en-US"/>
        </w:rPr>
        <w:t>In the molten salt, the positive sodium ions migrate to the negative cathode electrode and are reduced by electron gain to form liquid sodium atoms.</w:t>
      </w:r>
    </w:p>
    <w:p>
      <w:pPr>
        <w:pStyle w:val="style0"/>
        <w:rPr>
          <w:sz w:val="24"/>
          <w:szCs w:val="24"/>
        </w:rPr>
      </w:pPr>
      <w:r>
        <w:rPr>
          <w:sz w:val="24"/>
          <w:szCs w:val="24"/>
          <w:lang w:val="en-US"/>
        </w:rPr>
        <w:t>The negative cathode electrode attracts positive ions, eg the sodium ion.</w:t>
      </w:r>
    </w:p>
    <w:p>
      <w:pPr>
        <w:pStyle w:val="style0"/>
        <w:rPr>
          <w:sz w:val="24"/>
          <w:szCs w:val="24"/>
        </w:rPr>
      </w:pPr>
      <w:r>
        <w:rPr>
          <w:sz w:val="24"/>
          <w:szCs w:val="24"/>
          <w:lang w:val="en-US"/>
        </w:rPr>
        <w:t>At the (–) cathode: Na+ + e– ==&gt; Na</w:t>
      </w:r>
    </w:p>
    <w:p>
      <w:pPr>
        <w:pStyle w:val="style0"/>
        <w:rPr>
          <w:sz w:val="24"/>
          <w:szCs w:val="24"/>
        </w:rPr>
      </w:pPr>
      <w:r>
        <w:rPr>
          <w:sz w:val="24"/>
          <w:szCs w:val="24"/>
          <w:lang w:val="en-US"/>
        </w:rPr>
        <w:t>Equally, in the molten chloride salt are the negative chloride ions, which migrate to the positive anode electrode and get oxidised by electron loss to form green chlorine gas molecules. Initially two chlorine atoms are formed and these rapidly combine to give chlorine molecules.</w:t>
      </w:r>
    </w:p>
    <w:p>
      <w:pPr>
        <w:pStyle w:val="style0"/>
        <w:rPr>
          <w:sz w:val="24"/>
          <w:szCs w:val="24"/>
        </w:rPr>
      </w:pPr>
      <w:r>
        <w:rPr>
          <w:sz w:val="24"/>
          <w:szCs w:val="24"/>
          <w:lang w:val="en-US"/>
        </w:rPr>
        <w:t>The positive anode attracts negative ions, e.g the chloride ion.</w:t>
      </w:r>
    </w:p>
    <w:p>
      <w:pPr>
        <w:pStyle w:val="style0"/>
        <w:rPr>
          <w:sz w:val="24"/>
          <w:szCs w:val="24"/>
        </w:rPr>
      </w:pPr>
      <w:r>
        <w:rPr>
          <w:sz w:val="24"/>
          <w:szCs w:val="24"/>
          <w:lang w:val="en-US"/>
        </w:rPr>
        <w:t>At the (+) anode overall: 2Cl– ==&gt; Cl2 + 2e–</w:t>
      </w:r>
    </w:p>
    <w:p>
      <w:pPr>
        <w:pStyle w:val="style0"/>
        <w:rPr>
          <w:sz w:val="24"/>
          <w:szCs w:val="24"/>
        </w:rPr>
      </w:pPr>
      <w:r>
        <w:rPr>
          <w:sz w:val="24"/>
          <w:szCs w:val="24"/>
          <w:lang w:val="en-US"/>
        </w:rPr>
        <w:t>or 2Cl– ==&gt; 2Cl + 2e– and then 2Cl ==&gt; Cl2</w:t>
      </w:r>
    </w:p>
    <w:p>
      <w:pPr>
        <w:pStyle w:val="style0"/>
        <w:rPr>
          <w:sz w:val="24"/>
          <w:szCs w:val="24"/>
        </w:rPr>
      </w:pPr>
      <w:r>
        <w:rPr>
          <w:sz w:val="24"/>
          <w:szCs w:val="24"/>
          <w:lang w:val="en-US"/>
        </w:rPr>
        <w:t>Overall chemical change: 2NaCl ==&gt; 2Na + Cl2</w:t>
      </w:r>
    </w:p>
    <w:p>
      <w:pPr>
        <w:pStyle w:val="style0"/>
        <w:rPr>
          <w:sz w:val="24"/>
          <w:szCs w:val="24"/>
        </w:rPr>
      </w:pPr>
      <w:r>
        <w:rPr>
          <w:sz w:val="24"/>
          <w:szCs w:val="24"/>
          <w:lang w:val="en-US"/>
        </w:rPr>
        <w:t>Other very reactive metals like lithium, potassium and calcium can be extracted in the same way by electrolysing their molten salts. As you can see from the diagram on the right, all these metals are above carbon in the reactivity series and cannot be displaced by carbon.</w:t>
      </w:r>
    </w:p>
    <w:p>
      <w:pPr>
        <w:pStyle w:val="style0"/>
        <w:rPr>
          <w:b/>
          <w:bCs/>
          <w:sz w:val="22"/>
          <w:szCs w:val="22"/>
        </w:rPr>
      </w:pPr>
    </w:p>
    <w:p>
      <w:pPr>
        <w:pStyle w:val="style0"/>
        <w:rPr>
          <w:b/>
          <w:bCs/>
          <w:sz w:val="22"/>
          <w:szCs w:val="22"/>
        </w:rPr>
      </w:pPr>
      <w:r>
        <w:rPr>
          <w:b/>
          <w:bCs/>
          <w:sz w:val="22"/>
          <w:szCs w:val="22"/>
          <w:lang w:val="en-US"/>
        </w:rPr>
        <w:t>FLAME COLOURS OF ALKALI METALS</w:t>
      </w:r>
    </w:p>
    <w:p>
      <w:pPr>
        <w:pStyle w:val="style0"/>
        <w:rPr>
          <w:sz w:val="24"/>
          <w:szCs w:val="24"/>
        </w:rPr>
      </w:pPr>
      <w:r>
        <w:rPr>
          <w:sz w:val="24"/>
          <w:szCs w:val="24"/>
          <w:lang w:val="en-US"/>
        </w:rPr>
        <w:t>Li ---- crimson</w:t>
      </w:r>
    </w:p>
    <w:p>
      <w:pPr>
        <w:pStyle w:val="style0"/>
        <w:rPr>
          <w:sz w:val="24"/>
          <w:szCs w:val="24"/>
        </w:rPr>
      </w:pPr>
      <w:r>
        <w:rPr>
          <w:sz w:val="24"/>
          <w:szCs w:val="24"/>
          <w:lang w:val="en-US"/>
        </w:rPr>
        <w:t>Na ---- yellow</w:t>
      </w:r>
    </w:p>
    <w:p>
      <w:pPr>
        <w:pStyle w:val="style0"/>
        <w:rPr>
          <w:sz w:val="24"/>
          <w:szCs w:val="24"/>
        </w:rPr>
      </w:pPr>
      <w:r>
        <w:rPr>
          <w:sz w:val="24"/>
          <w:szCs w:val="24"/>
          <w:lang w:val="en-US"/>
        </w:rPr>
        <w:t xml:space="preserve"> K ---- lilac </w:t>
      </w:r>
    </w:p>
    <w:p>
      <w:pPr>
        <w:pStyle w:val="style0"/>
        <w:rPr>
          <w:sz w:val="24"/>
          <w:szCs w:val="24"/>
        </w:rPr>
      </w:pPr>
      <w:r>
        <w:rPr>
          <w:sz w:val="24"/>
          <w:szCs w:val="24"/>
          <w:lang w:val="en-US"/>
        </w:rPr>
        <w:t xml:space="preserve"> Rb ---- red-violet</w:t>
      </w:r>
    </w:p>
    <w:p>
      <w:pPr>
        <w:pStyle w:val="style0"/>
        <w:rPr>
          <w:sz w:val="24"/>
          <w:szCs w:val="24"/>
        </w:rPr>
      </w:pPr>
      <w:r>
        <w:rPr>
          <w:sz w:val="24"/>
          <w:szCs w:val="24"/>
          <w:lang w:val="en-US"/>
        </w:rPr>
        <w:t xml:space="preserve"> Cs ---- Blue</w:t>
      </w:r>
    </w:p>
    <w:p>
      <w:pPr>
        <w:pStyle w:val="style0"/>
        <w:rPr>
          <w:sz w:val="24"/>
          <w:szCs w:val="24"/>
        </w:rPr>
      </w:pPr>
    </w:p>
    <w:p>
      <w:pPr>
        <w:pStyle w:val="style0"/>
        <w:rPr>
          <w:sz w:val="24"/>
          <w:szCs w:val="24"/>
        </w:rPr>
      </w:pPr>
      <w:r>
        <w:rPr>
          <w:sz w:val="24"/>
          <w:szCs w:val="24"/>
          <w:lang w:val="en-US"/>
        </w:rPr>
        <w:t>Physical properties</w:t>
      </w:r>
    </w:p>
    <w:p>
      <w:pPr>
        <w:pStyle w:val="style0"/>
        <w:rPr>
          <w:sz w:val="24"/>
          <w:szCs w:val="24"/>
        </w:rPr>
      </w:pPr>
      <w:r>
        <w:rPr>
          <w:sz w:val="24"/>
          <w:szCs w:val="24"/>
          <w:lang w:val="en-US"/>
        </w:rPr>
        <w:t>1) It is a silvery white metal when freshly cut but is rapidly tarnished in air. It forms tetragonal crystals.</w:t>
      </w:r>
    </w:p>
    <w:p>
      <w:pPr>
        <w:pStyle w:val="style0"/>
        <w:rPr>
          <w:sz w:val="24"/>
          <w:szCs w:val="24"/>
        </w:rPr>
      </w:pPr>
      <w:r>
        <w:rPr>
          <w:sz w:val="24"/>
          <w:szCs w:val="24"/>
          <w:lang w:val="en-US"/>
        </w:rPr>
        <w:t>2) It is a soft metal.</w:t>
      </w:r>
    </w:p>
    <w:p>
      <w:pPr>
        <w:pStyle w:val="style0"/>
        <w:rPr>
          <w:sz w:val="24"/>
          <w:szCs w:val="24"/>
        </w:rPr>
      </w:pPr>
      <w:r>
        <w:rPr>
          <w:sz w:val="24"/>
          <w:szCs w:val="24"/>
          <w:lang w:val="en-US"/>
        </w:rPr>
        <w:t>3) It is a good conductor of electricity.</w:t>
      </w:r>
    </w:p>
    <w:p>
      <w:pPr>
        <w:pStyle w:val="style0"/>
        <w:rPr>
          <w:sz w:val="24"/>
          <w:szCs w:val="24"/>
        </w:rPr>
      </w:pPr>
      <w:r>
        <w:rPr>
          <w:sz w:val="24"/>
          <w:szCs w:val="24"/>
          <w:lang w:val="en-US"/>
        </w:rPr>
        <w:t>4) It dissolves in liquid ammonia forming an intense blue solution.</w:t>
      </w:r>
    </w:p>
    <w:p>
      <w:pPr>
        <w:pStyle w:val="style0"/>
        <w:rPr>
          <w:sz w:val="24"/>
          <w:szCs w:val="24"/>
        </w:rPr>
      </w:pPr>
    </w:p>
    <w:p>
      <w:pPr>
        <w:pStyle w:val="style0"/>
        <w:rPr>
          <w:sz w:val="24"/>
          <w:szCs w:val="24"/>
        </w:rPr>
      </w:pPr>
      <w:r>
        <w:rPr>
          <w:sz w:val="24"/>
          <w:szCs w:val="24"/>
          <w:lang w:val="en-US"/>
        </w:rPr>
        <w:t>Chemical properties</w:t>
      </w:r>
    </w:p>
    <w:p>
      <w:pPr>
        <w:pStyle w:val="style0"/>
        <w:rPr>
          <w:sz w:val="24"/>
          <w:szCs w:val="24"/>
        </w:rPr>
      </w:pPr>
      <w:r>
        <w:rPr>
          <w:sz w:val="24"/>
          <w:szCs w:val="24"/>
          <w:lang w:val="en-US"/>
        </w:rPr>
        <w:t>1) Action of air : When the alkali metals are cut, they initially appear shiny grey but quickly become dull and white as they react with oxygen in the air. This is known as tarnishing.</w:t>
      </w:r>
    </w:p>
    <w:p>
      <w:pPr>
        <w:pStyle w:val="style0"/>
        <w:rPr>
          <w:sz w:val="24"/>
          <w:szCs w:val="24"/>
        </w:rPr>
      </w:pPr>
    </w:p>
    <w:p>
      <w:pPr>
        <w:pStyle w:val="style0"/>
        <w:rPr>
          <w:sz w:val="24"/>
          <w:szCs w:val="24"/>
        </w:rPr>
      </w:pPr>
      <w:r>
        <w:rPr>
          <w:sz w:val="24"/>
          <w:szCs w:val="24"/>
          <w:lang w:val="en-US"/>
        </w:rPr>
        <w:t>Lithium</w:t>
      </w:r>
    </w:p>
    <w:p>
      <w:pPr>
        <w:pStyle w:val="style0"/>
        <w:rPr>
          <w:sz w:val="24"/>
          <w:szCs w:val="24"/>
        </w:rPr>
      </w:pPr>
      <w:r>
        <w:rPr>
          <w:sz w:val="24"/>
          <w:szCs w:val="24"/>
          <w:lang w:val="en-US"/>
        </w:rPr>
        <w:t>Lithium tarnishes slowly due to its relatively slow reaction with oxygen.</w:t>
      </w:r>
    </w:p>
    <w:p>
      <w:pPr>
        <w:pStyle w:val="style0"/>
        <w:rPr>
          <w:sz w:val="24"/>
          <w:szCs w:val="24"/>
        </w:rPr>
      </w:pPr>
    </w:p>
    <w:p>
      <w:pPr>
        <w:pStyle w:val="style0"/>
        <w:rPr>
          <w:sz w:val="24"/>
          <w:szCs w:val="24"/>
        </w:rPr>
      </w:pPr>
      <w:r>
        <w:rPr>
          <w:sz w:val="24"/>
          <w:szCs w:val="24"/>
          <w:lang w:val="en-US"/>
        </w:rPr>
        <w:t>lithium + oxygen → lithium oxide</w:t>
      </w:r>
    </w:p>
    <w:p>
      <w:pPr>
        <w:pStyle w:val="style0"/>
        <w:rPr>
          <w:sz w:val="24"/>
          <w:szCs w:val="24"/>
        </w:rPr>
      </w:pPr>
    </w:p>
    <w:p>
      <w:pPr>
        <w:pStyle w:val="style0"/>
        <w:rPr>
          <w:sz w:val="24"/>
          <w:szCs w:val="24"/>
        </w:rPr>
      </w:pPr>
      <w:r>
        <w:rPr>
          <w:sz w:val="24"/>
          <w:szCs w:val="24"/>
          <w:lang w:val="en-US"/>
        </w:rPr>
        <w:t>4Li</w:t>
      </w:r>
      <w:r>
        <w:rPr>
          <w:sz w:val="24"/>
          <w:szCs w:val="24"/>
          <w:vertAlign w:val="subscript"/>
          <w:lang w:val="en-US"/>
        </w:rPr>
        <w:t>(s)</w:t>
      </w:r>
      <w:r>
        <w:rPr>
          <w:sz w:val="24"/>
          <w:szCs w:val="24"/>
          <w:lang w:val="en-US"/>
        </w:rPr>
        <w:t xml:space="preserve"> + O</w:t>
      </w:r>
      <w:r>
        <w:rPr>
          <w:sz w:val="24"/>
          <w:szCs w:val="24"/>
          <w:vertAlign w:val="subscript"/>
          <w:lang w:val="en-US"/>
        </w:rPr>
        <w:t>2(g)</w:t>
      </w:r>
      <w:r>
        <w:rPr>
          <w:sz w:val="24"/>
          <w:szCs w:val="24"/>
          <w:lang w:val="en-US"/>
        </w:rPr>
        <w:t xml:space="preserve"> → 2Li</w:t>
      </w:r>
      <w:r>
        <w:rPr>
          <w:sz w:val="24"/>
          <w:szCs w:val="24"/>
          <w:vertAlign w:val="subscript"/>
          <w:lang w:val="en-US"/>
        </w:rPr>
        <w:t>2</w:t>
      </w:r>
      <w:r>
        <w:rPr>
          <w:sz w:val="24"/>
          <w:szCs w:val="24"/>
          <w:lang w:val="en-US"/>
        </w:rPr>
        <w:t>O</w:t>
      </w:r>
      <w:r>
        <w:rPr>
          <w:sz w:val="24"/>
          <w:szCs w:val="24"/>
          <w:vertAlign w:val="subscript"/>
          <w:lang w:val="en-US"/>
        </w:rPr>
        <w:t>(s)</w:t>
      </w:r>
    </w:p>
    <w:p>
      <w:pPr>
        <w:pStyle w:val="style0"/>
        <w:rPr>
          <w:sz w:val="24"/>
          <w:szCs w:val="24"/>
        </w:rPr>
      </w:pPr>
    </w:p>
    <w:p>
      <w:pPr>
        <w:pStyle w:val="style0"/>
        <w:rPr>
          <w:b/>
          <w:bCs/>
          <w:sz w:val="24"/>
          <w:szCs w:val="24"/>
        </w:rPr>
      </w:pPr>
      <w:r>
        <w:rPr>
          <w:b/>
          <w:bCs/>
          <w:sz w:val="24"/>
          <w:szCs w:val="24"/>
          <w:lang w:val="en-US"/>
        </w:rPr>
        <w:t>Sodium</w:t>
      </w:r>
    </w:p>
    <w:p>
      <w:pPr>
        <w:pStyle w:val="style0"/>
        <w:rPr>
          <w:sz w:val="24"/>
          <w:szCs w:val="24"/>
        </w:rPr>
      </w:pPr>
      <w:r>
        <w:rPr>
          <w:sz w:val="24"/>
          <w:szCs w:val="24"/>
          <w:lang w:val="en-US"/>
        </w:rPr>
        <w:t>Sodium tarnishes more quickly than lithium, which is further evidence for the greater reactivity of sodium when compared to lithium.</w:t>
      </w:r>
    </w:p>
    <w:p>
      <w:pPr>
        <w:pStyle w:val="style0"/>
        <w:rPr>
          <w:sz w:val="24"/>
          <w:szCs w:val="24"/>
        </w:rPr>
      </w:pPr>
      <w:r>
        <w:rPr>
          <w:sz w:val="24"/>
          <w:szCs w:val="24"/>
          <w:lang w:val="en-US"/>
        </w:rPr>
        <w:t>sodium + oxygen → sodium oxide</w:t>
      </w:r>
    </w:p>
    <w:p>
      <w:pPr>
        <w:pStyle w:val="style0"/>
        <w:rPr>
          <w:sz w:val="24"/>
          <w:szCs w:val="24"/>
        </w:rPr>
      </w:pPr>
      <w:r>
        <w:rPr>
          <w:sz w:val="24"/>
          <w:szCs w:val="24"/>
          <w:lang w:val="en-US"/>
        </w:rPr>
        <w:t>4Na</w:t>
      </w:r>
      <w:r>
        <w:rPr>
          <w:sz w:val="24"/>
          <w:szCs w:val="24"/>
          <w:vertAlign w:val="subscript"/>
          <w:lang w:val="en-US"/>
        </w:rPr>
        <w:t xml:space="preserve">(s) </w:t>
      </w:r>
      <w:r>
        <w:rPr>
          <w:sz w:val="24"/>
          <w:szCs w:val="24"/>
          <w:lang w:val="en-US"/>
        </w:rPr>
        <w:t>+ O</w:t>
      </w:r>
      <w:r>
        <w:rPr>
          <w:sz w:val="24"/>
          <w:szCs w:val="24"/>
          <w:vertAlign w:val="subscript"/>
          <w:lang w:val="en-US"/>
        </w:rPr>
        <w:t>2(g)</w:t>
      </w:r>
      <w:r>
        <w:rPr>
          <w:sz w:val="24"/>
          <w:szCs w:val="24"/>
          <w:lang w:val="en-US"/>
        </w:rPr>
        <w:t xml:space="preserve"> → 2Na</w:t>
      </w:r>
      <w:r>
        <w:rPr>
          <w:sz w:val="24"/>
          <w:szCs w:val="24"/>
          <w:vertAlign w:val="subscript"/>
          <w:lang w:val="en-US"/>
        </w:rPr>
        <w:t>2</w:t>
      </w:r>
      <w:r>
        <w:rPr>
          <w:sz w:val="24"/>
          <w:szCs w:val="24"/>
          <w:lang w:val="en-US"/>
        </w:rPr>
        <w:t>O</w:t>
      </w:r>
      <w:r>
        <w:rPr>
          <w:sz w:val="24"/>
          <w:szCs w:val="24"/>
          <w:vertAlign w:val="subscript"/>
          <w:lang w:val="en-US"/>
        </w:rPr>
        <w:t>(s)</w:t>
      </w:r>
    </w:p>
    <w:p>
      <w:pPr>
        <w:pStyle w:val="style0"/>
        <w:rPr>
          <w:sz w:val="24"/>
          <w:szCs w:val="24"/>
        </w:rPr>
      </w:pPr>
    </w:p>
    <w:p>
      <w:pPr>
        <w:pStyle w:val="style0"/>
        <w:rPr>
          <w:b/>
          <w:bCs/>
          <w:sz w:val="24"/>
          <w:szCs w:val="24"/>
        </w:rPr>
      </w:pPr>
      <w:r>
        <w:rPr>
          <w:b/>
          <w:bCs/>
          <w:sz w:val="24"/>
          <w:szCs w:val="24"/>
          <w:lang w:val="en-US"/>
        </w:rPr>
        <w:t>Potassium</w:t>
      </w:r>
    </w:p>
    <w:p>
      <w:pPr>
        <w:pStyle w:val="style0"/>
        <w:rPr>
          <w:sz w:val="24"/>
          <w:szCs w:val="24"/>
        </w:rPr>
      </w:pPr>
      <w:r>
        <w:rPr>
          <w:sz w:val="24"/>
          <w:szCs w:val="24"/>
          <w:lang w:val="en-US"/>
        </w:rPr>
        <w:t>Potassium tarnishes so quickly that it is difficult to see that potassium is actually a shiny metal. This is further evidence that potassium is a more reactive metal than both lithium and sodium.</w:t>
      </w:r>
    </w:p>
    <w:p>
      <w:pPr>
        <w:pStyle w:val="style0"/>
        <w:rPr>
          <w:sz w:val="24"/>
          <w:szCs w:val="24"/>
        </w:rPr>
      </w:pPr>
    </w:p>
    <w:p>
      <w:pPr>
        <w:pStyle w:val="style0"/>
        <w:rPr>
          <w:sz w:val="24"/>
          <w:szCs w:val="24"/>
        </w:rPr>
      </w:pPr>
      <w:r>
        <w:rPr>
          <w:sz w:val="24"/>
          <w:szCs w:val="24"/>
          <w:lang w:val="en-US"/>
        </w:rPr>
        <w:t>potassium + oxygen → potassium oxide</w:t>
      </w:r>
    </w:p>
    <w:p>
      <w:pPr>
        <w:pStyle w:val="style0"/>
        <w:rPr>
          <w:sz w:val="24"/>
          <w:szCs w:val="24"/>
        </w:rPr>
      </w:pPr>
    </w:p>
    <w:p>
      <w:pPr>
        <w:pStyle w:val="style0"/>
        <w:rPr>
          <w:sz w:val="24"/>
          <w:szCs w:val="24"/>
        </w:rPr>
      </w:pPr>
      <w:r>
        <w:rPr>
          <w:sz w:val="24"/>
          <w:szCs w:val="24"/>
          <w:lang w:val="en-US"/>
        </w:rPr>
        <w:t>4K</w:t>
      </w:r>
      <w:r>
        <w:rPr>
          <w:sz w:val="24"/>
          <w:szCs w:val="24"/>
          <w:vertAlign w:val="subscript"/>
          <w:lang w:val="en-US"/>
        </w:rPr>
        <w:t xml:space="preserve">(s) </w:t>
      </w:r>
      <w:r>
        <w:rPr>
          <w:sz w:val="24"/>
          <w:szCs w:val="24"/>
          <w:lang w:val="en-US"/>
        </w:rPr>
        <w:t>+ O</w:t>
      </w:r>
      <w:r>
        <w:rPr>
          <w:sz w:val="24"/>
          <w:szCs w:val="24"/>
          <w:vertAlign w:val="subscript"/>
          <w:lang w:val="en-US"/>
        </w:rPr>
        <w:t>2(g)</w:t>
      </w:r>
      <w:r>
        <w:rPr>
          <w:sz w:val="24"/>
          <w:szCs w:val="24"/>
          <w:lang w:val="en-US"/>
        </w:rPr>
        <w:t xml:space="preserve"> → 2K</w:t>
      </w:r>
      <w:r>
        <w:rPr>
          <w:sz w:val="24"/>
          <w:szCs w:val="24"/>
          <w:vertAlign w:val="subscript"/>
          <w:lang w:val="en-US"/>
        </w:rPr>
        <w:t>2</w:t>
      </w:r>
      <w:r>
        <w:rPr>
          <w:sz w:val="24"/>
          <w:szCs w:val="24"/>
          <w:lang w:val="en-US"/>
        </w:rPr>
        <w:t>O</w:t>
      </w:r>
      <w:r>
        <w:rPr>
          <w:sz w:val="24"/>
          <w:szCs w:val="24"/>
          <w:vertAlign w:val="subscript"/>
          <w:lang w:val="en-US"/>
        </w:rPr>
        <w:t>(s)</w:t>
      </w:r>
      <w:r>
        <w:rPr>
          <w:sz w:val="24"/>
          <w:szCs w:val="24"/>
          <w:lang w:val="en-US"/>
        </w:rPr>
        <w:t>.</w:t>
      </w:r>
    </w:p>
    <w:p>
      <w:pPr>
        <w:pStyle w:val="style0"/>
        <w:rPr>
          <w:sz w:val="24"/>
          <w:szCs w:val="24"/>
        </w:rPr>
      </w:pPr>
    </w:p>
    <w:p>
      <w:pPr>
        <w:pStyle w:val="style0"/>
        <w:rPr>
          <w:sz w:val="24"/>
          <w:szCs w:val="24"/>
        </w:rPr>
      </w:pPr>
      <w:r>
        <w:rPr>
          <w:sz w:val="24"/>
          <w:szCs w:val="24"/>
          <w:lang w:val="en-US"/>
        </w:rPr>
        <w:t>When heated in air, it burns violently to form the monoxide and theperoxide.</w:t>
      </w:r>
    </w:p>
    <w:p>
      <w:pPr>
        <w:pStyle w:val="style0"/>
        <w:rPr>
          <w:sz w:val="24"/>
          <w:szCs w:val="24"/>
        </w:rPr>
      </w:pPr>
      <w:r>
        <w:rPr>
          <w:sz w:val="24"/>
          <w:szCs w:val="24"/>
          <w:lang w:val="en-US"/>
        </w:rPr>
        <w:t>4 Na + O</w:t>
      </w:r>
      <w:r>
        <w:rPr>
          <w:sz w:val="24"/>
          <w:szCs w:val="24"/>
          <w:vertAlign w:val="subscript"/>
          <w:lang w:val="en-US"/>
        </w:rPr>
        <w:t>2</w:t>
      </w:r>
      <w:r>
        <w:rPr>
          <w:sz w:val="24"/>
          <w:szCs w:val="24"/>
          <w:lang w:val="en-US"/>
        </w:rPr>
        <w:t xml:space="preserve"> =&gt; 2Na</w:t>
      </w:r>
      <w:r>
        <w:rPr>
          <w:sz w:val="24"/>
          <w:szCs w:val="24"/>
          <w:vertAlign w:val="subscript"/>
          <w:lang w:val="en-US"/>
        </w:rPr>
        <w:t>2</w:t>
      </w:r>
      <w:r>
        <w:rPr>
          <w:sz w:val="24"/>
          <w:szCs w:val="24"/>
          <w:lang w:val="en-US"/>
        </w:rPr>
        <w:t>O</w:t>
      </w:r>
    </w:p>
    <w:p>
      <w:pPr>
        <w:pStyle w:val="style0"/>
        <w:rPr>
          <w:sz w:val="24"/>
          <w:szCs w:val="24"/>
        </w:rPr>
      </w:pPr>
      <w:r>
        <w:rPr>
          <w:sz w:val="24"/>
          <w:szCs w:val="24"/>
          <w:lang w:val="en-US"/>
        </w:rPr>
        <w:t>2 Na + O</w:t>
      </w:r>
      <w:r>
        <w:rPr>
          <w:b/>
          <w:bCs/>
          <w:sz w:val="24"/>
          <w:szCs w:val="24"/>
          <w:vertAlign w:val="subscript"/>
          <w:lang w:val="en-US"/>
        </w:rPr>
        <w:t xml:space="preserve">2 </w:t>
      </w:r>
      <w:r>
        <w:rPr>
          <w:b/>
          <w:bCs/>
          <w:sz w:val="24"/>
          <w:szCs w:val="24"/>
          <w:lang w:val="en-US"/>
        </w:rPr>
        <w:t>=✓</w:t>
      </w:r>
      <w:r>
        <w:rPr>
          <w:sz w:val="24"/>
          <w:szCs w:val="24"/>
          <w:lang w:val="en-US"/>
        </w:rPr>
        <w:t xml:space="preserve"> Na</w:t>
      </w:r>
      <w:r>
        <w:rPr>
          <w:sz w:val="24"/>
          <w:szCs w:val="24"/>
          <w:vertAlign w:val="subscript"/>
          <w:lang w:val="en-US"/>
        </w:rPr>
        <w:t>2</w:t>
      </w:r>
      <w:r>
        <w:rPr>
          <w:sz w:val="24"/>
          <w:szCs w:val="24"/>
          <w:lang w:val="en-US"/>
        </w:rPr>
        <w:t>O</w:t>
      </w:r>
      <w:r>
        <w:rPr>
          <w:sz w:val="24"/>
          <w:szCs w:val="24"/>
          <w:vertAlign w:val="subscript"/>
          <w:lang w:val="en-US"/>
        </w:rPr>
        <w:t>2</w:t>
      </w:r>
    </w:p>
    <w:p>
      <w:pPr>
        <w:pStyle w:val="style0"/>
        <w:rPr>
          <w:sz w:val="24"/>
          <w:szCs w:val="24"/>
        </w:rPr>
      </w:pPr>
    </w:p>
    <w:p>
      <w:pPr>
        <w:pStyle w:val="style0"/>
        <w:rPr>
          <w:sz w:val="24"/>
          <w:szCs w:val="24"/>
        </w:rPr>
      </w:pPr>
      <w:r>
        <w:rPr>
          <w:sz w:val="24"/>
          <w:szCs w:val="24"/>
          <w:lang w:val="en-US"/>
        </w:rPr>
        <w:t>2) Action of water : All the alkali metals react vigorously with cold water. In each reaction, hydrogen gas is given off and the metal hydroxide is produced. The speed and violence of the reaction increases as you go down the group. This shows that the reactivity of the alkali metals increases as you go down Group 1.</w:t>
      </w:r>
    </w:p>
    <w:p>
      <w:pPr>
        <w:pStyle w:val="style0"/>
        <w:rPr>
          <w:sz w:val="24"/>
          <w:szCs w:val="24"/>
        </w:rPr>
      </w:pPr>
    </w:p>
    <w:p>
      <w:pPr>
        <w:pStyle w:val="style0"/>
        <w:rPr>
          <w:sz w:val="24"/>
          <w:szCs w:val="24"/>
        </w:rPr>
      </w:pPr>
      <w:r>
        <w:rPr>
          <w:sz w:val="24"/>
          <w:szCs w:val="24"/>
          <w:lang w:val="en-US"/>
        </w:rPr>
        <w:t>lithium + water → lithium hydroxide + hydrogen</w:t>
      </w:r>
    </w:p>
    <w:p>
      <w:pPr>
        <w:pStyle w:val="style0"/>
        <w:rPr>
          <w:sz w:val="24"/>
          <w:szCs w:val="24"/>
        </w:rPr>
      </w:pPr>
    </w:p>
    <w:p>
      <w:pPr>
        <w:pStyle w:val="style0"/>
        <w:rPr>
          <w:sz w:val="24"/>
          <w:szCs w:val="24"/>
        </w:rPr>
      </w:pPr>
      <w:r>
        <w:rPr>
          <w:sz w:val="24"/>
          <w:szCs w:val="24"/>
          <w:lang w:val="en-US"/>
        </w:rPr>
        <w:t>2Li</w:t>
      </w:r>
      <w:r>
        <w:rPr>
          <w:sz w:val="24"/>
          <w:szCs w:val="24"/>
          <w:vertAlign w:val="subscript"/>
          <w:lang w:val="en-US"/>
        </w:rPr>
        <w:t xml:space="preserve">(s) </w:t>
      </w:r>
      <w:r>
        <w:rPr>
          <w:sz w:val="24"/>
          <w:szCs w:val="24"/>
          <w:lang w:val="en-US"/>
        </w:rPr>
        <w:t>+ 2H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 xml:space="preserve"> → 2LiOH</w:t>
      </w:r>
      <w:r>
        <w:rPr>
          <w:sz w:val="24"/>
          <w:szCs w:val="24"/>
          <w:vertAlign w:val="subscript"/>
          <w:lang w:val="en-US"/>
        </w:rPr>
        <w:t>(aq)</w:t>
      </w:r>
      <w:r>
        <w:rPr>
          <w:sz w:val="24"/>
          <w:szCs w:val="24"/>
          <w:lang w:val="en-US"/>
        </w:rPr>
        <w:t xml:space="preserve"> + H2(g)</w:t>
      </w:r>
    </w:p>
    <w:p>
      <w:pPr>
        <w:pStyle w:val="style0"/>
        <w:rPr>
          <w:sz w:val="24"/>
          <w:szCs w:val="24"/>
        </w:rPr>
      </w:pPr>
    </w:p>
    <w:p>
      <w:pPr>
        <w:pStyle w:val="style0"/>
        <w:rPr>
          <w:b/>
          <w:bCs/>
          <w:sz w:val="24"/>
          <w:szCs w:val="24"/>
        </w:rPr>
      </w:pPr>
      <w:r>
        <w:rPr>
          <w:b/>
          <w:bCs/>
          <w:sz w:val="24"/>
          <w:szCs w:val="24"/>
          <w:lang w:val="en-US"/>
        </w:rPr>
        <w:t>Sodium</w:t>
      </w:r>
    </w:p>
    <w:p>
      <w:pPr>
        <w:pStyle w:val="style0"/>
        <w:rPr>
          <w:sz w:val="24"/>
          <w:szCs w:val="24"/>
        </w:rPr>
      </w:pPr>
      <w:r>
        <w:rPr>
          <w:sz w:val="24"/>
          <w:szCs w:val="24"/>
          <w:lang w:val="en-US"/>
        </w:rPr>
        <w:t>When sodium is added to water, the sodium melts to form a ball that moves around on the surface. It fizzes rapidly before it disappears.</w:t>
      </w:r>
    </w:p>
    <w:p>
      <w:pPr>
        <w:pStyle w:val="style0"/>
        <w:rPr>
          <w:sz w:val="24"/>
          <w:szCs w:val="24"/>
        </w:rPr>
      </w:pPr>
    </w:p>
    <w:p>
      <w:pPr>
        <w:pStyle w:val="style0"/>
        <w:rPr>
          <w:sz w:val="24"/>
          <w:szCs w:val="24"/>
        </w:rPr>
      </w:pPr>
      <w:r>
        <w:rPr>
          <w:sz w:val="24"/>
          <w:szCs w:val="24"/>
          <w:lang w:val="en-US"/>
        </w:rPr>
        <w:t>sodium + water → sodium hydroxide + hydrogen</w:t>
      </w:r>
    </w:p>
    <w:p>
      <w:pPr>
        <w:pStyle w:val="style0"/>
        <w:rPr>
          <w:sz w:val="24"/>
          <w:szCs w:val="24"/>
        </w:rPr>
      </w:pPr>
    </w:p>
    <w:p>
      <w:pPr>
        <w:pStyle w:val="style0"/>
        <w:rPr>
          <w:sz w:val="24"/>
          <w:szCs w:val="24"/>
        </w:rPr>
      </w:pPr>
      <w:r>
        <w:rPr>
          <w:sz w:val="24"/>
          <w:szCs w:val="24"/>
          <w:lang w:val="en-US"/>
        </w:rPr>
        <w:t>2Na</w:t>
      </w:r>
      <w:r>
        <w:rPr>
          <w:sz w:val="24"/>
          <w:szCs w:val="24"/>
          <w:vertAlign w:val="subscript"/>
          <w:lang w:val="en-US"/>
        </w:rPr>
        <w:t>(s)</w:t>
      </w:r>
      <w:r>
        <w:rPr>
          <w:sz w:val="24"/>
          <w:szCs w:val="24"/>
          <w:lang w:val="en-US"/>
        </w:rPr>
        <w:t xml:space="preserve"> + 2H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 xml:space="preserve"> → 2NaOH</w:t>
      </w:r>
      <w:r>
        <w:rPr>
          <w:sz w:val="24"/>
          <w:szCs w:val="24"/>
          <w:vertAlign w:val="subscript"/>
          <w:lang w:val="en-US"/>
        </w:rPr>
        <w:t>(aq)</w:t>
      </w:r>
      <w:r>
        <w:rPr>
          <w:sz w:val="24"/>
          <w:szCs w:val="24"/>
          <w:lang w:val="en-US"/>
        </w:rPr>
        <w:t xml:space="preserve"> + H</w:t>
      </w:r>
      <w:r>
        <w:rPr>
          <w:sz w:val="24"/>
          <w:szCs w:val="24"/>
          <w:vertAlign w:val="subscript"/>
          <w:lang w:val="en-US"/>
        </w:rPr>
        <w:t>2(g)</w:t>
      </w:r>
    </w:p>
    <w:p>
      <w:pPr>
        <w:pStyle w:val="style0"/>
        <w:rPr>
          <w:sz w:val="24"/>
          <w:szCs w:val="24"/>
        </w:rPr>
      </w:pPr>
    </w:p>
    <w:p>
      <w:pPr>
        <w:pStyle w:val="style0"/>
        <w:rPr>
          <w:b/>
          <w:bCs/>
          <w:sz w:val="24"/>
          <w:szCs w:val="24"/>
          <w:vertAlign w:val="baseline"/>
        </w:rPr>
      </w:pPr>
      <w:r>
        <w:rPr>
          <w:b/>
          <w:bCs/>
          <w:sz w:val="24"/>
          <w:szCs w:val="24"/>
          <w:vertAlign w:val="baseline"/>
          <w:lang w:val="en-US"/>
        </w:rPr>
        <w:t>Potassium</w:t>
      </w:r>
    </w:p>
    <w:p>
      <w:pPr>
        <w:pStyle w:val="style0"/>
        <w:rPr>
          <w:sz w:val="24"/>
          <w:szCs w:val="24"/>
        </w:rPr>
      </w:pPr>
      <w:r>
        <w:rPr>
          <w:sz w:val="24"/>
          <w:szCs w:val="24"/>
          <w:lang w:val="en-US"/>
        </w:rPr>
        <w:t>When potassium is added to water, the metal melts and floats. It moves around very quickly on the surface of the water. The metal self-ignites, which also ignites the hydrogen gas. This results in sparks and a lilac flame. There is sometimes a small explosion at the end of the reaction.</w:t>
      </w:r>
    </w:p>
    <w:p>
      <w:pPr>
        <w:pStyle w:val="style0"/>
        <w:rPr>
          <w:sz w:val="24"/>
          <w:szCs w:val="24"/>
        </w:rPr>
      </w:pPr>
    </w:p>
    <w:p>
      <w:pPr>
        <w:pStyle w:val="style0"/>
        <w:rPr>
          <w:sz w:val="24"/>
          <w:szCs w:val="24"/>
        </w:rPr>
      </w:pPr>
      <w:r>
        <w:rPr>
          <w:sz w:val="24"/>
          <w:szCs w:val="24"/>
          <w:lang w:val="en-US"/>
        </w:rPr>
        <w:t>potassium + water → potassium hydroxide + hydrogen</w:t>
      </w:r>
    </w:p>
    <w:p>
      <w:pPr>
        <w:pStyle w:val="style0"/>
        <w:rPr>
          <w:sz w:val="24"/>
          <w:szCs w:val="24"/>
        </w:rPr>
      </w:pPr>
    </w:p>
    <w:p>
      <w:pPr>
        <w:pStyle w:val="style0"/>
        <w:rPr>
          <w:sz w:val="24"/>
          <w:szCs w:val="24"/>
        </w:rPr>
      </w:pPr>
      <w:r>
        <w:rPr>
          <w:sz w:val="24"/>
          <w:szCs w:val="24"/>
          <w:lang w:val="en-US"/>
        </w:rPr>
        <w:t>2K</w:t>
      </w:r>
      <w:r>
        <w:rPr>
          <w:sz w:val="24"/>
          <w:szCs w:val="24"/>
          <w:vertAlign w:val="subscript"/>
          <w:lang w:val="en-US"/>
        </w:rPr>
        <w:t xml:space="preserve">(s) </w:t>
      </w:r>
      <w:r>
        <w:rPr>
          <w:sz w:val="24"/>
          <w:szCs w:val="24"/>
          <w:lang w:val="en-US"/>
        </w:rPr>
        <w:t>+ 2H</w:t>
      </w:r>
      <w:r>
        <w:rPr>
          <w:sz w:val="24"/>
          <w:szCs w:val="24"/>
          <w:vertAlign w:val="subscript"/>
          <w:lang w:val="en-US"/>
        </w:rPr>
        <w:t>2</w:t>
      </w:r>
      <w:r>
        <w:rPr>
          <w:sz w:val="24"/>
          <w:szCs w:val="24"/>
          <w:lang w:val="en-US"/>
        </w:rPr>
        <w:t>O</w:t>
      </w:r>
      <w:r>
        <w:rPr>
          <w:sz w:val="24"/>
          <w:szCs w:val="24"/>
          <w:vertAlign w:val="subscript"/>
          <w:lang w:val="en-US"/>
        </w:rPr>
        <w:t xml:space="preserve">(l) </w:t>
      </w:r>
      <w:r>
        <w:rPr>
          <w:sz w:val="24"/>
          <w:szCs w:val="24"/>
          <w:lang w:val="en-US"/>
        </w:rPr>
        <w:t>→ 2KOH</w:t>
      </w:r>
      <w:r>
        <w:rPr>
          <w:sz w:val="24"/>
          <w:szCs w:val="24"/>
          <w:vertAlign w:val="subscript"/>
          <w:lang w:val="en-US"/>
        </w:rPr>
        <w:t>(aq)</w:t>
      </w:r>
      <w:r>
        <w:rPr>
          <w:sz w:val="24"/>
          <w:szCs w:val="24"/>
          <w:lang w:val="en-US"/>
        </w:rPr>
        <w:t xml:space="preserve"> + H</w:t>
      </w:r>
      <w:r>
        <w:rPr>
          <w:sz w:val="24"/>
          <w:szCs w:val="24"/>
          <w:vertAlign w:val="subscript"/>
          <w:lang w:val="en-US"/>
        </w:rPr>
        <w:t>2(g)</w:t>
      </w:r>
    </w:p>
    <w:p>
      <w:pPr>
        <w:pStyle w:val="style0"/>
        <w:rPr>
          <w:sz w:val="24"/>
          <w:szCs w:val="24"/>
        </w:rPr>
      </w:pPr>
      <w:r>
        <w:rPr>
          <w:sz w:val="24"/>
          <w:szCs w:val="24"/>
          <w:lang w:val="en-US"/>
        </w:rPr>
        <w:t>Potassium reacting and showing a lilac flame in a bowl of water.</w:t>
      </w:r>
    </w:p>
    <w:p>
      <w:pPr>
        <w:pStyle w:val="style0"/>
        <w:rPr>
          <w:sz w:val="24"/>
          <w:szCs w:val="24"/>
        </w:rPr>
      </w:pPr>
      <w:r>
        <w:rPr>
          <w:sz w:val="24"/>
          <w:szCs w:val="24"/>
          <w:lang w:val="en-US"/>
        </w:rPr>
        <w:t>2 Na + 2H</w:t>
      </w:r>
      <w:r>
        <w:rPr>
          <w:sz w:val="24"/>
          <w:szCs w:val="24"/>
          <w:vertAlign w:val="subscript"/>
          <w:lang w:val="en-US"/>
        </w:rPr>
        <w:t>2</w:t>
      </w:r>
      <w:r>
        <w:rPr>
          <w:sz w:val="24"/>
          <w:szCs w:val="24"/>
          <w:lang w:val="en-US"/>
        </w:rPr>
        <w:t>O =&gt; 2NaOH + H</w:t>
      </w:r>
      <w:r>
        <w:rPr>
          <w:sz w:val="24"/>
          <w:szCs w:val="24"/>
          <w:vertAlign w:val="subscript"/>
          <w:lang w:val="en-US"/>
        </w:rPr>
        <w:t>2</w:t>
      </w:r>
    </w:p>
    <w:p>
      <w:pPr>
        <w:pStyle w:val="style0"/>
        <w:rPr>
          <w:sz w:val="24"/>
          <w:szCs w:val="24"/>
        </w:rPr>
      </w:pPr>
      <w:r>
        <w:rPr>
          <w:sz w:val="24"/>
          <w:szCs w:val="24"/>
          <w:lang w:val="en-US"/>
        </w:rPr>
        <w:t>3) Action of ammonia: Sodium gives sodamide with ammonia liberating hydrogen.</w:t>
      </w:r>
    </w:p>
    <w:p>
      <w:pPr>
        <w:pStyle w:val="style0"/>
        <w:rPr>
          <w:sz w:val="24"/>
          <w:szCs w:val="24"/>
        </w:rPr>
      </w:pPr>
      <w:r>
        <w:rPr>
          <w:sz w:val="24"/>
          <w:szCs w:val="24"/>
          <w:lang w:val="en-US"/>
        </w:rPr>
        <w:t>2Na + 2NH</w:t>
      </w:r>
      <w:r>
        <w:rPr>
          <w:sz w:val="24"/>
          <w:szCs w:val="24"/>
          <w:vertAlign w:val="subscript"/>
          <w:lang w:val="en-US"/>
        </w:rPr>
        <w:t>3</w:t>
      </w:r>
      <w:r>
        <w:rPr>
          <w:sz w:val="24"/>
          <w:szCs w:val="24"/>
          <w:lang w:val="en-US"/>
        </w:rPr>
        <w:t xml:space="preserve">  =&gt; 2NaNH</w:t>
      </w:r>
      <w:r>
        <w:rPr>
          <w:sz w:val="24"/>
          <w:szCs w:val="24"/>
          <w:vertAlign w:val="subscript"/>
          <w:lang w:val="en-US"/>
        </w:rPr>
        <w:t xml:space="preserve">2 </w:t>
      </w:r>
      <w:r>
        <w:rPr>
          <w:sz w:val="24"/>
          <w:szCs w:val="24"/>
          <w:lang w:val="en-US"/>
        </w:rPr>
        <w:t>+ H</w:t>
      </w:r>
      <w:r>
        <w:rPr>
          <w:sz w:val="24"/>
          <w:szCs w:val="24"/>
          <w:vertAlign w:val="subscript"/>
          <w:lang w:val="en-US"/>
        </w:rPr>
        <w:t>2</w:t>
      </w:r>
      <w:r>
        <w:rPr>
          <w:sz w:val="24"/>
          <w:szCs w:val="24"/>
          <w:lang w:val="en-US"/>
        </w:rPr>
        <w:t>.</w:t>
      </w:r>
    </w:p>
    <w:p>
      <w:pPr>
        <w:pStyle w:val="style0"/>
        <w:rPr>
          <w:sz w:val="24"/>
          <w:szCs w:val="24"/>
        </w:rPr>
      </w:pPr>
      <w:r>
        <w:rPr>
          <w:sz w:val="24"/>
          <w:szCs w:val="24"/>
          <w:lang w:val="en-US"/>
        </w:rPr>
        <w:t>Sodium dissolved in liquid ammonia is used as a reducing agent inorganic chemistry.</w:t>
      </w:r>
    </w:p>
    <w:p>
      <w:pPr>
        <w:pStyle w:val="style0"/>
        <w:rPr>
          <w:sz w:val="24"/>
          <w:szCs w:val="24"/>
        </w:rPr>
      </w:pPr>
      <w:r>
        <w:rPr>
          <w:sz w:val="24"/>
          <w:szCs w:val="24"/>
          <w:lang w:val="en-US"/>
        </w:rPr>
        <w:t>4) Action of acids: It displaces hydrogen from acids</w:t>
      </w:r>
    </w:p>
    <w:p>
      <w:pPr>
        <w:pStyle w:val="style0"/>
        <w:rPr>
          <w:sz w:val="24"/>
          <w:szCs w:val="24"/>
        </w:rPr>
      </w:pPr>
      <w:r>
        <w:rPr>
          <w:sz w:val="24"/>
          <w:szCs w:val="24"/>
          <w:lang w:val="en-US"/>
        </w:rPr>
        <w:t>2 HCl + 2Na =&gt; 2NaCl + H</w:t>
      </w:r>
      <w:r>
        <w:rPr>
          <w:sz w:val="24"/>
          <w:szCs w:val="24"/>
          <w:vertAlign w:val="subscript"/>
          <w:lang w:val="en-US"/>
        </w:rPr>
        <w:t>2</w:t>
      </w:r>
      <w:r>
        <w:rPr>
          <w:sz w:val="24"/>
          <w:szCs w:val="24"/>
          <w:lang w:val="en-US"/>
        </w:rPr>
        <w:t>.</w:t>
      </w:r>
    </w:p>
    <w:p>
      <w:pPr>
        <w:pStyle w:val="style0"/>
        <w:rPr>
          <w:sz w:val="24"/>
          <w:szCs w:val="24"/>
        </w:rPr>
      </w:pPr>
      <w:r>
        <w:rPr>
          <w:sz w:val="24"/>
          <w:szCs w:val="24"/>
          <w:lang w:val="en-US"/>
        </w:rPr>
        <w:t>5) Reducing action: Reduces many compounds when heated withthem in the absence of air</w:t>
      </w:r>
    </w:p>
    <w:p>
      <w:pPr>
        <w:pStyle w:val="style0"/>
        <w:rPr>
          <w:sz w:val="24"/>
          <w:szCs w:val="24"/>
        </w:rPr>
      </w:pPr>
      <w:r>
        <w:rPr>
          <w:sz w:val="24"/>
          <w:szCs w:val="24"/>
          <w:lang w:val="en-US"/>
        </w:rPr>
        <w:t>Al</w:t>
      </w:r>
      <w:r>
        <w:rPr>
          <w:sz w:val="24"/>
          <w:szCs w:val="24"/>
          <w:vertAlign w:val="subscript"/>
          <w:lang w:val="en-US"/>
        </w:rPr>
        <w:t>2</w:t>
      </w:r>
      <w:r>
        <w:rPr>
          <w:sz w:val="24"/>
          <w:szCs w:val="24"/>
          <w:lang w:val="en-US"/>
        </w:rPr>
        <w:t>O</w:t>
      </w:r>
      <w:r>
        <w:rPr>
          <w:sz w:val="24"/>
          <w:szCs w:val="24"/>
          <w:vertAlign w:val="subscript"/>
          <w:lang w:val="en-US"/>
        </w:rPr>
        <w:t xml:space="preserve">3 </w:t>
      </w:r>
      <w:r>
        <w:rPr>
          <w:sz w:val="24"/>
          <w:szCs w:val="24"/>
          <w:lang w:val="en-US"/>
        </w:rPr>
        <w:t>+ 6Na</w:t>
      </w:r>
      <w:r>
        <w:rPr>
          <w:sz w:val="24"/>
          <w:szCs w:val="24"/>
          <w:vertAlign w:val="subscript"/>
          <w:lang w:val="en-US"/>
        </w:rPr>
        <w:t xml:space="preserve">2 </w:t>
      </w:r>
      <w:r>
        <w:rPr>
          <w:sz w:val="24"/>
          <w:szCs w:val="24"/>
          <w:lang w:val="en-US"/>
        </w:rPr>
        <w:t>=&gt; Al + 3Na</w:t>
      </w:r>
      <w:r>
        <w:rPr>
          <w:sz w:val="24"/>
          <w:szCs w:val="24"/>
          <w:vertAlign w:val="subscript"/>
          <w:lang w:val="en-US"/>
        </w:rPr>
        <w:t>2</w:t>
      </w:r>
      <w:r>
        <w:rPr>
          <w:sz w:val="24"/>
          <w:szCs w:val="24"/>
          <w:lang w:val="en-US"/>
        </w:rPr>
        <w:t>O</w:t>
      </w:r>
    </w:p>
    <w:p>
      <w:pPr>
        <w:pStyle w:val="style0"/>
        <w:rPr>
          <w:sz w:val="24"/>
          <w:szCs w:val="24"/>
        </w:rPr>
      </w:pPr>
      <w:r>
        <w:rPr>
          <w:sz w:val="24"/>
          <w:szCs w:val="24"/>
          <w:lang w:val="en-US"/>
        </w:rPr>
        <w:t>SiO</w:t>
      </w:r>
      <w:r>
        <w:rPr>
          <w:sz w:val="24"/>
          <w:szCs w:val="24"/>
          <w:vertAlign w:val="subscript"/>
          <w:lang w:val="en-US"/>
        </w:rPr>
        <w:t>2</w:t>
      </w:r>
      <w:r>
        <w:rPr>
          <w:sz w:val="24"/>
          <w:szCs w:val="24"/>
          <w:lang w:val="en-US"/>
        </w:rPr>
        <w:t xml:space="preserve"> + 4Na =&gt; Si + 2Na</w:t>
      </w:r>
      <w:r>
        <w:rPr>
          <w:sz w:val="24"/>
          <w:szCs w:val="24"/>
          <w:vertAlign w:val="subscript"/>
          <w:lang w:val="en-US"/>
        </w:rPr>
        <w:t>2</w:t>
      </w:r>
      <w:r>
        <w:rPr>
          <w:sz w:val="24"/>
          <w:szCs w:val="24"/>
          <w:lang w:val="en-US"/>
        </w:rPr>
        <w:t>O.</w:t>
      </w:r>
    </w:p>
    <w:p>
      <w:pPr>
        <w:pStyle w:val="style0"/>
        <w:rPr>
          <w:sz w:val="24"/>
          <w:szCs w:val="24"/>
        </w:rPr>
      </w:pPr>
      <w:r>
        <w:rPr>
          <w:sz w:val="24"/>
          <w:szCs w:val="24"/>
          <w:lang w:val="en-US"/>
        </w:rPr>
        <w:t>Reduces carbondioxide when heated, forming carbon and sodiumcarbonate.</w:t>
      </w:r>
    </w:p>
    <w:p>
      <w:pPr>
        <w:pStyle w:val="style0"/>
        <w:rPr>
          <w:sz w:val="24"/>
          <w:szCs w:val="24"/>
        </w:rPr>
      </w:pPr>
      <w:r>
        <w:rPr>
          <w:sz w:val="24"/>
          <w:szCs w:val="24"/>
          <w:lang w:val="en-US"/>
        </w:rPr>
        <w:t>4 Na + 3CO</w:t>
      </w:r>
      <w:r>
        <w:rPr>
          <w:b w:val="false"/>
          <w:bCs w:val="false"/>
          <w:sz w:val="24"/>
          <w:szCs w:val="24"/>
          <w:vertAlign w:val="subscript"/>
          <w:lang w:val="en-US"/>
        </w:rPr>
        <w:t xml:space="preserve">2  </w:t>
      </w:r>
      <w:r>
        <w:rPr>
          <w:sz w:val="24"/>
          <w:szCs w:val="24"/>
          <w:lang w:val="en-US"/>
        </w:rPr>
        <w:t>=&gt; 2Na</w:t>
      </w:r>
      <w:r>
        <w:rPr>
          <w:sz w:val="24"/>
          <w:szCs w:val="24"/>
          <w:vertAlign w:val="subscript"/>
          <w:lang w:val="en-US"/>
        </w:rPr>
        <w:t>2</w:t>
      </w:r>
      <w:r>
        <w:rPr>
          <w:sz w:val="24"/>
          <w:szCs w:val="24"/>
          <w:lang w:val="en-US"/>
        </w:rPr>
        <w:t>CO</w:t>
      </w:r>
      <w:r>
        <w:rPr>
          <w:sz w:val="24"/>
          <w:szCs w:val="24"/>
          <w:vertAlign w:val="subscript"/>
          <w:lang w:val="en-US"/>
        </w:rPr>
        <w:t>3</w:t>
      </w:r>
      <w:r>
        <w:rPr>
          <w:sz w:val="24"/>
          <w:szCs w:val="24"/>
          <w:lang w:val="en-US"/>
        </w:rPr>
        <w:t xml:space="preserve"> + C.</w:t>
      </w:r>
    </w:p>
    <w:p>
      <w:pPr>
        <w:pStyle w:val="style0"/>
        <w:rPr>
          <w:sz w:val="24"/>
          <w:szCs w:val="24"/>
        </w:rPr>
      </w:pPr>
      <w:r>
        <w:rPr>
          <w:sz w:val="24"/>
          <w:szCs w:val="24"/>
          <w:lang w:val="en-US"/>
        </w:rPr>
        <w:t>6) With Mercury : When heated with mercury, sodium forms anamalgam of varying composition Na2Hg, Na3Hg, NaHg etc.</w:t>
      </w:r>
    </w:p>
    <w:p>
      <w:pPr>
        <w:pStyle w:val="style0"/>
        <w:rPr>
          <w:sz w:val="24"/>
          <w:szCs w:val="24"/>
        </w:rPr>
      </w:pPr>
      <w:r>
        <w:rPr>
          <w:sz w:val="24"/>
          <w:szCs w:val="24"/>
          <w:lang w:val="en-US"/>
        </w:rPr>
        <w:t>7. Reactions of alkali metals with halogens:</w:t>
      </w:r>
    </w:p>
    <w:p>
      <w:pPr>
        <w:pStyle w:val="style0"/>
        <w:rPr>
          <w:sz w:val="24"/>
          <w:szCs w:val="24"/>
        </w:rPr>
      </w:pPr>
      <w:r>
        <w:rPr>
          <w:sz w:val="24"/>
          <w:szCs w:val="24"/>
          <w:lang w:val="en-US"/>
        </w:rPr>
        <w:t>When the alkali metals react with the different halogens (Group 7 of the periodic table), the group of compounds formed are known as the alkali metals halides. Due to the fact that there are a number of different halogens that can react with the alkali metals, you must be prepared to change the halide involved depending on the question being asked.</w:t>
      </w:r>
    </w:p>
    <w:p>
      <w:pPr>
        <w:pStyle w:val="style0"/>
        <w:rPr>
          <w:sz w:val="24"/>
          <w:szCs w:val="24"/>
        </w:rPr>
      </w:pPr>
    </w:p>
    <w:p>
      <w:pPr>
        <w:pStyle w:val="style0"/>
        <w:rPr>
          <w:sz w:val="24"/>
          <w:szCs w:val="24"/>
        </w:rPr>
      </w:pPr>
      <w:r>
        <w:rPr>
          <w:sz w:val="24"/>
          <w:szCs w:val="24"/>
          <w:lang w:val="en-US"/>
        </w:rPr>
        <w:t>All alkali metal halides are white solids.</w:t>
      </w:r>
    </w:p>
    <w:p>
      <w:pPr>
        <w:pStyle w:val="style0"/>
        <w:rPr>
          <w:sz w:val="24"/>
          <w:szCs w:val="24"/>
        </w:rPr>
      </w:pPr>
    </w:p>
    <w:p>
      <w:pPr>
        <w:pStyle w:val="style0"/>
        <w:rPr>
          <w:sz w:val="24"/>
          <w:szCs w:val="24"/>
        </w:rPr>
      </w:pPr>
      <w:r>
        <w:rPr>
          <w:sz w:val="24"/>
          <w:szCs w:val="24"/>
          <w:lang w:val="en-US"/>
        </w:rPr>
        <w:t>Note that all the halogens are toxic, and so these reactions should be carried out in a fume cupboard.</w:t>
      </w:r>
    </w:p>
    <w:p>
      <w:pPr>
        <w:pStyle w:val="style0"/>
        <w:rPr>
          <w:sz w:val="24"/>
          <w:szCs w:val="24"/>
        </w:rPr>
      </w:pPr>
    </w:p>
    <w:p>
      <w:pPr>
        <w:pStyle w:val="style0"/>
        <w:rPr>
          <w:sz w:val="24"/>
          <w:szCs w:val="24"/>
        </w:rPr>
      </w:pPr>
      <w:r>
        <w:rPr>
          <w:sz w:val="24"/>
          <w:szCs w:val="24"/>
          <w:lang w:val="en-US"/>
        </w:rPr>
        <w:t>Lithium</w:t>
      </w:r>
    </w:p>
    <w:p>
      <w:pPr>
        <w:pStyle w:val="style0"/>
        <w:rPr>
          <w:sz w:val="24"/>
          <w:szCs w:val="24"/>
        </w:rPr>
      </w:pPr>
      <w:r>
        <w:rPr>
          <w:sz w:val="24"/>
          <w:szCs w:val="24"/>
          <w:lang w:val="en-US"/>
        </w:rPr>
        <w:t>2Li(s) + X2(g) → 2LiX(s)</w:t>
      </w:r>
    </w:p>
    <w:p>
      <w:pPr>
        <w:pStyle w:val="style0"/>
        <w:rPr>
          <w:sz w:val="24"/>
          <w:szCs w:val="24"/>
        </w:rPr>
      </w:pPr>
      <w:r>
        <w:rPr>
          <w:sz w:val="24"/>
          <w:szCs w:val="24"/>
          <w:lang w:val="en-US"/>
        </w:rPr>
        <w:t>Where X is Cl or Br or I</w:t>
      </w:r>
    </w:p>
    <w:p>
      <w:pPr>
        <w:pStyle w:val="style0"/>
        <w:rPr>
          <w:sz w:val="24"/>
          <w:szCs w:val="24"/>
        </w:rPr>
      </w:pPr>
    </w:p>
    <w:p>
      <w:pPr>
        <w:pStyle w:val="style0"/>
        <w:rPr>
          <w:sz w:val="24"/>
          <w:szCs w:val="24"/>
        </w:rPr>
      </w:pPr>
      <w:r>
        <w:rPr>
          <w:sz w:val="24"/>
          <w:szCs w:val="24"/>
          <w:lang w:val="en-US"/>
        </w:rPr>
        <w:t>Note that all the reactions of lithium with halogens produce a crimson flame.</w:t>
      </w:r>
    </w:p>
    <w:p>
      <w:pPr>
        <w:pStyle w:val="style0"/>
        <w:rPr>
          <w:sz w:val="24"/>
          <w:szCs w:val="24"/>
        </w:rPr>
      </w:pPr>
    </w:p>
    <w:p>
      <w:pPr>
        <w:pStyle w:val="style0"/>
        <w:rPr>
          <w:sz w:val="24"/>
          <w:szCs w:val="24"/>
        </w:rPr>
      </w:pPr>
      <w:r>
        <w:rPr>
          <w:sz w:val="24"/>
          <w:szCs w:val="24"/>
          <w:lang w:val="en-US"/>
        </w:rPr>
        <w:t>Sodium</w:t>
      </w:r>
    </w:p>
    <w:p>
      <w:pPr>
        <w:pStyle w:val="style0"/>
        <w:rPr>
          <w:sz w:val="24"/>
          <w:szCs w:val="24"/>
        </w:rPr>
      </w:pPr>
      <w:r>
        <w:rPr>
          <w:sz w:val="24"/>
          <w:szCs w:val="24"/>
          <w:lang w:val="en-US"/>
        </w:rPr>
        <w:t>2Na(s) + X2(g) → 2NaX(s)</w:t>
      </w:r>
    </w:p>
    <w:p>
      <w:pPr>
        <w:pStyle w:val="style0"/>
        <w:rPr>
          <w:sz w:val="24"/>
          <w:szCs w:val="24"/>
        </w:rPr>
      </w:pPr>
      <w:r>
        <w:rPr>
          <w:sz w:val="24"/>
          <w:szCs w:val="24"/>
          <w:lang w:val="en-US"/>
        </w:rPr>
        <w:t>Where X is Cl or Br or I</w:t>
      </w:r>
    </w:p>
    <w:p>
      <w:pPr>
        <w:pStyle w:val="style0"/>
        <w:rPr>
          <w:sz w:val="24"/>
          <w:szCs w:val="24"/>
        </w:rPr>
      </w:pPr>
    </w:p>
    <w:p>
      <w:pPr>
        <w:pStyle w:val="style0"/>
        <w:rPr>
          <w:sz w:val="24"/>
          <w:szCs w:val="24"/>
        </w:rPr>
      </w:pPr>
      <w:r>
        <w:rPr>
          <w:sz w:val="24"/>
          <w:szCs w:val="24"/>
          <w:lang w:val="en-US"/>
        </w:rPr>
        <w:t>Note that all the reactions of sodium with halogens produce a yellow flame.</w:t>
      </w:r>
    </w:p>
    <w:p>
      <w:pPr>
        <w:pStyle w:val="style0"/>
        <w:rPr>
          <w:sz w:val="24"/>
          <w:szCs w:val="24"/>
        </w:rPr>
      </w:pPr>
    </w:p>
    <w:p>
      <w:pPr>
        <w:pStyle w:val="style0"/>
        <w:rPr>
          <w:sz w:val="24"/>
          <w:szCs w:val="24"/>
        </w:rPr>
      </w:pPr>
      <w:r>
        <w:rPr>
          <w:sz w:val="24"/>
          <w:szCs w:val="24"/>
          <w:lang w:val="en-US"/>
        </w:rPr>
        <w:t>Potassium</w:t>
      </w:r>
    </w:p>
    <w:p>
      <w:pPr>
        <w:pStyle w:val="style0"/>
        <w:rPr>
          <w:sz w:val="24"/>
          <w:szCs w:val="24"/>
        </w:rPr>
      </w:pPr>
      <w:r>
        <w:rPr>
          <w:sz w:val="24"/>
          <w:szCs w:val="24"/>
          <w:lang w:val="en-US"/>
        </w:rPr>
        <w:t>2K(s) + X2(g) → 2KX(s)</w:t>
      </w:r>
    </w:p>
    <w:p>
      <w:pPr>
        <w:pStyle w:val="style0"/>
        <w:rPr>
          <w:sz w:val="24"/>
          <w:szCs w:val="24"/>
        </w:rPr>
      </w:pPr>
      <w:r>
        <w:rPr>
          <w:sz w:val="24"/>
          <w:szCs w:val="24"/>
          <w:lang w:val="en-US"/>
        </w:rPr>
        <w:t>Where X is Cl or Br or I</w:t>
      </w:r>
    </w:p>
    <w:p>
      <w:pPr>
        <w:pStyle w:val="style0"/>
        <w:rPr>
          <w:sz w:val="24"/>
          <w:szCs w:val="24"/>
        </w:rPr>
      </w:pPr>
    </w:p>
    <w:p>
      <w:pPr>
        <w:pStyle w:val="style0"/>
        <w:rPr>
          <w:sz w:val="24"/>
          <w:szCs w:val="24"/>
        </w:rPr>
      </w:pPr>
      <w:r>
        <w:rPr>
          <w:sz w:val="24"/>
          <w:szCs w:val="24"/>
          <w:lang w:val="en-US"/>
        </w:rPr>
        <w:t>Note that all the reactions of potassium with halogens produce a lilac flame.</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lang w:val="en-US"/>
        </w:rPr>
        <w:t>COMPOUNDS OF SODIUM</w:t>
      </w:r>
    </w:p>
    <w:p>
      <w:pPr>
        <w:pStyle w:val="style0"/>
        <w:rPr>
          <w:sz w:val="24"/>
          <w:szCs w:val="24"/>
        </w:rPr>
      </w:pPr>
      <w:r>
        <w:rPr>
          <w:sz w:val="24"/>
          <w:szCs w:val="24"/>
          <w:lang w:val="en-US"/>
        </w:rPr>
        <w:t>Sodium containing compounds include sodium hydroxide, sodium chloride, sodium trioxocarbonate (iv) which is also known as soda ash(the anhydrous compound), sodium trioxocarbonate(iv) decahydrate (Na2CO3.10H2O),sodium sulphate (Na2SO4) etc.</w:t>
      </w:r>
    </w:p>
    <w:p>
      <w:pPr>
        <w:pStyle w:val="style0"/>
        <w:rPr>
          <w:b/>
          <w:bCs/>
          <w:sz w:val="24"/>
          <w:szCs w:val="24"/>
        </w:rPr>
      </w:pPr>
    </w:p>
    <w:p>
      <w:pPr>
        <w:pStyle w:val="style0"/>
        <w:rPr>
          <w:sz w:val="24"/>
          <w:szCs w:val="24"/>
        </w:rPr>
      </w:pPr>
      <w:r>
        <w:rPr>
          <w:b/>
          <w:bCs/>
          <w:sz w:val="24"/>
          <w:szCs w:val="24"/>
          <w:lang w:val="en-US"/>
        </w:rPr>
        <w:t>INDUSTRIAL PREPARATION OF SODIUM TRIOXOCARBONATE (IV)</w:t>
      </w:r>
      <w:r>
        <w:rPr>
          <w:sz w:val="24"/>
          <w:szCs w:val="24"/>
          <w:lang w:val="en-US"/>
        </w:rPr>
        <w:t xml:space="preserve">   </w:t>
      </w:r>
    </w:p>
    <w:p>
      <w:pPr>
        <w:pStyle w:val="style0"/>
        <w:rPr>
          <w:sz w:val="24"/>
          <w:szCs w:val="24"/>
        </w:rPr>
      </w:pPr>
      <w:r>
        <w:rPr>
          <w:sz w:val="24"/>
          <w:szCs w:val="24"/>
          <w:lang w:val="en-US"/>
        </w:rPr>
        <w:t xml:space="preserve">The solvay process is an industrial method for obtaining sodium trioxocarbonate (iv) from sodium chloride and limestone. </w:t>
      </w:r>
    </w:p>
    <w:p>
      <w:pPr>
        <w:pStyle w:val="style0"/>
        <w:rPr>
          <w:sz w:val="24"/>
          <w:szCs w:val="24"/>
        </w:rPr>
      </w:pPr>
      <w:r>
        <w:rPr>
          <w:sz w:val="24"/>
          <w:szCs w:val="24"/>
          <w:lang w:val="en-US"/>
        </w:rPr>
        <w:t xml:space="preserve">In the main step of this process, ammonia is first dissolved in a saturated solution of sodium chloride. </w:t>
      </w:r>
    </w:p>
    <w:p>
      <w:pPr>
        <w:pStyle w:val="style0"/>
        <w:rPr>
          <w:sz w:val="24"/>
          <w:szCs w:val="24"/>
        </w:rPr>
      </w:pPr>
      <w:r>
        <w:rPr>
          <w:sz w:val="24"/>
          <w:szCs w:val="24"/>
          <w:lang w:val="en-US"/>
        </w:rPr>
        <w:t>Then carbon dioxide is bubbled in, and sodium hydrogen carbonate (baking soda) precipitates. The reaction is as follows: NH</w:t>
      </w:r>
      <w:r>
        <w:rPr>
          <w:sz w:val="24"/>
          <w:szCs w:val="24"/>
          <w:vertAlign w:val="subscript"/>
          <w:lang w:val="en-US"/>
        </w:rPr>
        <w:t>3(g)</w:t>
      </w:r>
      <w:r>
        <w:rPr>
          <w:sz w:val="24"/>
          <w:szCs w:val="24"/>
          <w:lang w:val="en-US"/>
        </w:rPr>
        <w:t xml:space="preserve"> + 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 xml:space="preserve"> + CO</w:t>
      </w:r>
      <w:r>
        <w:rPr>
          <w:sz w:val="24"/>
          <w:szCs w:val="24"/>
          <w:vertAlign w:val="subscript"/>
          <w:lang w:val="en-US"/>
        </w:rPr>
        <w:t>2(g)</w:t>
      </w:r>
      <w:r>
        <w:rPr>
          <w:sz w:val="24"/>
          <w:szCs w:val="24"/>
          <w:lang w:val="en-US"/>
        </w:rPr>
        <w:t xml:space="preserve"> + NaCl(aq) ==&gt; NaHCO</w:t>
      </w:r>
      <w:r>
        <w:rPr>
          <w:sz w:val="24"/>
          <w:szCs w:val="24"/>
          <w:vertAlign w:val="subscript"/>
          <w:lang w:val="en-US"/>
        </w:rPr>
        <w:t>3(s)</w:t>
      </w:r>
      <w:r>
        <w:rPr>
          <w:sz w:val="24"/>
          <w:szCs w:val="24"/>
          <w:lang w:val="en-US"/>
        </w:rPr>
        <w:t xml:space="preserve"> + NH</w:t>
      </w:r>
      <w:r>
        <w:rPr>
          <w:sz w:val="24"/>
          <w:szCs w:val="24"/>
          <w:vertAlign w:val="subscript"/>
          <w:lang w:val="en-US"/>
        </w:rPr>
        <w:t>4</w:t>
      </w:r>
      <w:r>
        <w:rPr>
          <w:sz w:val="24"/>
          <w:szCs w:val="24"/>
          <w:lang w:val="en-US"/>
        </w:rPr>
        <w:t>Cl</w:t>
      </w:r>
      <w:r>
        <w:rPr>
          <w:sz w:val="24"/>
          <w:szCs w:val="24"/>
          <w:vertAlign w:val="subscript"/>
          <w:lang w:val="en-US"/>
        </w:rPr>
        <w:t>(aq)</w:t>
      </w:r>
      <w:r>
        <w:rPr>
          <w:sz w:val="24"/>
          <w:szCs w:val="24"/>
          <w:lang w:val="en-US"/>
        </w:rPr>
        <w:t>.</w:t>
      </w:r>
    </w:p>
    <w:p>
      <w:pPr>
        <w:pStyle w:val="style0"/>
        <w:rPr>
          <w:sz w:val="24"/>
          <w:szCs w:val="24"/>
        </w:rPr>
      </w:pPr>
      <w:r>
        <w:rPr>
          <w:sz w:val="24"/>
          <w:szCs w:val="24"/>
          <w:lang w:val="en-US"/>
        </w:rPr>
        <w:t>H</w:t>
      </w:r>
      <w:r>
        <w:rPr>
          <w:sz w:val="24"/>
          <w:szCs w:val="24"/>
          <w:vertAlign w:val="subscript"/>
          <w:lang w:val="en-US"/>
        </w:rPr>
        <w:t>2</w:t>
      </w:r>
      <w:r>
        <w:rPr>
          <w:sz w:val="24"/>
          <w:szCs w:val="24"/>
          <w:lang w:val="en-US"/>
        </w:rPr>
        <w:t>O</w:t>
      </w:r>
      <w:r>
        <w:rPr>
          <w:sz w:val="24"/>
          <w:szCs w:val="24"/>
          <w:vertAlign w:val="subscript"/>
          <w:lang w:val="en-US"/>
        </w:rPr>
        <w:t xml:space="preserve">(l) </w:t>
      </w:r>
      <w:r>
        <w:rPr>
          <w:sz w:val="24"/>
          <w:szCs w:val="24"/>
          <w:lang w:val="en-US"/>
        </w:rPr>
        <w:t>+ CO</w:t>
      </w:r>
      <w:r>
        <w:rPr>
          <w:sz w:val="24"/>
          <w:szCs w:val="24"/>
          <w:vertAlign w:val="subscript"/>
          <w:lang w:val="en-US"/>
        </w:rPr>
        <w:t>2(g)</w:t>
      </w:r>
      <w:r>
        <w:rPr>
          <w:sz w:val="24"/>
          <w:szCs w:val="24"/>
          <w:lang w:val="en-US"/>
        </w:rPr>
        <w:t xml:space="preserve"> combine to form H</w:t>
      </w:r>
      <w:r>
        <w:rPr>
          <w:sz w:val="24"/>
          <w:szCs w:val="24"/>
          <w:vertAlign w:val="subscript"/>
          <w:lang w:val="en-US"/>
        </w:rPr>
        <w:t>2</w:t>
      </w:r>
      <w:r>
        <w:rPr>
          <w:sz w:val="24"/>
          <w:szCs w:val="24"/>
          <w:lang w:val="en-US"/>
        </w:rPr>
        <w:t>CO</w:t>
      </w:r>
      <w:r>
        <w:rPr>
          <w:sz w:val="24"/>
          <w:szCs w:val="24"/>
          <w:vertAlign w:val="subscript"/>
          <w:lang w:val="en-US"/>
        </w:rPr>
        <w:t>3(aq)</w:t>
      </w:r>
      <w:r>
        <w:rPr>
          <w:sz w:val="24"/>
          <w:szCs w:val="24"/>
          <w:lang w:val="en-US"/>
        </w:rPr>
        <w:t>.</w:t>
      </w:r>
    </w:p>
    <w:p>
      <w:pPr>
        <w:pStyle w:val="style0"/>
        <w:rPr>
          <w:sz w:val="24"/>
          <w:szCs w:val="24"/>
        </w:rPr>
      </w:pPr>
      <w:r>
        <w:rPr>
          <w:sz w:val="24"/>
          <w:szCs w:val="24"/>
          <w:lang w:val="en-US"/>
        </w:rPr>
        <w:t xml:space="preserve"> You can think of this as an exchange reaction of  NH</w:t>
      </w:r>
      <w:r>
        <w:rPr>
          <w:sz w:val="24"/>
          <w:szCs w:val="24"/>
          <w:vertAlign w:val="subscript"/>
          <w:lang w:val="en-US"/>
        </w:rPr>
        <w:t>4</w:t>
      </w:r>
      <w:r>
        <w:rPr>
          <w:sz w:val="24"/>
          <w:szCs w:val="24"/>
          <w:lang w:val="en-US"/>
        </w:rPr>
        <w:t>HCO</w:t>
      </w:r>
      <w:r>
        <w:rPr>
          <w:sz w:val="24"/>
          <w:szCs w:val="24"/>
          <w:vertAlign w:val="subscript"/>
          <w:lang w:val="en-US"/>
        </w:rPr>
        <w:t>3</w:t>
      </w:r>
      <w:r>
        <w:rPr>
          <w:sz w:val="24"/>
          <w:szCs w:val="24"/>
          <w:lang w:val="en-US"/>
        </w:rPr>
        <w:t xml:space="preserve"> (from NH</w:t>
      </w:r>
      <w:r>
        <w:rPr>
          <w:sz w:val="24"/>
          <w:szCs w:val="24"/>
          <w:vertAlign w:val="subscript"/>
          <w:lang w:val="en-US"/>
        </w:rPr>
        <w:t>3</w:t>
      </w:r>
      <w:r>
        <w:rPr>
          <w:sz w:val="24"/>
          <w:szCs w:val="24"/>
          <w:lang w:val="en-US"/>
        </w:rPr>
        <w:t xml:space="preserve"> + H</w:t>
      </w:r>
      <w:r>
        <w:rPr>
          <w:sz w:val="24"/>
          <w:szCs w:val="24"/>
          <w:vertAlign w:val="subscript"/>
          <w:lang w:val="en-US"/>
        </w:rPr>
        <w:t>2</w:t>
      </w:r>
      <w:r>
        <w:rPr>
          <w:sz w:val="24"/>
          <w:szCs w:val="24"/>
          <w:lang w:val="en-US"/>
        </w:rPr>
        <w:t>CO</w:t>
      </w:r>
      <w:r>
        <w:rPr>
          <w:sz w:val="24"/>
          <w:szCs w:val="24"/>
          <w:vertAlign w:val="subscript"/>
          <w:lang w:val="en-US"/>
        </w:rPr>
        <w:t>3</w:t>
      </w:r>
      <w:r>
        <w:rPr>
          <w:sz w:val="24"/>
          <w:szCs w:val="24"/>
          <w:lang w:val="en-US"/>
        </w:rPr>
        <w:t xml:space="preserve"> ) with NaCl, to give the products NaHCO</w:t>
      </w:r>
      <w:r>
        <w:rPr>
          <w:sz w:val="24"/>
          <w:szCs w:val="24"/>
          <w:vertAlign w:val="subscript"/>
          <w:lang w:val="en-US"/>
        </w:rPr>
        <w:t>3</w:t>
      </w:r>
      <w:r>
        <w:rPr>
          <w:sz w:val="24"/>
          <w:szCs w:val="24"/>
          <w:lang w:val="en-US"/>
        </w:rPr>
        <w:t xml:space="preserve"> and NH</w:t>
      </w:r>
      <w:r>
        <w:rPr>
          <w:sz w:val="24"/>
          <w:szCs w:val="24"/>
          <w:vertAlign w:val="subscript"/>
          <w:lang w:val="en-US"/>
        </w:rPr>
        <w:t>4</w:t>
      </w:r>
      <w:r>
        <w:rPr>
          <w:sz w:val="24"/>
          <w:szCs w:val="24"/>
          <w:lang w:val="en-US"/>
        </w:rPr>
        <w:t xml:space="preserve">Cl. </w:t>
      </w:r>
    </w:p>
    <w:p>
      <w:pPr>
        <w:pStyle w:val="style0"/>
        <w:rPr>
          <w:sz w:val="24"/>
          <w:szCs w:val="24"/>
        </w:rPr>
      </w:pPr>
      <w:r>
        <w:rPr>
          <w:sz w:val="24"/>
          <w:szCs w:val="24"/>
          <w:lang w:val="en-US"/>
        </w:rPr>
        <w:t>The sodium hydrogen carbonate is filtered from the solution. When heated to 175</w:t>
      </w:r>
      <w:r>
        <w:rPr>
          <w:sz w:val="24"/>
          <w:szCs w:val="24"/>
          <w:vertAlign w:val="superscript"/>
          <w:lang w:val="en-US"/>
        </w:rPr>
        <w:t>0</w:t>
      </w:r>
      <w:r>
        <w:rPr>
          <w:sz w:val="24"/>
          <w:szCs w:val="24"/>
          <w:lang w:val="en-US"/>
        </w:rPr>
        <w:t>C, it decomposes to sodium carbonate. The reaction: 2NaHCO</w:t>
      </w:r>
      <w:r>
        <w:rPr>
          <w:sz w:val="24"/>
          <w:szCs w:val="24"/>
          <w:vertAlign w:val="subscript"/>
          <w:lang w:val="en-US"/>
        </w:rPr>
        <w:t>3(s)</w:t>
      </w:r>
      <w:r>
        <w:rPr>
          <w:sz w:val="24"/>
          <w:szCs w:val="24"/>
          <w:lang w:val="en-US"/>
        </w:rPr>
        <w:t xml:space="preserve"> =&gt; Na</w:t>
      </w:r>
      <w:r>
        <w:rPr>
          <w:sz w:val="24"/>
          <w:szCs w:val="24"/>
          <w:vertAlign w:val="subscript"/>
          <w:lang w:val="en-US"/>
        </w:rPr>
        <w:t>2</w:t>
      </w:r>
      <w:r>
        <w:rPr>
          <w:sz w:val="24"/>
          <w:szCs w:val="24"/>
          <w:lang w:val="en-US"/>
        </w:rPr>
        <w:t>CO</w:t>
      </w:r>
      <w:r>
        <w:rPr>
          <w:sz w:val="24"/>
          <w:szCs w:val="24"/>
          <w:vertAlign w:val="subscript"/>
          <w:lang w:val="en-US"/>
        </w:rPr>
        <w:t>3(s)</w:t>
      </w:r>
      <w:r>
        <w:rPr>
          <w:sz w:val="24"/>
          <w:szCs w:val="24"/>
          <w:lang w:val="en-US"/>
        </w:rPr>
        <w:t xml:space="preserve"> + CO</w:t>
      </w:r>
      <w:r>
        <w:rPr>
          <w:sz w:val="24"/>
          <w:szCs w:val="24"/>
          <w:vertAlign w:val="subscript"/>
          <w:lang w:val="en-US"/>
        </w:rPr>
        <w:t>2(g)</w:t>
      </w:r>
      <w:r>
        <w:rPr>
          <w:sz w:val="24"/>
          <w:szCs w:val="24"/>
          <w:lang w:val="en-US"/>
        </w:rPr>
        <w:t xml:space="preserve"> + 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 The Solvay process illustrates how you can affect the economics of a process by the use of raw materials and by recycling intermediate products. Carbon dioxide for the industrial process is obtained by heating limestone (CaCO</w:t>
      </w:r>
      <w:r>
        <w:rPr>
          <w:sz w:val="24"/>
          <w:szCs w:val="24"/>
          <w:vertAlign w:val="subscript"/>
          <w:lang w:val="en-US"/>
        </w:rPr>
        <w:t>3</w:t>
      </w:r>
      <w:r>
        <w:rPr>
          <w:sz w:val="24"/>
          <w:szCs w:val="24"/>
          <w:lang w:val="en-US"/>
        </w:rPr>
        <w:t>): CaCO</w:t>
      </w:r>
      <w:r>
        <w:rPr>
          <w:sz w:val="24"/>
          <w:szCs w:val="24"/>
          <w:vertAlign w:val="subscript"/>
          <w:lang w:val="en-US"/>
        </w:rPr>
        <w:t>3(s)</w:t>
      </w:r>
      <w:r>
        <w:rPr>
          <w:sz w:val="24"/>
          <w:szCs w:val="24"/>
          <w:lang w:val="en-US"/>
        </w:rPr>
        <w:t xml:space="preserve"> =&gt; CaO</w:t>
      </w:r>
      <w:r>
        <w:rPr>
          <w:sz w:val="24"/>
          <w:szCs w:val="24"/>
          <w:vertAlign w:val="subscript"/>
          <w:lang w:val="en-US"/>
        </w:rPr>
        <w:t>(s)</w:t>
      </w:r>
      <w:r>
        <w:rPr>
          <w:sz w:val="24"/>
          <w:szCs w:val="24"/>
          <w:lang w:val="en-US"/>
        </w:rPr>
        <w:t xml:space="preserve"> + CO</w:t>
      </w:r>
      <w:r>
        <w:rPr>
          <w:sz w:val="24"/>
          <w:szCs w:val="24"/>
          <w:vertAlign w:val="subscript"/>
          <w:lang w:val="en-US"/>
        </w:rPr>
        <w:t>2(g)</w:t>
      </w:r>
    </w:p>
    <w:p>
      <w:pPr>
        <w:pStyle w:val="style0"/>
        <w:rPr>
          <w:sz w:val="24"/>
          <w:szCs w:val="24"/>
        </w:rPr>
      </w:pPr>
      <w:r>
        <w:rPr>
          <w:sz w:val="24"/>
          <w:szCs w:val="24"/>
          <w:lang w:val="en-US"/>
        </w:rPr>
        <w:t>The calcium oxide obtained is used to recycled the ammonia from ammonium chloride for use in the preparation of of sodium hydrogen carbonate. CaO</w:t>
      </w:r>
      <w:r>
        <w:rPr>
          <w:sz w:val="24"/>
          <w:szCs w:val="24"/>
          <w:vertAlign w:val="subscript"/>
          <w:lang w:val="en-US"/>
        </w:rPr>
        <w:t>(s)</w:t>
      </w:r>
      <w:r>
        <w:rPr>
          <w:sz w:val="24"/>
          <w:szCs w:val="24"/>
          <w:lang w:val="en-US"/>
        </w:rPr>
        <w:t xml:space="preserve"> + 2NH</w:t>
      </w:r>
      <w:r>
        <w:rPr>
          <w:sz w:val="24"/>
          <w:szCs w:val="24"/>
          <w:vertAlign w:val="subscript"/>
          <w:lang w:val="en-US"/>
        </w:rPr>
        <w:t>4</w:t>
      </w:r>
      <w:r>
        <w:rPr>
          <w:sz w:val="24"/>
          <w:szCs w:val="24"/>
          <w:lang w:val="en-US"/>
        </w:rPr>
        <w:t>Cl</w:t>
      </w:r>
      <w:r>
        <w:rPr>
          <w:sz w:val="24"/>
          <w:szCs w:val="24"/>
          <w:vertAlign w:val="subscript"/>
          <w:lang w:val="en-US"/>
        </w:rPr>
        <w:t xml:space="preserve">(aq) </w:t>
      </w:r>
      <w:r>
        <w:rPr>
          <w:sz w:val="24"/>
          <w:szCs w:val="24"/>
          <w:lang w:val="en-US"/>
        </w:rPr>
        <w:t xml:space="preserve"> 2NH</w:t>
      </w:r>
      <w:r>
        <w:rPr>
          <w:sz w:val="24"/>
          <w:szCs w:val="24"/>
          <w:vertAlign w:val="subscript"/>
          <w:lang w:val="en-US"/>
        </w:rPr>
        <w:t>3(g)</w:t>
      </w:r>
      <w:r>
        <w:rPr>
          <w:sz w:val="24"/>
          <w:szCs w:val="24"/>
          <w:lang w:val="en-US"/>
        </w:rPr>
        <w:t xml:space="preserve"> + CaCl</w:t>
      </w:r>
      <w:r>
        <w:rPr>
          <w:sz w:val="24"/>
          <w:szCs w:val="24"/>
          <w:vertAlign w:val="subscript"/>
          <w:lang w:val="en-US"/>
        </w:rPr>
        <w:t>2(aq)</w:t>
      </w:r>
      <w:r>
        <w:rPr>
          <w:sz w:val="24"/>
          <w:szCs w:val="24"/>
          <w:lang w:val="en-US"/>
        </w:rPr>
        <w:t xml:space="preserve"> + H</w:t>
      </w:r>
      <w:r>
        <w:rPr>
          <w:sz w:val="24"/>
          <w:szCs w:val="24"/>
          <w:vertAlign w:val="subscript"/>
          <w:lang w:val="en-US"/>
        </w:rPr>
        <w:t>2</w:t>
      </w:r>
      <w:r>
        <w:rPr>
          <w:sz w:val="24"/>
          <w:szCs w:val="24"/>
          <w:lang w:val="en-US"/>
        </w:rPr>
        <w:t>O</w:t>
      </w:r>
      <w:r>
        <w:rPr>
          <w:sz w:val="24"/>
          <w:szCs w:val="24"/>
          <w:vertAlign w:val="subscript"/>
          <w:lang w:val="en-US"/>
        </w:rPr>
        <w:t>(l)</w:t>
      </w:r>
    </w:p>
    <w:p>
      <w:pPr>
        <w:pStyle w:val="style0"/>
        <w:rPr>
          <w:sz w:val="24"/>
          <w:szCs w:val="24"/>
        </w:rPr>
      </w:pPr>
      <w:r>
        <w:rPr>
          <w:sz w:val="24"/>
          <w:szCs w:val="24"/>
          <w:lang w:val="en-US"/>
        </w:rPr>
        <w:t>The overall result of these steps in the industrial Solvay process is the reaction of limestone and salt to produce sodium carbonate and calcium chloride. CaCO</w:t>
      </w:r>
      <w:r>
        <w:rPr>
          <w:sz w:val="24"/>
          <w:szCs w:val="24"/>
          <w:vertAlign w:val="subscript"/>
          <w:lang w:val="en-US"/>
        </w:rPr>
        <w:t xml:space="preserve">3 </w:t>
      </w:r>
      <w:r>
        <w:rPr>
          <w:sz w:val="24"/>
          <w:szCs w:val="24"/>
          <w:lang w:val="en-US"/>
        </w:rPr>
        <w:t>+ 2NaCl ==&gt; Na</w:t>
      </w:r>
      <w:r>
        <w:rPr>
          <w:sz w:val="24"/>
          <w:szCs w:val="24"/>
          <w:vertAlign w:val="subscript"/>
          <w:lang w:val="en-US"/>
        </w:rPr>
        <w:t>2</w:t>
      </w:r>
      <w:r>
        <w:rPr>
          <w:sz w:val="24"/>
          <w:szCs w:val="24"/>
          <w:lang w:val="en-US"/>
        </w:rPr>
        <w:t>CO</w:t>
      </w:r>
      <w:r>
        <w:rPr>
          <w:sz w:val="24"/>
          <w:szCs w:val="24"/>
          <w:vertAlign w:val="subscript"/>
          <w:lang w:val="en-US"/>
        </w:rPr>
        <w:t>3</w:t>
      </w:r>
      <w:r>
        <w:rPr>
          <w:sz w:val="24"/>
          <w:szCs w:val="24"/>
          <w:lang w:val="en-US"/>
        </w:rPr>
        <w:t xml:space="preserve"> + CaCl</w:t>
      </w:r>
      <w:r>
        <w:rPr>
          <w:sz w:val="24"/>
          <w:szCs w:val="24"/>
          <w:vertAlign w:val="subscript"/>
          <w:lang w:val="en-US"/>
        </w:rPr>
        <w:t>2</w:t>
      </w:r>
    </w:p>
    <w:p>
      <w:pPr>
        <w:pStyle w:val="style0"/>
        <w:rPr>
          <w:sz w:val="24"/>
          <w:szCs w:val="24"/>
        </w:rPr>
      </w:pPr>
      <w:r>
        <w:rPr>
          <w:sz w:val="24"/>
          <w:szCs w:val="24"/>
          <w:lang w:val="en-US"/>
        </w:rPr>
        <w:t>Thus the materials consumed are NaCl and CaCO</w:t>
      </w:r>
      <w:r>
        <w:rPr>
          <w:sz w:val="24"/>
          <w:szCs w:val="24"/>
          <w:vertAlign w:val="subscript"/>
          <w:lang w:val="en-US"/>
        </w:rPr>
        <w:t>3</w:t>
      </w:r>
      <w:r>
        <w:rPr>
          <w:sz w:val="24"/>
          <w:szCs w:val="24"/>
          <w:lang w:val="en-US"/>
        </w:rPr>
        <w:t>, and there is one useful product (Na</w:t>
      </w:r>
      <w:r>
        <w:rPr>
          <w:sz w:val="24"/>
          <w:szCs w:val="24"/>
          <w:vertAlign w:val="subscript"/>
          <w:lang w:val="en-US"/>
        </w:rPr>
        <w:t>2</w:t>
      </w:r>
      <w:r>
        <w:rPr>
          <w:sz w:val="24"/>
          <w:szCs w:val="24"/>
          <w:lang w:val="en-US"/>
        </w:rPr>
        <w:t>CO</w:t>
      </w:r>
      <w:r>
        <w:rPr>
          <w:sz w:val="24"/>
          <w:szCs w:val="24"/>
          <w:vertAlign w:val="subscript"/>
          <w:lang w:val="en-US"/>
        </w:rPr>
        <w:t>3</w:t>
      </w:r>
      <w:r>
        <w:rPr>
          <w:sz w:val="24"/>
          <w:szCs w:val="24"/>
          <w:lang w:val="en-US"/>
        </w:rPr>
        <w:t>) and one by-product (CaCl</w:t>
      </w:r>
      <w:r>
        <w:rPr>
          <w:sz w:val="24"/>
          <w:szCs w:val="24"/>
          <w:vertAlign w:val="subscript"/>
          <w:lang w:val="en-US"/>
        </w:rPr>
        <w:t>2</w:t>
      </w:r>
      <w:r>
        <w:rPr>
          <w:sz w:val="24"/>
          <w:szCs w:val="24"/>
          <w:lang w:val="en-US"/>
        </w:rPr>
        <w:t>)</w:t>
      </w:r>
    </w:p>
    <w:p>
      <w:pPr>
        <w:pStyle w:val="style0"/>
        <w:rPr>
          <w:b/>
          <w:bCs/>
          <w:sz w:val="24"/>
          <w:szCs w:val="24"/>
        </w:rPr>
      </w:pPr>
    </w:p>
    <w:p>
      <w:pPr>
        <w:pStyle w:val="style0"/>
        <w:rPr>
          <w:sz w:val="24"/>
          <w:szCs w:val="24"/>
        </w:rPr>
      </w:pPr>
      <w:r>
        <w:rPr>
          <w:b/>
          <w:bCs/>
          <w:sz w:val="24"/>
          <w:szCs w:val="24"/>
          <w:lang w:val="en-US"/>
        </w:rPr>
        <w:t>PREPARATION OF SODIUM HYDROXIDE</w:t>
      </w:r>
    </w:p>
    <w:p>
      <w:pPr>
        <w:pStyle w:val="style0"/>
        <w:rPr>
          <w:b/>
          <w:bCs/>
          <w:sz w:val="24"/>
          <w:szCs w:val="24"/>
        </w:rPr>
      </w:pPr>
      <w:r>
        <w:rPr>
          <w:b/>
          <w:bCs/>
          <w:sz w:val="24"/>
          <w:szCs w:val="24"/>
          <w:lang w:val="en-US"/>
        </w:rPr>
        <w:t>Electrolytic Process</w:t>
      </w:r>
    </w:p>
    <w:p>
      <w:pPr>
        <w:pStyle w:val="style0"/>
        <w:rPr>
          <w:sz w:val="24"/>
          <w:szCs w:val="24"/>
        </w:rPr>
      </w:pPr>
      <w:r>
        <w:rPr>
          <w:sz w:val="24"/>
          <w:szCs w:val="24"/>
          <w:lang w:val="en-US"/>
        </w:rPr>
        <w:t xml:space="preserve">Sodium hydroxide is produced in electrolytic cells from sodium chloride with chlorine as a co-product and hydrogen as a by-product. It is produced in either diaphragm cells or mercury cells, depending upon the purity desired. </w:t>
      </w:r>
    </w:p>
    <w:p>
      <w:pPr>
        <w:pStyle w:val="style0"/>
        <w:rPr>
          <w:sz w:val="24"/>
          <w:szCs w:val="24"/>
        </w:rPr>
      </w:pPr>
      <w:r>
        <w:rPr>
          <w:sz w:val="24"/>
          <w:szCs w:val="24"/>
          <w:lang w:val="en-US"/>
        </w:rPr>
        <w:t>The diaphragm cells produce a concentration of 10 to 12% NaOH from which water is usually evaporated to produce the commercial grades. The cell liquor passes to nickel lined multi effect evaporators where 50% NaOH is produced. Salt is constantly removed and fed back to the brine  making system. The 50% NaOH can further be concentrated in evaporators to 73% NaOH. Anhydrous NaOH is produced by fusion in pots or by continuous evaporation, boiling off essentially all remaining water at temperatures of 500 to 600°C. The mercury cells produce 20 to 70% NaOH directly without the need for evaporation.</w:t>
      </w:r>
    </w:p>
    <w:p>
      <w:pPr>
        <w:pStyle w:val="style0"/>
        <w:rPr>
          <w:sz w:val="24"/>
          <w:szCs w:val="24"/>
        </w:rPr>
      </w:pPr>
      <w:r>
        <w:rPr>
          <w:b/>
          <w:bCs/>
          <w:sz w:val="24"/>
          <w:szCs w:val="24"/>
          <w:lang w:val="en-US"/>
        </w:rPr>
        <w:t>N/B:</w:t>
      </w:r>
      <w:r>
        <w:rPr>
          <w:sz w:val="24"/>
          <w:szCs w:val="24"/>
          <w:lang w:val="en-US"/>
        </w:rPr>
        <w:t>NaOH is often called caustic soda and KOH is called caustic potash because of their corrosive properties (for example on glass or skin).</w:t>
      </w:r>
    </w:p>
    <w:p>
      <w:pPr>
        <w:pStyle w:val="style0"/>
        <w:rPr>
          <w:sz w:val="24"/>
          <w:szCs w:val="24"/>
        </w:rPr>
      </w:pPr>
    </w:p>
    <w:p>
      <w:pPr>
        <w:pStyle w:val="style0"/>
        <w:rPr>
          <w:sz w:val="24"/>
          <w:szCs w:val="24"/>
        </w:rPr>
      </w:pPr>
    </w:p>
    <w:p>
      <w:pPr>
        <w:pStyle w:val="style0"/>
        <w:rPr>
          <w:sz w:val="24"/>
          <w:szCs w:val="24"/>
        </w:rPr>
      </w:pPr>
      <w:r>
        <w:rPr>
          <w:sz w:val="24"/>
          <w:szCs w:val="24"/>
          <w:lang w:val="en-US"/>
        </w:rPr>
        <w:t>USES OF GROUP 1 METALS AND THEIR COMPOUNDS</w:t>
      </w:r>
    </w:p>
    <w:p>
      <w:pPr>
        <w:pStyle w:val="style179"/>
        <w:numPr>
          <w:ilvl w:val="0"/>
          <w:numId w:val="137"/>
        </w:numPr>
        <w:rPr>
          <w:sz w:val="24"/>
          <w:szCs w:val="24"/>
        </w:rPr>
      </w:pPr>
      <w:r>
        <w:rPr>
          <w:sz w:val="24"/>
          <w:szCs w:val="24"/>
          <w:lang w:val="en-US"/>
        </w:rPr>
        <w:t>Lithium stereate (C</w:t>
      </w:r>
      <w:r>
        <w:rPr>
          <w:sz w:val="24"/>
          <w:szCs w:val="24"/>
          <w:vertAlign w:val="subscript"/>
          <w:lang w:val="en-US"/>
        </w:rPr>
        <w:t>17</w:t>
      </w:r>
      <w:r>
        <w:rPr>
          <w:sz w:val="24"/>
          <w:szCs w:val="24"/>
          <w:lang w:val="en-US"/>
        </w:rPr>
        <w:t>H</w:t>
      </w:r>
      <w:r>
        <w:rPr>
          <w:sz w:val="24"/>
          <w:szCs w:val="24"/>
          <w:vertAlign w:val="subscript"/>
          <w:lang w:val="en-US"/>
        </w:rPr>
        <w:t>35</w:t>
      </w:r>
      <w:r>
        <w:rPr>
          <w:sz w:val="24"/>
          <w:szCs w:val="24"/>
          <w:lang w:val="en-US"/>
        </w:rPr>
        <w:t>COOLi) is used in making automobile grease.</w:t>
      </w:r>
    </w:p>
    <w:p>
      <w:pPr>
        <w:pStyle w:val="style179"/>
        <w:numPr>
          <w:ilvl w:val="0"/>
          <w:numId w:val="138"/>
        </w:numPr>
        <w:rPr>
          <w:sz w:val="24"/>
          <w:szCs w:val="24"/>
          <w:lang w:val="en-US"/>
        </w:rPr>
      </w:pPr>
      <w:r>
        <w:rPr>
          <w:sz w:val="24"/>
          <w:szCs w:val="24"/>
          <w:lang w:val="en-US"/>
        </w:rPr>
        <w:t>LiCO</w:t>
      </w:r>
      <w:r>
        <w:rPr>
          <w:sz w:val="24"/>
          <w:szCs w:val="24"/>
          <w:vertAlign w:val="subscript"/>
          <w:lang w:val="en-US"/>
        </w:rPr>
        <w:t>3</w:t>
      </w:r>
      <w:r>
        <w:rPr>
          <w:sz w:val="24"/>
          <w:szCs w:val="24"/>
          <w:lang w:val="en-US"/>
        </w:rPr>
        <w:t xml:space="preserve"> is used to toughen glass.</w:t>
      </w:r>
    </w:p>
    <w:p>
      <w:pPr>
        <w:pStyle w:val="style179"/>
        <w:numPr>
          <w:ilvl w:val="0"/>
          <w:numId w:val="138"/>
        </w:numPr>
        <w:rPr>
          <w:sz w:val="24"/>
          <w:szCs w:val="24"/>
          <w:lang w:val="en-US"/>
        </w:rPr>
      </w:pPr>
      <w:r>
        <w:rPr>
          <w:sz w:val="24"/>
          <w:szCs w:val="24"/>
          <w:lang w:val="en-US"/>
        </w:rPr>
        <w:t>Lithium metal is used to make alloys e.g with lead to make white metal bearings for motor engines.</w:t>
      </w:r>
    </w:p>
    <w:p>
      <w:pPr>
        <w:pStyle w:val="style179"/>
        <w:numPr>
          <w:ilvl w:val="0"/>
          <w:numId w:val="138"/>
        </w:numPr>
        <w:rPr>
          <w:sz w:val="24"/>
          <w:szCs w:val="24"/>
          <w:lang w:val="en-US"/>
        </w:rPr>
      </w:pPr>
      <w:r>
        <w:rPr>
          <w:sz w:val="24"/>
          <w:szCs w:val="24"/>
          <w:lang w:val="en-US"/>
        </w:rPr>
        <w:t>Lithium is also used to make electrochemical cells.</w:t>
      </w:r>
    </w:p>
    <w:p>
      <w:pPr>
        <w:pStyle w:val="style179"/>
        <w:numPr>
          <w:ilvl w:val="0"/>
          <w:numId w:val="138"/>
        </w:numPr>
        <w:rPr>
          <w:sz w:val="24"/>
          <w:szCs w:val="24"/>
          <w:lang w:val="en-US"/>
        </w:rPr>
      </w:pPr>
      <w:r>
        <w:rPr>
          <w:sz w:val="24"/>
          <w:szCs w:val="24"/>
          <w:lang w:val="en-US"/>
        </w:rPr>
        <w:t>NaOH is used in making soap and paper making.</w:t>
      </w:r>
    </w:p>
    <w:p>
      <w:pPr>
        <w:pStyle w:val="style179"/>
        <w:numPr>
          <w:ilvl w:val="0"/>
          <w:numId w:val="138"/>
        </w:numPr>
        <w:rPr>
          <w:sz w:val="24"/>
          <w:szCs w:val="24"/>
          <w:lang w:val="en-US"/>
        </w:rPr>
      </w:pPr>
      <w:r>
        <w:rPr>
          <w:sz w:val="24"/>
          <w:szCs w:val="24"/>
          <w:lang w:val="en-US"/>
        </w:rPr>
        <w:t>NaOCl (sodium hypochlorite) is used as a bleach and a disinfectant.</w:t>
      </w:r>
    </w:p>
    <w:p>
      <w:pPr>
        <w:pStyle w:val="style179"/>
        <w:numPr>
          <w:ilvl w:val="0"/>
          <w:numId w:val="138"/>
        </w:numPr>
        <w:rPr>
          <w:sz w:val="24"/>
          <w:szCs w:val="24"/>
          <w:lang w:val="en-US"/>
        </w:rPr>
      </w:pPr>
      <w:r>
        <w:rPr>
          <w:sz w:val="24"/>
          <w:szCs w:val="24"/>
          <w:lang w:val="en-US"/>
        </w:rPr>
        <w:t>NaHCO</w:t>
      </w:r>
      <w:r>
        <w:rPr>
          <w:sz w:val="24"/>
          <w:szCs w:val="24"/>
          <w:vertAlign w:val="subscript"/>
          <w:lang w:val="en-US"/>
        </w:rPr>
        <w:t>3</w:t>
      </w:r>
      <w:r>
        <w:rPr>
          <w:sz w:val="24"/>
          <w:szCs w:val="24"/>
          <w:lang w:val="en-US"/>
        </w:rPr>
        <w:t xml:space="preserve"> (sodium hydrogen trioxocarbonate (iv)) is used in baking powder.</w:t>
      </w:r>
    </w:p>
    <w:p>
      <w:pPr>
        <w:pStyle w:val="style179"/>
        <w:numPr>
          <w:ilvl w:val="0"/>
          <w:numId w:val="138"/>
        </w:numPr>
        <w:rPr>
          <w:sz w:val="24"/>
          <w:szCs w:val="24"/>
          <w:lang w:val="en-US"/>
        </w:rPr>
      </w:pPr>
      <w:r>
        <w:rPr>
          <w:sz w:val="24"/>
          <w:szCs w:val="24"/>
          <w:lang w:val="en-US"/>
        </w:rPr>
        <w:t>Potassium compounds are used as fertilizers for plants.</w:t>
      </w:r>
    </w:p>
    <w:p>
      <w:pPr>
        <w:pStyle w:val="style179"/>
        <w:numPr>
          <w:ilvl w:val="0"/>
          <w:numId w:val="138"/>
        </w:numPr>
        <w:rPr>
          <w:sz w:val="24"/>
          <w:szCs w:val="24"/>
          <w:lang w:val="en-US"/>
        </w:rPr>
      </w:pPr>
      <w:r>
        <w:rPr>
          <w:sz w:val="24"/>
          <w:szCs w:val="24"/>
          <w:lang w:val="en-US"/>
        </w:rPr>
        <w:t>KNO</w:t>
      </w:r>
      <w:r>
        <w:rPr>
          <w:sz w:val="24"/>
          <w:szCs w:val="24"/>
          <w:vertAlign w:val="subscript"/>
          <w:lang w:val="en-US"/>
        </w:rPr>
        <w:t>3</w:t>
      </w:r>
      <w:r>
        <w:rPr>
          <w:sz w:val="24"/>
          <w:szCs w:val="24"/>
          <w:lang w:val="en-US"/>
        </w:rPr>
        <w:t xml:space="preserve"> is used in explosives.</w:t>
      </w:r>
    </w:p>
    <w:p>
      <w:pPr>
        <w:pStyle w:val="style179"/>
        <w:numPr>
          <w:ilvl w:val="0"/>
          <w:numId w:val="138"/>
        </w:numPr>
        <w:rPr>
          <w:sz w:val="24"/>
          <w:szCs w:val="24"/>
          <w:lang w:val="en-US"/>
        </w:rPr>
      </w:pPr>
      <w:r>
        <w:rPr>
          <w:sz w:val="24"/>
          <w:szCs w:val="24"/>
          <w:lang w:val="en-US"/>
        </w:rPr>
        <w:t>KMnO</w:t>
      </w:r>
      <w:r>
        <w:rPr>
          <w:sz w:val="24"/>
          <w:szCs w:val="24"/>
          <w:vertAlign w:val="subscript"/>
          <w:lang w:val="en-US"/>
        </w:rPr>
        <w:t>4</w:t>
      </w:r>
      <w:r>
        <w:rPr>
          <w:sz w:val="24"/>
          <w:szCs w:val="24"/>
          <w:lang w:val="en-US"/>
        </w:rPr>
        <w:t xml:space="preserve"> is used in the manufacture of saccharin, as an oxidizing agent and for titrations.</w:t>
      </w:r>
    </w:p>
    <w:p>
      <w:pPr>
        <w:pStyle w:val="style179"/>
        <w:numPr>
          <w:ilvl w:val="0"/>
          <w:numId w:val="138"/>
        </w:numPr>
        <w:rPr>
          <w:sz w:val="24"/>
          <w:szCs w:val="24"/>
          <w:lang w:val="en-US"/>
        </w:rPr>
      </w:pPr>
      <w:r>
        <w:rPr>
          <w:sz w:val="24"/>
          <w:szCs w:val="24"/>
          <w:lang w:val="en-US"/>
        </w:rPr>
        <w:t>K</w:t>
      </w:r>
      <w:r>
        <w:rPr>
          <w:sz w:val="24"/>
          <w:szCs w:val="24"/>
          <w:vertAlign w:val="subscript"/>
          <w:lang w:val="en-US"/>
        </w:rPr>
        <w:t>2</w:t>
      </w:r>
      <w:r>
        <w:rPr>
          <w:sz w:val="24"/>
          <w:szCs w:val="24"/>
          <w:lang w:val="en-US"/>
        </w:rPr>
        <w:t>CO</w:t>
      </w:r>
      <w:r>
        <w:rPr>
          <w:sz w:val="24"/>
          <w:szCs w:val="24"/>
          <w:vertAlign w:val="subscript"/>
          <w:lang w:val="en-US"/>
        </w:rPr>
        <w:t>3</w:t>
      </w:r>
      <w:r>
        <w:rPr>
          <w:sz w:val="24"/>
          <w:szCs w:val="24"/>
          <w:lang w:val="en-US"/>
        </w:rPr>
        <w:t xml:space="preserve"> is used in ceramics, colour TV tubes and fluorescent light tubes.</w:t>
      </w:r>
    </w:p>
    <w:p>
      <w:pPr>
        <w:pStyle w:val="style179"/>
        <w:numPr>
          <w:ilvl w:val="0"/>
          <w:numId w:val="138"/>
        </w:numPr>
        <w:rPr>
          <w:sz w:val="24"/>
          <w:szCs w:val="24"/>
          <w:lang w:val="en-US"/>
        </w:rPr>
      </w:pPr>
      <w:r>
        <w:rPr>
          <w:sz w:val="24"/>
          <w:szCs w:val="24"/>
          <w:lang w:val="en-US"/>
        </w:rPr>
        <w:t>KO</w:t>
      </w:r>
      <w:r>
        <w:rPr>
          <w:sz w:val="24"/>
          <w:szCs w:val="24"/>
          <w:vertAlign w:val="subscript"/>
          <w:lang w:val="en-US"/>
        </w:rPr>
        <w:t>2</w:t>
      </w:r>
      <w:r>
        <w:rPr>
          <w:sz w:val="24"/>
          <w:szCs w:val="24"/>
          <w:lang w:val="en-US"/>
        </w:rPr>
        <w:t xml:space="preserve"> (potassium superoxide or potassium peroxide) is used in breathing apparatus and in submarines. This is because it both produces dioxygen and remove carbon dioxide. Both functions are important in life support system.</w:t>
      </w:r>
    </w:p>
    <w:p>
      <w:pPr>
        <w:pStyle w:val="style179"/>
        <w:numPr>
          <w:ilvl w:val="0"/>
          <w:numId w:val="138"/>
        </w:numPr>
        <w:rPr>
          <w:sz w:val="24"/>
          <w:szCs w:val="24"/>
        </w:rPr>
      </w:pPr>
      <w:r>
        <w:rPr>
          <w:sz w:val="24"/>
          <w:szCs w:val="24"/>
          <w:lang w:val="en-US"/>
        </w:rPr>
        <w:t>KBr is used in photography.</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lang w:val="en-US"/>
        </w:rPr>
        <w:t>BRIEF NOTES ON GROUP 1 METALS</w:t>
      </w:r>
    </w:p>
    <w:p>
      <w:pPr>
        <w:pStyle w:val="style0"/>
        <w:rPr>
          <w:b/>
          <w:bCs/>
          <w:sz w:val="24"/>
          <w:szCs w:val="24"/>
        </w:rPr>
      </w:pPr>
      <w:r>
        <w:rPr>
          <w:b/>
          <w:bCs/>
          <w:sz w:val="24"/>
          <w:szCs w:val="24"/>
          <w:lang w:val="en-US"/>
        </w:rPr>
        <w:t>Lithium</w:t>
      </w:r>
    </w:p>
    <w:p>
      <w:pPr>
        <w:pStyle w:val="style0"/>
        <w:rPr>
          <w:sz w:val="24"/>
          <w:szCs w:val="24"/>
        </w:rPr>
      </w:pPr>
      <w:r>
        <w:rPr>
          <w:sz w:val="20"/>
          <w:szCs w:val="20"/>
          <w:lang w:val="en-US"/>
        </w:rPr>
        <w:t>Lithium is the lightest metal discovered yet. It is the only metal that reacts with nitrogen. Lithium Oxide is Amphoteric (both acid and base characteristics). Except Lithium, other alkali elements are predominantly ionic. The charge density on Lithium is stronger than other alkali metals due to which it is extensively hydrated. Lithium was discovered in 1817 by Johan Arfvedson, during petalite LiAlSi</w:t>
      </w:r>
      <w:r>
        <w:rPr>
          <w:sz w:val="20"/>
          <w:szCs w:val="20"/>
          <w:vertAlign w:val="subscript"/>
          <w:lang w:val="en-US"/>
        </w:rPr>
        <w:t>4</w:t>
      </w:r>
      <w:r>
        <w:rPr>
          <w:sz w:val="20"/>
          <w:szCs w:val="20"/>
          <w:lang w:val="en-US"/>
        </w:rPr>
        <w:t>O</w:t>
      </w:r>
      <w:r>
        <w:rPr>
          <w:sz w:val="20"/>
          <w:szCs w:val="20"/>
          <w:vertAlign w:val="subscript"/>
          <w:lang w:val="en-US"/>
        </w:rPr>
        <w:t>10</w:t>
      </w:r>
      <w:r>
        <w:rPr>
          <w:sz w:val="20"/>
          <w:szCs w:val="20"/>
          <w:lang w:val="en-US"/>
        </w:rPr>
        <w:t xml:space="preserve"> analysis. The word Lithium is derived from the Greek word ‘lithos’ meaning stone. Lithium is found in number of pegmatitic minerals, clays, brines, oceans, and in all living things.</w:t>
      </w:r>
    </w:p>
    <w:p>
      <w:pPr>
        <w:pStyle w:val="style0"/>
        <w:rPr>
          <w:b/>
          <w:bCs/>
          <w:sz w:val="24"/>
          <w:szCs w:val="24"/>
        </w:rPr>
      </w:pPr>
      <w:r>
        <w:rPr>
          <w:b/>
          <w:bCs/>
          <w:sz w:val="24"/>
          <w:szCs w:val="24"/>
          <w:lang w:val="en-US"/>
        </w:rPr>
        <w:t>Uses of Lithium</w:t>
      </w:r>
    </w:p>
    <w:p>
      <w:pPr>
        <w:pStyle w:val="style179"/>
        <w:numPr>
          <w:ilvl w:val="0"/>
          <w:numId w:val="139"/>
        </w:numPr>
        <w:rPr>
          <w:sz w:val="20"/>
          <w:szCs w:val="20"/>
          <w:lang w:val="en-US"/>
        </w:rPr>
      </w:pPr>
      <w:r>
        <w:rPr>
          <w:sz w:val="20"/>
          <w:szCs w:val="20"/>
          <w:lang w:val="en-US"/>
        </w:rPr>
        <w:t>Lithium is used in heat resistive ceramics and glasses.</w:t>
      </w:r>
    </w:p>
    <w:p>
      <w:pPr>
        <w:pStyle w:val="style179"/>
        <w:numPr>
          <w:ilvl w:val="0"/>
          <w:numId w:val="139"/>
        </w:numPr>
        <w:rPr>
          <w:sz w:val="20"/>
          <w:szCs w:val="20"/>
          <w:lang w:val="en-US"/>
        </w:rPr>
      </w:pPr>
      <w:r>
        <w:rPr>
          <w:sz w:val="20"/>
          <w:szCs w:val="20"/>
          <w:lang w:val="en-US"/>
        </w:rPr>
        <w:t>Alloy of Lithium is used in aircraft building.</w:t>
      </w:r>
    </w:p>
    <w:p>
      <w:pPr>
        <w:pStyle w:val="style179"/>
        <w:numPr>
          <w:ilvl w:val="0"/>
          <w:numId w:val="139"/>
        </w:numPr>
        <w:rPr>
          <w:sz w:val="20"/>
          <w:szCs w:val="20"/>
          <w:lang w:val="en-US"/>
        </w:rPr>
      </w:pPr>
      <w:r>
        <w:rPr>
          <w:sz w:val="20"/>
          <w:szCs w:val="20"/>
          <w:lang w:val="en-US"/>
        </w:rPr>
        <w:t>Lithium Deuteride is used as fusion fuel in thermonuclear weapons.</w:t>
      </w:r>
    </w:p>
    <w:p>
      <w:pPr>
        <w:pStyle w:val="style179"/>
        <w:numPr>
          <w:ilvl w:val="0"/>
          <w:numId w:val="139"/>
        </w:numPr>
        <w:rPr>
          <w:sz w:val="20"/>
          <w:szCs w:val="20"/>
          <w:lang w:val="en-US"/>
        </w:rPr>
      </w:pPr>
      <w:r>
        <w:rPr>
          <w:sz w:val="20"/>
          <w:szCs w:val="20"/>
          <w:lang w:val="en-US"/>
        </w:rPr>
        <w:t>Lithium batteries are packed with lot of energy as compared to other metals. Revolutionized devices like cell phones, computers use lithium batteries.</w:t>
      </w:r>
    </w:p>
    <w:p>
      <w:pPr>
        <w:pStyle w:val="style179"/>
        <w:numPr>
          <w:ilvl w:val="0"/>
          <w:numId w:val="139"/>
        </w:numPr>
        <w:rPr>
          <w:sz w:val="20"/>
          <w:szCs w:val="20"/>
          <w:lang w:val="en-US"/>
        </w:rPr>
      </w:pPr>
      <w:r>
        <w:rPr>
          <w:sz w:val="20"/>
          <w:szCs w:val="20"/>
          <w:lang w:val="en-US"/>
        </w:rPr>
        <w:t>Lithium salts are used as mood stabilizing drug.</w:t>
      </w:r>
    </w:p>
    <w:p>
      <w:pPr>
        <w:pStyle w:val="style179"/>
        <w:numPr>
          <w:ilvl w:val="0"/>
          <w:numId w:val="139"/>
        </w:numPr>
        <w:rPr>
          <w:sz w:val="20"/>
          <w:szCs w:val="20"/>
          <w:lang w:val="en-US"/>
        </w:rPr>
      </w:pPr>
      <w:r>
        <w:rPr>
          <w:sz w:val="20"/>
          <w:szCs w:val="20"/>
          <w:lang w:val="en-US"/>
        </w:rPr>
        <w:t>Lithium - 6 is a main source for tritium production.</w:t>
      </w:r>
    </w:p>
    <w:p>
      <w:pPr>
        <w:pStyle w:val="style179"/>
        <w:numPr>
          <w:ilvl w:val="0"/>
          <w:numId w:val="139"/>
        </w:numPr>
        <w:rPr>
          <w:sz w:val="20"/>
          <w:szCs w:val="20"/>
          <w:lang w:val="en-US"/>
        </w:rPr>
      </w:pPr>
      <w:r>
        <w:rPr>
          <w:sz w:val="20"/>
          <w:szCs w:val="20"/>
          <w:lang w:val="en-US"/>
        </w:rPr>
        <w:t>Lithium is used in deoxidizing copper and copper alloys.</w:t>
      </w:r>
    </w:p>
    <w:p>
      <w:pPr>
        <w:pStyle w:val="style179"/>
        <w:numPr>
          <w:ilvl w:val="0"/>
          <w:numId w:val="139"/>
        </w:numPr>
        <w:rPr>
          <w:sz w:val="20"/>
          <w:szCs w:val="20"/>
          <w:lang w:val="en-US"/>
        </w:rPr>
      </w:pPr>
      <w:r>
        <w:rPr>
          <w:sz w:val="20"/>
          <w:szCs w:val="20"/>
          <w:lang w:val="en-US"/>
        </w:rPr>
        <w:t>Lithium compounds are used as pyrotechnic colorants in fireworks that produces red luminance.</w:t>
      </w:r>
    </w:p>
    <w:p>
      <w:pPr>
        <w:pStyle w:val="style179"/>
        <w:numPr>
          <w:ilvl w:val="0"/>
          <w:numId w:val="139"/>
        </w:numPr>
        <w:rPr>
          <w:sz w:val="20"/>
          <w:szCs w:val="20"/>
        </w:rPr>
      </w:pPr>
      <w:r>
        <w:rPr>
          <w:sz w:val="20"/>
          <w:szCs w:val="20"/>
          <w:lang w:val="en-US"/>
        </w:rPr>
        <w:t>Lubricating greases are produced from Lithium.</w:t>
      </w:r>
    </w:p>
    <w:p>
      <w:pPr>
        <w:pStyle w:val="style0"/>
        <w:rPr>
          <w:sz w:val="24"/>
          <w:szCs w:val="24"/>
        </w:rPr>
      </w:pPr>
    </w:p>
    <w:p>
      <w:pPr>
        <w:pStyle w:val="style0"/>
        <w:rPr>
          <w:b/>
          <w:bCs/>
          <w:sz w:val="24"/>
          <w:szCs w:val="24"/>
        </w:rPr>
      </w:pPr>
      <w:r>
        <w:rPr>
          <w:b/>
          <w:bCs/>
          <w:sz w:val="24"/>
          <w:szCs w:val="24"/>
          <w:lang w:val="en-US"/>
        </w:rPr>
        <w:t>Sodium</w:t>
      </w:r>
    </w:p>
    <w:p>
      <w:pPr>
        <w:pStyle w:val="style0"/>
        <w:rPr>
          <w:sz w:val="20"/>
          <w:szCs w:val="20"/>
        </w:rPr>
      </w:pPr>
      <w:r>
        <w:rPr>
          <w:sz w:val="20"/>
          <w:szCs w:val="20"/>
          <w:lang w:val="en-US"/>
        </w:rPr>
        <w:t>Sodium is a chemical substance which we consume everyday in our food in the form of sodium chloride (common salt). Sodium is produced by electrolysis of sodium chloride. Sodium element is highly reactive. In 1806, Sir Humphry Davy, a chemist, obtained sodium by passing electric current through molten sodium hydroxide. Sodium was first produced through nuclear fusion in stars, by fusion of two carbon atoms. It can also be produced in stars when neon atoms gain a proton.</w:t>
      </w:r>
    </w:p>
    <w:p>
      <w:pPr>
        <w:pStyle w:val="style0"/>
        <w:rPr>
          <w:b/>
          <w:bCs/>
          <w:sz w:val="24"/>
          <w:szCs w:val="24"/>
        </w:rPr>
      </w:pPr>
      <w:r>
        <w:rPr>
          <w:b/>
          <w:bCs/>
          <w:sz w:val="24"/>
          <w:szCs w:val="24"/>
          <w:lang w:val="en-US"/>
        </w:rPr>
        <w:t>Uses of Sodium</w:t>
      </w:r>
    </w:p>
    <w:p>
      <w:pPr>
        <w:pStyle w:val="style179"/>
        <w:numPr>
          <w:ilvl w:val="0"/>
          <w:numId w:val="140"/>
        </w:numPr>
        <w:rPr>
          <w:sz w:val="20"/>
          <w:szCs w:val="20"/>
          <w:lang w:val="en-US"/>
        </w:rPr>
      </w:pPr>
      <w:r>
        <w:rPr>
          <w:sz w:val="20"/>
          <w:szCs w:val="20"/>
          <w:lang w:val="en-US"/>
        </w:rPr>
        <w:t>Sodium is used as luster in metals.</w:t>
      </w:r>
    </w:p>
    <w:p>
      <w:pPr>
        <w:pStyle w:val="style179"/>
        <w:numPr>
          <w:ilvl w:val="0"/>
          <w:numId w:val="140"/>
        </w:numPr>
        <w:rPr>
          <w:sz w:val="20"/>
          <w:szCs w:val="20"/>
          <w:lang w:val="en-US"/>
        </w:rPr>
      </w:pPr>
      <w:r>
        <w:rPr>
          <w:sz w:val="20"/>
          <w:szCs w:val="20"/>
          <w:lang w:val="en-US"/>
        </w:rPr>
        <w:t>Liquid Sodium is used as coolant in Nuclear reactors.</w:t>
      </w:r>
    </w:p>
    <w:p>
      <w:pPr>
        <w:pStyle w:val="style179"/>
        <w:numPr>
          <w:ilvl w:val="0"/>
          <w:numId w:val="140"/>
        </w:numPr>
        <w:rPr>
          <w:sz w:val="20"/>
          <w:szCs w:val="20"/>
          <w:lang w:val="en-US"/>
        </w:rPr>
      </w:pPr>
      <w:r>
        <w:rPr>
          <w:sz w:val="20"/>
          <w:szCs w:val="20"/>
          <w:lang w:val="en-US"/>
        </w:rPr>
        <w:t>Sodium salt of fatty acids are used in soap.</w:t>
      </w:r>
    </w:p>
    <w:p>
      <w:pPr>
        <w:pStyle w:val="style179"/>
        <w:numPr>
          <w:ilvl w:val="0"/>
          <w:numId w:val="140"/>
        </w:numPr>
        <w:rPr>
          <w:sz w:val="20"/>
          <w:szCs w:val="20"/>
          <w:lang w:val="en-US"/>
        </w:rPr>
      </w:pPr>
      <w:r>
        <w:rPr>
          <w:sz w:val="20"/>
          <w:szCs w:val="20"/>
          <w:lang w:val="en-US"/>
        </w:rPr>
        <w:t>NaK, an alloy of sodium and potassium, is an important heat transfer agent.</w:t>
      </w:r>
    </w:p>
    <w:p>
      <w:pPr>
        <w:pStyle w:val="style179"/>
        <w:numPr>
          <w:ilvl w:val="0"/>
          <w:numId w:val="140"/>
        </w:numPr>
        <w:rPr>
          <w:sz w:val="20"/>
          <w:szCs w:val="20"/>
          <w:lang w:val="en-US"/>
        </w:rPr>
      </w:pPr>
      <w:r>
        <w:rPr>
          <w:sz w:val="20"/>
          <w:szCs w:val="20"/>
          <w:lang w:val="en-US"/>
        </w:rPr>
        <w:t>Sodium compounds are used in paper, textile, petroleum and chemical industries.</w:t>
      </w:r>
    </w:p>
    <w:p>
      <w:pPr>
        <w:pStyle w:val="style179"/>
        <w:numPr>
          <w:ilvl w:val="0"/>
          <w:numId w:val="140"/>
        </w:numPr>
        <w:rPr>
          <w:sz w:val="20"/>
          <w:szCs w:val="20"/>
          <w:lang w:val="en-US"/>
        </w:rPr>
      </w:pPr>
      <w:r>
        <w:rPr>
          <w:sz w:val="20"/>
          <w:szCs w:val="20"/>
          <w:lang w:val="en-US"/>
        </w:rPr>
        <w:t>Sodium Iodide is used to treat extensive ringworm.</w:t>
      </w:r>
    </w:p>
    <w:p>
      <w:pPr>
        <w:pStyle w:val="style179"/>
        <w:numPr>
          <w:ilvl w:val="0"/>
          <w:numId w:val="140"/>
        </w:numPr>
        <w:rPr>
          <w:sz w:val="20"/>
          <w:szCs w:val="20"/>
          <w:lang w:val="en-US"/>
        </w:rPr>
      </w:pPr>
      <w:r>
        <w:rPr>
          <w:sz w:val="20"/>
          <w:szCs w:val="20"/>
          <w:lang w:val="en-US"/>
        </w:rPr>
        <w:t>Sodium is used in street lights and sodium vapor lamps as it can give yellow glow with bright luminance.</w:t>
      </w:r>
    </w:p>
    <w:p>
      <w:pPr>
        <w:pStyle w:val="style179"/>
        <w:numPr>
          <w:ilvl w:val="0"/>
          <w:numId w:val="140"/>
        </w:numPr>
        <w:rPr>
          <w:sz w:val="20"/>
          <w:szCs w:val="20"/>
        </w:rPr>
      </w:pPr>
      <w:r>
        <w:rPr>
          <w:sz w:val="20"/>
          <w:szCs w:val="20"/>
          <w:lang w:val="en-US"/>
        </w:rPr>
        <w:t>Sodium hydroxide is used as oven cleaner.</w:t>
      </w:r>
    </w:p>
    <w:p>
      <w:pPr>
        <w:pStyle w:val="style0"/>
        <w:rPr>
          <w:sz w:val="24"/>
          <w:szCs w:val="24"/>
        </w:rPr>
      </w:pPr>
    </w:p>
    <w:p>
      <w:pPr>
        <w:pStyle w:val="style0"/>
        <w:rPr>
          <w:b/>
          <w:bCs/>
          <w:sz w:val="24"/>
          <w:szCs w:val="24"/>
        </w:rPr>
      </w:pPr>
      <w:r>
        <w:rPr>
          <w:b/>
          <w:bCs/>
          <w:sz w:val="24"/>
          <w:szCs w:val="24"/>
          <w:lang w:val="en-US"/>
        </w:rPr>
        <w:t>Potassium</w:t>
      </w:r>
    </w:p>
    <w:p>
      <w:pPr>
        <w:pStyle w:val="style0"/>
        <w:rPr>
          <w:sz w:val="20"/>
          <w:szCs w:val="20"/>
        </w:rPr>
      </w:pPr>
      <w:r>
        <w:rPr>
          <w:sz w:val="20"/>
          <w:szCs w:val="20"/>
          <w:lang w:val="en-US"/>
        </w:rPr>
        <w:t>Potassium is the 19th element in the periodic table. Potassium plays a vital role in the proper functioning of our body. It is an essential mineral that should be maintained in organisms. If potassium level is not balanced it may lead to hyperkalemia or hypokalemia. Potassium turns gray on exposure to air. To prevent oxidation and to keep out moisture, potassium is stored in petroleum.</w:t>
      </w:r>
    </w:p>
    <w:p>
      <w:pPr>
        <w:pStyle w:val="style0"/>
        <w:rPr>
          <w:sz w:val="24"/>
          <w:szCs w:val="24"/>
        </w:rPr>
      </w:pPr>
    </w:p>
    <w:p>
      <w:pPr>
        <w:pStyle w:val="style0"/>
        <w:rPr>
          <w:b/>
          <w:bCs/>
          <w:sz w:val="24"/>
          <w:szCs w:val="24"/>
        </w:rPr>
      </w:pPr>
      <w:r>
        <w:rPr>
          <w:b/>
          <w:bCs/>
          <w:sz w:val="24"/>
          <w:szCs w:val="24"/>
          <w:lang w:val="en-US"/>
        </w:rPr>
        <w:t>Uses of Potassium</w:t>
      </w:r>
    </w:p>
    <w:p>
      <w:pPr>
        <w:pStyle w:val="style179"/>
        <w:numPr>
          <w:ilvl w:val="0"/>
          <w:numId w:val="141"/>
        </w:numPr>
        <w:rPr>
          <w:sz w:val="20"/>
          <w:szCs w:val="20"/>
          <w:lang w:val="en-US"/>
        </w:rPr>
      </w:pPr>
      <w:r>
        <w:rPr>
          <w:sz w:val="20"/>
          <w:szCs w:val="20"/>
          <w:lang w:val="en-US"/>
        </w:rPr>
        <w:t>Potassium chloride is essential for the growth of plants. It is used in fertilizers.</w:t>
      </w:r>
    </w:p>
    <w:p>
      <w:pPr>
        <w:pStyle w:val="style179"/>
        <w:numPr>
          <w:ilvl w:val="0"/>
          <w:numId w:val="141"/>
        </w:numPr>
        <w:rPr>
          <w:sz w:val="20"/>
          <w:szCs w:val="20"/>
          <w:lang w:val="en-US"/>
        </w:rPr>
      </w:pPr>
      <w:r>
        <w:rPr>
          <w:sz w:val="20"/>
          <w:szCs w:val="20"/>
          <w:lang w:val="en-US"/>
        </w:rPr>
        <w:t>Potash improves water retention, yield, nutrient value, taste, color, texture and disease resistance of food crops.</w:t>
      </w:r>
    </w:p>
    <w:p>
      <w:pPr>
        <w:pStyle w:val="style179"/>
        <w:numPr>
          <w:ilvl w:val="0"/>
          <w:numId w:val="141"/>
        </w:numPr>
        <w:rPr>
          <w:sz w:val="20"/>
          <w:szCs w:val="20"/>
          <w:lang w:val="en-US"/>
        </w:rPr>
      </w:pPr>
      <w:r>
        <w:rPr>
          <w:sz w:val="20"/>
          <w:szCs w:val="20"/>
          <w:lang w:val="en-US"/>
        </w:rPr>
        <w:t>Potassium chlorate and potassium nitrate are used in explosives and fireworks.</w:t>
      </w:r>
    </w:p>
    <w:p>
      <w:pPr>
        <w:pStyle w:val="style179"/>
        <w:numPr>
          <w:ilvl w:val="0"/>
          <w:numId w:val="141"/>
        </w:numPr>
        <w:rPr>
          <w:sz w:val="20"/>
          <w:szCs w:val="20"/>
          <w:lang w:val="en-US"/>
        </w:rPr>
      </w:pPr>
      <w:r>
        <w:rPr>
          <w:sz w:val="20"/>
          <w:szCs w:val="20"/>
          <w:lang w:val="en-US"/>
        </w:rPr>
        <w:t>Potassium nitrate is used as a food preservative.</w:t>
      </w:r>
    </w:p>
    <w:p>
      <w:pPr>
        <w:pStyle w:val="style179"/>
        <w:numPr>
          <w:ilvl w:val="0"/>
          <w:numId w:val="141"/>
        </w:numPr>
        <w:rPr>
          <w:sz w:val="20"/>
          <w:szCs w:val="20"/>
          <w:lang w:val="en-US"/>
        </w:rPr>
      </w:pPr>
      <w:r>
        <w:rPr>
          <w:sz w:val="20"/>
          <w:szCs w:val="20"/>
          <w:lang w:val="en-US"/>
        </w:rPr>
        <w:t>Potassium maintains blood pressure and acidity levels in our body.</w:t>
      </w:r>
    </w:p>
    <w:p>
      <w:pPr>
        <w:pStyle w:val="style179"/>
        <w:numPr>
          <w:ilvl w:val="0"/>
          <w:numId w:val="141"/>
        </w:numPr>
        <w:rPr>
          <w:sz w:val="20"/>
          <w:szCs w:val="20"/>
          <w:lang w:val="en-US"/>
        </w:rPr>
      </w:pPr>
      <w:r>
        <w:rPr>
          <w:sz w:val="20"/>
          <w:szCs w:val="20"/>
          <w:lang w:val="en-US"/>
        </w:rPr>
        <w:t>Potassium chromate is used in the tanning of leather and in the manufacture of inks, gun powder, dyes, safety matches etc.,</w:t>
      </w:r>
    </w:p>
    <w:p>
      <w:pPr>
        <w:pStyle w:val="style179"/>
        <w:numPr>
          <w:ilvl w:val="0"/>
          <w:numId w:val="141"/>
        </w:numPr>
        <w:rPr>
          <w:sz w:val="20"/>
          <w:szCs w:val="20"/>
          <w:lang w:val="en-US"/>
        </w:rPr>
      </w:pPr>
      <w:r>
        <w:rPr>
          <w:sz w:val="20"/>
          <w:szCs w:val="20"/>
          <w:lang w:val="en-US"/>
        </w:rPr>
        <w:t>Potassium is essential for normal cell respiration and electrolyte function as 95% of our cells are made of potassium.</w:t>
      </w:r>
    </w:p>
    <w:p>
      <w:pPr>
        <w:pStyle w:val="style179"/>
        <w:numPr>
          <w:ilvl w:val="0"/>
          <w:numId w:val="141"/>
        </w:numPr>
        <w:rPr>
          <w:sz w:val="20"/>
          <w:szCs w:val="20"/>
          <w:lang w:val="en-US"/>
        </w:rPr>
      </w:pPr>
      <w:r>
        <w:rPr>
          <w:sz w:val="20"/>
          <w:szCs w:val="20"/>
          <w:lang w:val="en-US"/>
        </w:rPr>
        <w:t>Potassium hydroxide is used to make detergents.</w:t>
      </w:r>
    </w:p>
    <w:p>
      <w:pPr>
        <w:pStyle w:val="style179"/>
        <w:numPr>
          <w:ilvl w:val="0"/>
          <w:numId w:val="141"/>
        </w:numPr>
        <w:rPr>
          <w:sz w:val="24"/>
          <w:szCs w:val="24"/>
        </w:rPr>
      </w:pPr>
      <w:r>
        <w:rPr>
          <w:sz w:val="20"/>
          <w:szCs w:val="20"/>
          <w:lang w:val="en-US"/>
        </w:rPr>
        <w:t>Potassium helps to pump fluids inside the heart and the nerves.</w:t>
      </w:r>
    </w:p>
    <w:p>
      <w:pPr>
        <w:pStyle w:val="style0"/>
        <w:rPr>
          <w:b/>
          <w:bCs/>
          <w:sz w:val="20"/>
          <w:szCs w:val="20"/>
        </w:rPr>
      </w:pPr>
      <w:r>
        <w:rPr>
          <w:b/>
          <w:bCs/>
          <w:sz w:val="20"/>
          <w:szCs w:val="20"/>
          <w:lang w:val="en-US"/>
        </w:rPr>
        <w:t>Alkali metals are of great use to us but should not be used without expert guidance as they get violent during reactions and should be handled cautiously as they are toxic.</w:t>
      </w:r>
    </w:p>
    <w:p>
      <w:pPr>
        <w:pStyle w:val="style0"/>
        <w:rPr>
          <w:sz w:val="24"/>
          <w:szCs w:val="24"/>
        </w:rPr>
      </w:pPr>
    </w:p>
    <w:p>
      <w:pPr>
        <w:pStyle w:val="style0"/>
        <w:rPr>
          <w:sz w:val="24"/>
          <w:szCs w:val="24"/>
        </w:rPr>
      </w:pPr>
      <w:r>
        <w:rPr>
          <w:b/>
          <w:bCs/>
          <w:sz w:val="24"/>
          <w:szCs w:val="24"/>
          <w:lang w:val="en-US"/>
        </w:rPr>
        <w:t>Group 2 Elements: The Alkaline Earth Metals</w:t>
      </w:r>
    </w:p>
    <w:p>
      <w:pPr>
        <w:pStyle w:val="style0"/>
        <w:rPr>
          <w:sz w:val="24"/>
          <w:szCs w:val="24"/>
        </w:rPr>
      </w:pPr>
      <w:r>
        <w:rPr>
          <w:sz w:val="24"/>
          <w:szCs w:val="24"/>
          <w:lang w:val="en-US"/>
        </w:rPr>
        <w:t>The Group 2 alkaline earth metals include Beryllium, Magnesium, Calcium, Barium, Strontium and Radium and are soft, silver metals that are less metallic in character than the Group 1 Alkali Metals (metallic character decreases across the period).</w:t>
      </w:r>
    </w:p>
    <w:p>
      <w:pPr>
        <w:pStyle w:val="style0"/>
        <w:rPr>
          <w:sz w:val="24"/>
          <w:szCs w:val="24"/>
        </w:rPr>
      </w:pPr>
      <w:r>
        <w:rPr>
          <w:sz w:val="24"/>
          <w:szCs w:val="24"/>
          <w:lang w:val="en-US"/>
        </w:rPr>
        <w:t xml:space="preserve">Although many characteristics are common throughout the group, the heavier metals such as Ca, Sr, Ba, and Ra are almost as reactive as the Group 1 Alkali Metals. </w:t>
      </w:r>
    </w:p>
    <w:p>
      <w:pPr>
        <w:pStyle w:val="style0"/>
        <w:rPr>
          <w:sz w:val="24"/>
          <w:szCs w:val="24"/>
        </w:rPr>
      </w:pPr>
    </w:p>
    <w:p>
      <w:pPr>
        <w:pStyle w:val="style0"/>
        <w:rPr>
          <w:b/>
          <w:bCs/>
          <w:sz w:val="24"/>
          <w:szCs w:val="24"/>
        </w:rPr>
      </w:pPr>
      <w:r>
        <w:rPr>
          <w:b/>
          <w:bCs/>
          <w:sz w:val="24"/>
          <w:szCs w:val="24"/>
          <w:lang w:val="en-US"/>
        </w:rPr>
        <w:t>Group 2: Physical Properties of Alkali Earth Metals</w:t>
      </w:r>
    </w:p>
    <w:p>
      <w:pPr>
        <w:pStyle w:val="style0"/>
        <w:rPr>
          <w:b/>
          <w:bCs/>
          <w:sz w:val="20"/>
          <w:szCs w:val="20"/>
        </w:rPr>
      </w:pPr>
      <w:r>
        <w:rPr>
          <w:b/>
          <w:bCs/>
          <w:sz w:val="20"/>
          <w:szCs w:val="20"/>
          <w:lang w:val="en-US"/>
        </w:rPr>
        <w:t>Trends in atomic radius</w:t>
      </w:r>
    </w:p>
    <w:p>
      <w:pPr>
        <w:pStyle w:val="style0"/>
        <w:rPr>
          <w:sz w:val="24"/>
          <w:szCs w:val="24"/>
        </w:rPr>
      </w:pPr>
      <w:r>
        <w:rPr>
          <w:sz w:val="24"/>
          <w:szCs w:val="24"/>
          <w:lang w:val="en-US"/>
        </w:rPr>
        <w:t>The atomic radius increases down the group. Notice that beryllium has a particularly small radius compared with the rest of the group.</w:t>
      </w:r>
    </w:p>
    <w:p>
      <w:pPr>
        <w:pStyle w:val="style0"/>
        <w:rPr>
          <w:sz w:val="24"/>
          <w:szCs w:val="24"/>
        </w:rPr>
      </w:pPr>
    </w:p>
    <w:p>
      <w:pPr>
        <w:pStyle w:val="style0"/>
        <w:rPr>
          <w:sz w:val="24"/>
          <w:szCs w:val="24"/>
        </w:rPr>
      </w:pPr>
      <w:r>
        <w:rPr>
          <w:sz w:val="24"/>
          <w:szCs w:val="24"/>
          <w:lang w:val="en-US"/>
        </w:rPr>
        <w:t>The radius of an atom is governed by the number of layers of electrons around the nucleus and the attraction the outer electrons feel from the nucleus.</w:t>
      </w:r>
    </w:p>
    <w:p>
      <w:pPr>
        <w:pStyle w:val="style0"/>
        <w:rPr>
          <w:b/>
          <w:bCs/>
          <w:sz w:val="20"/>
          <w:szCs w:val="20"/>
        </w:rPr>
      </w:pPr>
      <w:r>
        <w:rPr>
          <w:b/>
          <w:bCs/>
          <w:sz w:val="20"/>
          <w:szCs w:val="20"/>
          <w:lang w:val="en-US"/>
        </w:rPr>
        <w:t>Compare the electron configurations of beryllium and magnesium:</w:t>
      </w:r>
    </w:p>
    <w:p>
      <w:pPr>
        <w:pStyle w:val="style0"/>
        <w:rPr>
          <w:sz w:val="24"/>
          <w:szCs w:val="24"/>
        </w:rPr>
      </w:pPr>
      <w:r>
        <w:rPr>
          <w:sz w:val="24"/>
          <w:szCs w:val="24"/>
          <w:lang w:val="en-US"/>
        </w:rPr>
        <w:t>Be: 1s</w:t>
      </w:r>
      <w:r>
        <w:rPr>
          <w:sz w:val="24"/>
          <w:szCs w:val="24"/>
          <w:vertAlign w:val="superscript"/>
          <w:lang w:val="en-US"/>
        </w:rPr>
        <w:t>2</w:t>
      </w:r>
      <w:r>
        <w:rPr>
          <w:sz w:val="24"/>
          <w:szCs w:val="24"/>
          <w:lang w:val="en-US"/>
        </w:rPr>
        <w:t>2s</w:t>
      </w:r>
      <w:r>
        <w:rPr>
          <w:sz w:val="24"/>
          <w:szCs w:val="24"/>
          <w:vertAlign w:val="superscript"/>
          <w:lang w:val="en-US"/>
        </w:rPr>
        <w:t>2</w:t>
      </w:r>
    </w:p>
    <w:p>
      <w:pPr>
        <w:pStyle w:val="style0"/>
        <w:rPr>
          <w:sz w:val="24"/>
          <w:szCs w:val="24"/>
        </w:rPr>
      </w:pPr>
      <w:r>
        <w:rPr>
          <w:sz w:val="24"/>
          <w:szCs w:val="24"/>
          <w:lang w:val="en-US"/>
        </w:rPr>
        <w:t>Mg: 1s</w:t>
      </w:r>
      <w:r>
        <w:rPr>
          <w:sz w:val="24"/>
          <w:szCs w:val="24"/>
          <w:vertAlign w:val="superscript"/>
          <w:lang w:val="en-US"/>
        </w:rPr>
        <w:t>2</w:t>
      </w:r>
      <w:r>
        <w:rPr>
          <w:sz w:val="24"/>
          <w:szCs w:val="24"/>
          <w:lang w:val="en-US"/>
        </w:rPr>
        <w:t>2s</w:t>
      </w:r>
      <w:r>
        <w:rPr>
          <w:sz w:val="24"/>
          <w:szCs w:val="24"/>
          <w:vertAlign w:val="superscript"/>
          <w:lang w:val="en-US"/>
        </w:rPr>
        <w:t>2</w:t>
      </w:r>
      <w:r>
        <w:rPr>
          <w:sz w:val="24"/>
          <w:szCs w:val="24"/>
          <w:lang w:val="en-US"/>
        </w:rPr>
        <w:t>2p</w:t>
      </w:r>
      <w:r>
        <w:rPr>
          <w:sz w:val="24"/>
          <w:szCs w:val="24"/>
          <w:vertAlign w:val="superscript"/>
          <w:lang w:val="en-US"/>
        </w:rPr>
        <w:t>6</w:t>
      </w:r>
      <w:r>
        <w:rPr>
          <w:sz w:val="24"/>
          <w:szCs w:val="24"/>
          <w:lang w:val="en-US"/>
        </w:rPr>
        <w:t>3s</w:t>
      </w:r>
      <w:r>
        <w:rPr>
          <w:sz w:val="24"/>
          <w:szCs w:val="24"/>
          <w:vertAlign w:val="superscript"/>
          <w:lang w:val="en-US"/>
        </w:rPr>
        <w:t>2</w:t>
      </w:r>
    </w:p>
    <w:p>
      <w:pPr>
        <w:pStyle w:val="style0"/>
        <w:rPr>
          <w:sz w:val="24"/>
          <w:szCs w:val="24"/>
        </w:rPr>
      </w:pPr>
      <w:r>
        <w:rPr>
          <w:sz w:val="24"/>
          <w:szCs w:val="24"/>
          <w:lang w:val="en-US"/>
        </w:rPr>
        <w:t>In each case, the two outer electrons experience a net charge of +2 from the nucleus. The positive charge on the nucleus is balanced by the negativeness of the inner electrons.</w:t>
      </w:r>
    </w:p>
    <w:p>
      <w:pPr>
        <w:pStyle w:val="style0"/>
        <w:rPr>
          <w:sz w:val="24"/>
          <w:szCs w:val="24"/>
        </w:rPr>
      </w:pPr>
      <w:r>
        <w:rPr>
          <w:sz w:val="24"/>
          <w:szCs w:val="24"/>
          <w:lang w:val="en-US"/>
        </w:rPr>
        <w:t xml:space="preserve">This is true for all the atoms in Group 2.  The only factor influencing the size of the atom is therefore the number of layers of inner electrons that fit around the atom. </w:t>
      </w:r>
    </w:p>
    <w:p>
      <w:pPr>
        <w:pStyle w:val="style0"/>
        <w:rPr>
          <w:sz w:val="24"/>
          <w:szCs w:val="24"/>
        </w:rPr>
      </w:pPr>
      <w:r>
        <w:rPr>
          <w:sz w:val="24"/>
          <w:szCs w:val="24"/>
          <w:lang w:val="en-US"/>
        </w:rPr>
        <w:t>More layers of electrons take up more space, due to electron-electron repulsion, so atoms are larger down the group.</w:t>
      </w:r>
    </w:p>
    <w:p>
      <w:pPr>
        <w:pStyle w:val="style0"/>
        <w:rPr>
          <w:b/>
          <w:bCs/>
          <w:sz w:val="20"/>
          <w:szCs w:val="20"/>
        </w:rPr>
      </w:pPr>
      <w:r>
        <w:rPr>
          <w:b/>
          <w:bCs/>
          <w:sz w:val="20"/>
          <w:szCs w:val="20"/>
          <w:lang w:val="en-US"/>
        </w:rPr>
        <w:t>Trends in first ionization energy</w:t>
      </w:r>
    </w:p>
    <w:p>
      <w:pPr>
        <w:pStyle w:val="style0"/>
        <w:rPr>
          <w:sz w:val="24"/>
          <w:szCs w:val="24"/>
        </w:rPr>
      </w:pPr>
      <w:r>
        <w:rPr>
          <w:sz w:val="24"/>
          <w:szCs w:val="24"/>
          <w:lang w:val="en-US"/>
        </w:rPr>
        <w:t>The first ionization energy is the energy needed to remove the most loosely held electron from each of one mole of gaseous atoms to make one mole of singly charged gaseous ions. In other words, for 1 mole of reactant in the process shown below:</w:t>
      </w:r>
    </w:p>
    <w:p>
      <w:pPr>
        <w:pStyle w:val="style0"/>
        <w:rPr>
          <w:sz w:val="24"/>
          <w:szCs w:val="24"/>
        </w:rPr>
      </w:pPr>
      <w:r>
        <w:rPr>
          <w:sz w:val="24"/>
          <w:szCs w:val="24"/>
          <w:lang w:val="en-US"/>
        </w:rPr>
        <w:t>X</w:t>
      </w:r>
      <w:r>
        <w:rPr>
          <w:sz w:val="24"/>
          <w:szCs w:val="24"/>
          <w:vertAlign w:val="subscript"/>
          <w:lang w:val="en-US"/>
        </w:rPr>
        <w:t>(g)</w:t>
      </w:r>
      <w:r>
        <w:rPr>
          <w:sz w:val="24"/>
          <w:szCs w:val="24"/>
          <w:lang w:val="en-US"/>
        </w:rPr>
        <w:t>→X</w:t>
      </w:r>
      <w:r>
        <w:rPr>
          <w:sz w:val="24"/>
          <w:szCs w:val="24"/>
          <w:vertAlign w:val="superscript"/>
          <w:lang w:val="en-US"/>
        </w:rPr>
        <w:t>+</w:t>
      </w:r>
      <w:r>
        <w:rPr>
          <w:sz w:val="24"/>
          <w:szCs w:val="24"/>
          <w:vertAlign w:val="subscript"/>
          <w:lang w:val="en-US"/>
        </w:rPr>
        <w:t>(g)</w:t>
      </w:r>
      <w:r>
        <w:rPr>
          <w:sz w:val="24"/>
          <w:szCs w:val="24"/>
          <w:lang w:val="en-US"/>
        </w:rPr>
        <w:t xml:space="preserve"> + e</w:t>
      </w:r>
      <w:r>
        <w:rPr>
          <w:sz w:val="24"/>
          <w:szCs w:val="24"/>
          <w:vertAlign w:val="superscript"/>
          <w:lang w:val="en-US"/>
        </w:rPr>
        <w:t>−</w:t>
      </w:r>
    </w:p>
    <w:p>
      <w:pPr>
        <w:pStyle w:val="style0"/>
        <w:rPr>
          <w:sz w:val="24"/>
          <w:szCs w:val="24"/>
          <w:lang w:val="en-US"/>
        </w:rPr>
      </w:pPr>
      <w:r>
        <w:rPr>
          <w:sz w:val="24"/>
          <w:szCs w:val="24"/>
          <w:lang w:val="en-US"/>
        </w:rPr>
        <w:t>Notice that first ionization energy decreases down the group. Ionization energy is governed by three factors:</w:t>
      </w:r>
    </w:p>
    <w:p>
      <w:pPr>
        <w:pStyle w:val="style179"/>
        <w:numPr>
          <w:ilvl w:val="0"/>
          <w:numId w:val="142"/>
        </w:numPr>
        <w:rPr>
          <w:sz w:val="24"/>
          <w:szCs w:val="24"/>
          <w:lang w:val="en-US"/>
        </w:rPr>
      </w:pPr>
      <w:r>
        <w:rPr>
          <w:sz w:val="24"/>
          <w:szCs w:val="24"/>
          <w:lang w:val="en-US"/>
        </w:rPr>
        <w:t>the charge on the nucleus,</w:t>
      </w:r>
    </w:p>
    <w:p>
      <w:pPr>
        <w:pStyle w:val="style179"/>
        <w:numPr>
          <w:ilvl w:val="0"/>
          <w:numId w:val="142"/>
        </w:numPr>
        <w:rPr>
          <w:sz w:val="24"/>
          <w:szCs w:val="24"/>
          <w:lang w:val="en-US"/>
        </w:rPr>
      </w:pPr>
      <w:r>
        <w:rPr>
          <w:sz w:val="24"/>
          <w:szCs w:val="24"/>
          <w:lang w:val="en-US"/>
        </w:rPr>
        <w:t>the amount of screening by the inner electrons,</w:t>
      </w:r>
    </w:p>
    <w:p>
      <w:pPr>
        <w:pStyle w:val="style179"/>
        <w:numPr>
          <w:ilvl w:val="0"/>
          <w:numId w:val="142"/>
        </w:numPr>
        <w:rPr>
          <w:sz w:val="24"/>
          <w:szCs w:val="24"/>
        </w:rPr>
      </w:pPr>
      <w:r>
        <w:rPr>
          <w:sz w:val="24"/>
          <w:szCs w:val="24"/>
          <w:lang w:val="en-US"/>
        </w:rPr>
        <w:t>the distance between the outer electrons and the nucleus.</w:t>
      </w:r>
    </w:p>
    <w:p>
      <w:pPr>
        <w:pStyle w:val="style0"/>
        <w:rPr>
          <w:sz w:val="24"/>
          <w:szCs w:val="24"/>
        </w:rPr>
      </w:pPr>
      <w:r>
        <w:rPr>
          <w:sz w:val="24"/>
          <w:szCs w:val="24"/>
          <w:lang w:val="en-US"/>
        </w:rPr>
        <w:t>The increase in nuclear charge down the group is exactly offset by the increase in the number of inner electrons. As mentioned before, the outer electrons feel a net charge of +2 from the center.</w:t>
      </w:r>
    </w:p>
    <w:p>
      <w:pPr>
        <w:pStyle w:val="style0"/>
        <w:rPr>
          <w:sz w:val="24"/>
          <w:szCs w:val="24"/>
        </w:rPr>
      </w:pPr>
      <w:r>
        <w:rPr>
          <w:sz w:val="24"/>
          <w:szCs w:val="24"/>
          <w:lang w:val="en-US"/>
        </w:rPr>
        <w:t xml:space="preserve"> However, down the group, the distance between the nucleus and the outer electrons increases and so they become easier to remove—the ionization energy decreases.</w:t>
      </w:r>
    </w:p>
    <w:p>
      <w:pPr>
        <w:pStyle w:val="style0"/>
        <w:rPr>
          <w:b/>
          <w:bCs/>
          <w:sz w:val="20"/>
          <w:szCs w:val="20"/>
        </w:rPr>
      </w:pPr>
      <w:r>
        <w:rPr>
          <w:b/>
          <w:bCs/>
          <w:sz w:val="20"/>
          <w:szCs w:val="20"/>
          <w:lang w:val="en-US"/>
        </w:rPr>
        <w:t>Electronegativity</w:t>
      </w:r>
    </w:p>
    <w:p>
      <w:pPr>
        <w:pStyle w:val="style0"/>
        <w:rPr>
          <w:sz w:val="24"/>
          <w:szCs w:val="24"/>
        </w:rPr>
      </w:pPr>
      <w:r>
        <w:rPr>
          <w:sz w:val="24"/>
          <w:szCs w:val="24"/>
          <w:lang w:val="en-US"/>
        </w:rPr>
        <w:t xml:space="preserve">Electronegativity is a measure of the tendency of an atom to attract a bonding pair of electrons. </w:t>
      </w:r>
    </w:p>
    <w:p>
      <w:pPr>
        <w:pStyle w:val="style0"/>
        <w:rPr>
          <w:sz w:val="24"/>
          <w:szCs w:val="24"/>
        </w:rPr>
      </w:pPr>
      <w:r>
        <w:rPr>
          <w:sz w:val="24"/>
          <w:szCs w:val="24"/>
          <w:lang w:val="en-US"/>
        </w:rPr>
        <w:t>It is usually measured on the Pauling scale, on which the most electronegative element (fluorine) is assigned an electronegativity of 4.0.</w:t>
      </w:r>
    </w:p>
    <w:p>
      <w:pPr>
        <w:pStyle w:val="style0"/>
        <w:rPr>
          <w:sz w:val="24"/>
          <w:szCs w:val="24"/>
        </w:rPr>
      </w:pPr>
      <w:r>
        <w:rPr>
          <w:sz w:val="24"/>
          <w:szCs w:val="24"/>
          <w:lang w:val="en-US"/>
        </w:rPr>
        <w:t xml:space="preserve">Each of these elements has a low electronegativity on the Pauling scale, and the electronegativities clearly decrease down the group. </w:t>
      </w:r>
    </w:p>
    <w:p>
      <w:pPr>
        <w:pStyle w:val="style0"/>
        <w:rPr>
          <w:sz w:val="24"/>
          <w:szCs w:val="24"/>
        </w:rPr>
      </w:pPr>
      <w:r>
        <w:rPr>
          <w:sz w:val="24"/>
          <w:szCs w:val="24"/>
          <w:lang w:val="en-US"/>
        </w:rPr>
        <w:t>The atoms are decreasingly effective at attracting bonding pairs of electrons. Imagine a bond between a magnesium atom and a chlorine atom. The bond can be considered covalent at first, consisting of a pair of shared electrons. The electron pair is pulled toward the chlorine atom because there is a much greater net pull from the chlorine nucleus than from that of magnesium.</w:t>
      </w:r>
    </w:p>
    <w:p>
      <w:pPr>
        <w:pStyle w:val="style0"/>
        <w:rPr>
          <w:sz w:val="24"/>
          <w:szCs w:val="24"/>
        </w:rPr>
      </w:pPr>
    </w:p>
    <w:p>
      <w:pPr>
        <w:pStyle w:val="style0"/>
        <w:rPr>
          <w:sz w:val="24"/>
          <w:szCs w:val="24"/>
        </w:rPr>
      </w:pPr>
      <w:r>
        <w:rPr>
          <w:b/>
          <w:bCs/>
          <w:sz w:val="24"/>
          <w:szCs w:val="24"/>
          <w:lang w:val="en-US"/>
        </w:rPr>
        <w:t xml:space="preserve">N/B: </w:t>
      </w:r>
      <w:r>
        <w:rPr>
          <w:sz w:val="24"/>
          <w:szCs w:val="24"/>
          <w:lang w:val="en-US"/>
        </w:rPr>
        <w:t>As the metal atoms get larger, any bonding pair is pulled progressively farther from the metal nucleus, and so is less strongly attracted toward the metal.</w:t>
      </w:r>
    </w:p>
    <w:p>
      <w:pPr>
        <w:pStyle w:val="style0"/>
        <w:rPr>
          <w:sz w:val="24"/>
          <w:szCs w:val="24"/>
        </w:rPr>
      </w:pPr>
      <w:r>
        <w:rPr>
          <w:sz w:val="24"/>
          <w:szCs w:val="24"/>
          <w:lang w:val="en-US"/>
        </w:rPr>
        <w:t>In other words, down the group, the elements become less electronegative. Moving down the group, the bonds formed between these elements and other elements such as chlorine become more ionic. The bonding pair is increasingly attracted away from the Group 2 element toward the more electronegative element.</w:t>
      </w:r>
    </w:p>
    <w:p>
      <w:pPr>
        <w:pStyle w:val="style0"/>
        <w:rPr>
          <w:sz w:val="24"/>
          <w:szCs w:val="24"/>
        </w:rPr>
      </w:pPr>
    </w:p>
    <w:p>
      <w:pPr>
        <w:pStyle w:val="style0"/>
        <w:rPr>
          <w:b/>
          <w:bCs/>
          <w:sz w:val="20"/>
          <w:szCs w:val="20"/>
        </w:rPr>
      </w:pPr>
      <w:r>
        <w:rPr>
          <w:b/>
          <w:bCs/>
          <w:sz w:val="20"/>
          <w:szCs w:val="20"/>
          <w:lang w:val="en-US"/>
        </w:rPr>
        <w:t>Trends in Melting Points and Boiling Points</w:t>
      </w:r>
    </w:p>
    <w:p>
      <w:pPr>
        <w:pStyle w:val="style179"/>
        <w:numPr>
          <w:ilvl w:val="0"/>
          <w:numId w:val="143"/>
        </w:numPr>
        <w:rPr>
          <w:sz w:val="24"/>
          <w:szCs w:val="24"/>
        </w:rPr>
      </w:pPr>
      <w:r>
        <w:rPr>
          <w:sz w:val="24"/>
          <w:szCs w:val="24"/>
          <w:lang w:val="en-US"/>
        </w:rPr>
        <w:t>Melting points: Aside from an irregularity at magnesium, the melting point of each element decreases down the group.</w:t>
      </w:r>
    </w:p>
    <w:p>
      <w:pPr>
        <w:pStyle w:val="style179"/>
        <w:numPr>
          <w:ilvl w:val="0"/>
          <w:numId w:val="144"/>
        </w:numPr>
        <w:rPr>
          <w:sz w:val="24"/>
          <w:szCs w:val="24"/>
        </w:rPr>
      </w:pPr>
      <w:r>
        <w:rPr>
          <w:sz w:val="24"/>
          <w:szCs w:val="24"/>
          <w:lang w:val="en-US"/>
        </w:rPr>
        <w:t>Boiling points: There is no meaningful trend in boiling points for the Group 2 elements.</w:t>
      </w:r>
    </w:p>
    <w:p>
      <w:pPr>
        <w:pStyle w:val="style0"/>
        <w:rPr>
          <w:sz w:val="24"/>
          <w:szCs w:val="24"/>
        </w:rPr>
      </w:pPr>
    </w:p>
    <w:p>
      <w:pPr>
        <w:pStyle w:val="style0"/>
        <w:rPr>
          <w:sz w:val="24"/>
          <w:szCs w:val="24"/>
        </w:rPr>
      </w:pPr>
      <w:r>
        <w:rPr>
          <w:sz w:val="24"/>
          <w:szCs w:val="24"/>
          <w:lang w:val="en-US"/>
        </w:rPr>
        <w:t xml:space="preserve">Atomization energy: The atomization energy is the energy needed to produce 1 mole of atoms in the gas phase from the element in its standard state (the expected state at approximately room temperature and pressure). As with boiling points, there is no simple pattern for atomization energies for the Group 2 elements. </w:t>
      </w:r>
    </w:p>
    <w:p>
      <w:pPr>
        <w:pStyle w:val="style0"/>
        <w:rPr>
          <w:b/>
          <w:bCs/>
          <w:sz w:val="24"/>
          <w:szCs w:val="24"/>
        </w:rPr>
      </w:pPr>
      <w:r>
        <w:rPr>
          <w:b/>
          <w:bCs/>
          <w:sz w:val="24"/>
          <w:szCs w:val="24"/>
          <w:lang w:val="en-US"/>
        </w:rPr>
        <w:t>The strength of the metallic bonds</w:t>
      </w:r>
    </w:p>
    <w:p>
      <w:pPr>
        <w:pStyle w:val="style0"/>
        <w:rPr>
          <w:sz w:val="24"/>
          <w:szCs w:val="24"/>
        </w:rPr>
      </w:pPr>
      <w:r>
        <w:rPr>
          <w:sz w:val="24"/>
          <w:szCs w:val="24"/>
          <w:lang w:val="en-US"/>
        </w:rPr>
        <w:t>Melting points are not accurate indicators of the strength of the metallic bonds. When a metal melts, the bonds are not completely broken—only loosened enough for the atoms to move around. Metallic bonds are still present in the molten metal, breaking only when the metal boils.</w:t>
      </w:r>
    </w:p>
    <w:p>
      <w:pPr>
        <w:pStyle w:val="style0"/>
        <w:rPr>
          <w:sz w:val="24"/>
          <w:szCs w:val="24"/>
        </w:rPr>
      </w:pPr>
      <w:r>
        <w:rPr>
          <w:sz w:val="24"/>
          <w:szCs w:val="24"/>
          <w:lang w:val="en-US"/>
        </w:rPr>
        <w:t>Both boiling point is much better indicator of metallic bond strength.</w:t>
      </w:r>
    </w:p>
    <w:p>
      <w:pPr>
        <w:pStyle w:val="style0"/>
        <w:rPr>
          <w:sz w:val="24"/>
          <w:szCs w:val="24"/>
        </w:rPr>
      </w:pPr>
    </w:p>
    <w:p>
      <w:pPr>
        <w:pStyle w:val="style0"/>
        <w:rPr>
          <w:b/>
          <w:bCs/>
          <w:sz w:val="24"/>
          <w:szCs w:val="24"/>
        </w:rPr>
      </w:pPr>
      <w:r>
        <w:rPr>
          <w:b/>
          <w:bCs/>
          <w:sz w:val="24"/>
          <w:szCs w:val="24"/>
          <w:lang w:val="en-US"/>
        </w:rPr>
        <w:t>Group 2: General Properties</w:t>
      </w:r>
    </w:p>
    <w:p>
      <w:pPr>
        <w:pStyle w:val="style0"/>
        <w:rPr>
          <w:sz w:val="24"/>
          <w:szCs w:val="24"/>
        </w:rPr>
      </w:pPr>
      <w:r>
        <w:rPr>
          <w:sz w:val="24"/>
          <w:szCs w:val="24"/>
          <w:lang w:val="en-US"/>
        </w:rPr>
        <w:t>Group 2 contains soft, silver metals that are less metallic in character than the Group 1 elements. All the elements in Group 2 have two electrons in their valence shells, giving them an oxidation state of +2. They are divalent i.e they ionized by losing two valence electrons.</w:t>
      </w:r>
    </w:p>
    <w:p>
      <w:pPr>
        <w:pStyle w:val="style0"/>
        <w:rPr>
          <w:sz w:val="24"/>
          <w:szCs w:val="24"/>
        </w:rPr>
      </w:pPr>
      <w:r>
        <w:rPr>
          <w:sz w:val="24"/>
          <w:szCs w:val="24"/>
          <w:lang w:val="en-US"/>
        </w:rPr>
        <w:t xml:space="preserve"> This enables the metals to easily lose electrons, which increases their stability and allows them to form compounds via ionic bonds. </w:t>
      </w:r>
    </w:p>
    <w:p>
      <w:pPr>
        <w:pStyle w:val="style0"/>
        <w:rPr>
          <w:b/>
          <w:bCs/>
          <w:sz w:val="20"/>
          <w:szCs w:val="20"/>
        </w:rPr>
      </w:pPr>
      <w:r>
        <w:rPr>
          <w:b/>
          <w:bCs/>
          <w:sz w:val="20"/>
          <w:szCs w:val="20"/>
          <w:lang w:val="en-US"/>
        </w:rPr>
        <w:t>Metallic properties</w:t>
      </w:r>
    </w:p>
    <w:p>
      <w:pPr>
        <w:pStyle w:val="style0"/>
        <w:rPr>
          <w:sz w:val="24"/>
          <w:szCs w:val="24"/>
        </w:rPr>
      </w:pPr>
      <w:r>
        <w:rPr>
          <w:sz w:val="24"/>
          <w:szCs w:val="24"/>
          <w:lang w:val="en-US"/>
        </w:rPr>
        <w:t>The alkaline earth metals are harder than the alkali metals. Hardness decreases, with increase in atomic number. They show good metallic lustre and high electrical as well as thermal conductivity because the two selectrons can easily move through the crystal lattice.</w:t>
      </w:r>
    </w:p>
    <w:p>
      <w:pPr>
        <w:pStyle w:val="style0"/>
        <w:rPr>
          <w:b/>
          <w:bCs/>
          <w:sz w:val="20"/>
          <w:szCs w:val="20"/>
        </w:rPr>
      </w:pPr>
      <w:r>
        <w:rPr>
          <w:b/>
          <w:bCs/>
          <w:sz w:val="20"/>
          <w:szCs w:val="20"/>
          <w:lang w:val="en-US"/>
        </w:rPr>
        <w:t>Melting and Boiling Points</w:t>
      </w:r>
    </w:p>
    <w:p>
      <w:pPr>
        <w:pStyle w:val="style0"/>
        <w:rPr>
          <w:sz w:val="24"/>
          <w:szCs w:val="24"/>
        </w:rPr>
      </w:pPr>
      <w:r>
        <w:rPr>
          <w:sz w:val="24"/>
          <w:szCs w:val="24"/>
          <w:lang w:val="en-US"/>
        </w:rPr>
        <w:t>Both melting and boiling points do not show regular trends because atoms adopt different crystal structures. They possess low melting and boiling points. These are, however, higher than those of alkali metals because the number of bonding electrons in these elements is twice as great as group 1 elements.</w:t>
      </w:r>
    </w:p>
    <w:p>
      <w:pPr>
        <w:pStyle w:val="style0"/>
        <w:rPr>
          <w:b/>
          <w:bCs/>
          <w:sz w:val="20"/>
          <w:szCs w:val="20"/>
        </w:rPr>
      </w:pPr>
      <w:r>
        <w:rPr>
          <w:b/>
          <w:bCs/>
          <w:sz w:val="20"/>
          <w:szCs w:val="20"/>
          <w:lang w:val="en-US"/>
        </w:rPr>
        <w:t>Atomic radius</w:t>
      </w:r>
    </w:p>
    <w:p>
      <w:pPr>
        <w:pStyle w:val="style0"/>
        <w:rPr>
          <w:sz w:val="24"/>
          <w:szCs w:val="24"/>
        </w:rPr>
      </w:pPr>
      <w:r>
        <w:rPr>
          <w:sz w:val="24"/>
          <w:szCs w:val="24"/>
          <w:lang w:val="en-US"/>
        </w:rPr>
        <w:t>The atoms of these elements are somewhat smaller than the atoms of the corresponding alkali metals in the same period. This is due to higher nuclear charge of these atoms which tends to draw the orbital electrons inwards. Due to the smaller atomic radius, the elements, are harder, have higher melting points and higher densities than the elements of group 1.</w:t>
      </w:r>
    </w:p>
    <w:p>
      <w:pPr>
        <w:pStyle w:val="style0"/>
        <w:rPr>
          <w:sz w:val="24"/>
          <w:szCs w:val="24"/>
        </w:rPr>
      </w:pPr>
      <w:r>
        <w:rPr>
          <w:sz w:val="24"/>
          <w:szCs w:val="24"/>
          <w:lang w:val="en-US"/>
        </w:rPr>
        <w:t>Atomic radius is seen to increase on moving down the group on account of the presence of an extra shell of electron at each step.</w:t>
      </w:r>
    </w:p>
    <w:p>
      <w:pPr>
        <w:pStyle w:val="style0"/>
        <w:rPr>
          <w:b/>
          <w:bCs/>
          <w:sz w:val="20"/>
          <w:szCs w:val="20"/>
        </w:rPr>
      </w:pPr>
      <w:r>
        <w:rPr>
          <w:b/>
          <w:bCs/>
          <w:sz w:val="20"/>
          <w:szCs w:val="20"/>
          <w:lang w:val="en-US"/>
        </w:rPr>
        <w:t>Ionic radius</w:t>
      </w:r>
    </w:p>
    <w:p>
      <w:pPr>
        <w:pStyle w:val="style0"/>
        <w:rPr>
          <w:sz w:val="24"/>
          <w:szCs w:val="24"/>
        </w:rPr>
      </w:pPr>
      <w:r>
        <w:rPr>
          <w:sz w:val="24"/>
          <w:szCs w:val="24"/>
          <w:lang w:val="en-US"/>
        </w:rPr>
        <w:t>The ions are also large but smaller than those of the elements in group</w:t>
      </w:r>
    </w:p>
    <w:p>
      <w:pPr>
        <w:pStyle w:val="style0"/>
        <w:rPr>
          <w:sz w:val="24"/>
          <w:szCs w:val="24"/>
        </w:rPr>
      </w:pPr>
      <w:r>
        <w:rPr>
          <w:sz w:val="24"/>
          <w:szCs w:val="24"/>
          <w:lang w:val="en-US"/>
        </w:rPr>
        <w:t>1. This is due to the fact that the removal of two orbital electrons in the formation of bivalent cations M</w:t>
      </w:r>
      <w:r>
        <w:rPr>
          <w:sz w:val="24"/>
          <w:szCs w:val="24"/>
          <w:vertAlign w:val="superscript"/>
          <w:lang w:val="en-US"/>
        </w:rPr>
        <w:t>2+</w:t>
      </w:r>
      <w:r>
        <w:rPr>
          <w:sz w:val="24"/>
          <w:szCs w:val="24"/>
          <w:lang w:val="en-US"/>
        </w:rPr>
        <w:t>, (Be</w:t>
      </w:r>
      <w:r>
        <w:rPr>
          <w:sz w:val="24"/>
          <w:szCs w:val="24"/>
          <w:vertAlign w:val="superscript"/>
          <w:lang w:val="en-US"/>
        </w:rPr>
        <w:t>2+</w:t>
      </w:r>
      <w:r>
        <w:rPr>
          <w:sz w:val="24"/>
          <w:szCs w:val="24"/>
          <w:lang w:val="en-US"/>
        </w:rPr>
        <w:t>, Mg</w:t>
      </w:r>
      <w:r>
        <w:rPr>
          <w:sz w:val="24"/>
          <w:szCs w:val="24"/>
          <w:vertAlign w:val="superscript"/>
          <w:lang w:val="en-US"/>
        </w:rPr>
        <w:t>2+</w:t>
      </w:r>
      <w:r>
        <w:rPr>
          <w:sz w:val="24"/>
          <w:szCs w:val="24"/>
          <w:lang w:val="en-US"/>
        </w:rPr>
        <w:t>, Ca</w:t>
      </w:r>
      <w:r>
        <w:rPr>
          <w:sz w:val="24"/>
          <w:szCs w:val="24"/>
          <w:vertAlign w:val="superscript"/>
          <w:lang w:val="en-US"/>
        </w:rPr>
        <w:t>2+</w:t>
      </w:r>
      <w:r>
        <w:rPr>
          <w:sz w:val="24"/>
          <w:szCs w:val="24"/>
          <w:lang w:val="en-US"/>
        </w:rPr>
        <w:t>, Sr</w:t>
      </w:r>
      <w:r>
        <w:rPr>
          <w:sz w:val="24"/>
          <w:szCs w:val="24"/>
          <w:vertAlign w:val="superscript"/>
          <w:lang w:val="en-US"/>
        </w:rPr>
        <w:t>2+</w:t>
      </w:r>
      <w:r>
        <w:rPr>
          <w:sz w:val="24"/>
          <w:szCs w:val="24"/>
          <w:lang w:val="en-US"/>
        </w:rPr>
        <w:t>, etc) increases the effective nuclear charge which pulls the electrons inwards and thus reduces the size of the ions. The ionic radius is seen to increase on moving down the group 2.</w:t>
      </w:r>
    </w:p>
    <w:p>
      <w:pPr>
        <w:pStyle w:val="style0"/>
        <w:rPr>
          <w:b/>
          <w:bCs/>
          <w:sz w:val="20"/>
          <w:szCs w:val="20"/>
        </w:rPr>
      </w:pPr>
      <w:r>
        <w:rPr>
          <w:b/>
          <w:bCs/>
          <w:sz w:val="20"/>
          <w:szCs w:val="20"/>
          <w:lang w:val="en-US"/>
        </w:rPr>
        <w:t>Atomic volume</w:t>
      </w:r>
    </w:p>
    <w:p>
      <w:pPr>
        <w:pStyle w:val="style0"/>
        <w:rPr>
          <w:sz w:val="24"/>
          <w:szCs w:val="24"/>
        </w:rPr>
      </w:pPr>
      <w:r>
        <w:rPr>
          <w:sz w:val="24"/>
          <w:szCs w:val="24"/>
          <w:lang w:val="en-US"/>
        </w:rPr>
        <w:t>Due to the addition of an extra shell of electrons to each element from Be to Ra, the atomic volume increases from Be to Ra.</w:t>
      </w:r>
    </w:p>
    <w:p>
      <w:pPr>
        <w:pStyle w:val="style0"/>
        <w:rPr>
          <w:b/>
          <w:bCs/>
          <w:sz w:val="20"/>
          <w:szCs w:val="20"/>
        </w:rPr>
      </w:pPr>
      <w:r>
        <w:rPr>
          <w:b/>
          <w:bCs/>
          <w:sz w:val="20"/>
          <w:szCs w:val="20"/>
          <w:lang w:val="en-US"/>
        </w:rPr>
        <w:t>Flame colouration</w:t>
      </w:r>
    </w:p>
    <w:p>
      <w:pPr>
        <w:pStyle w:val="style0"/>
        <w:rPr>
          <w:sz w:val="24"/>
          <w:szCs w:val="24"/>
        </w:rPr>
      </w:pPr>
      <w:r>
        <w:rPr>
          <w:sz w:val="24"/>
          <w:szCs w:val="24"/>
          <w:lang w:val="en-US"/>
        </w:rPr>
        <w:t>These elements and their compounds impart characteristic colours to flame. Thus, barium - apple green, calcium - brick red, strontium – crimson red, radium - crimson red.</w:t>
      </w:r>
    </w:p>
    <w:p>
      <w:pPr>
        <w:pStyle w:val="style0"/>
        <w:rPr>
          <w:sz w:val="24"/>
          <w:szCs w:val="24"/>
        </w:rPr>
      </w:pPr>
      <w:r>
        <w:rPr>
          <w:sz w:val="24"/>
          <w:szCs w:val="24"/>
          <w:lang w:val="en-US"/>
        </w:rPr>
        <w:t>The reason for imparting the colour to flame is that when elements or their compounds are put into flame, the electrons get energy and excite to higher energy levels. When they return to the ground state they emit the absorbed energy in the form of radiations having particular wavelength.</w:t>
      </w:r>
    </w:p>
    <w:p>
      <w:pPr>
        <w:pStyle w:val="style0"/>
        <w:rPr>
          <w:sz w:val="24"/>
          <w:szCs w:val="24"/>
        </w:rPr>
      </w:pPr>
      <w:r>
        <w:rPr>
          <w:sz w:val="24"/>
          <w:szCs w:val="24"/>
          <w:lang w:val="en-US"/>
        </w:rPr>
        <w:t>Beryllium and magnesium atoms are smaller and their electrons being strongly bound to the nucleus are not excited to higher energy levels.</w:t>
      </w:r>
    </w:p>
    <w:p>
      <w:pPr>
        <w:pStyle w:val="style0"/>
        <w:rPr>
          <w:sz w:val="24"/>
          <w:szCs w:val="24"/>
        </w:rPr>
      </w:pPr>
      <w:r>
        <w:rPr>
          <w:sz w:val="24"/>
          <w:szCs w:val="24"/>
          <w:lang w:val="en-US"/>
        </w:rPr>
        <w:t>Therefore they do not give the flame test.</w:t>
      </w:r>
    </w:p>
    <w:p>
      <w:pPr>
        <w:pStyle w:val="style0"/>
        <w:rPr>
          <w:sz w:val="24"/>
          <w:szCs w:val="24"/>
        </w:rPr>
      </w:pPr>
    </w:p>
    <w:p>
      <w:pPr>
        <w:pStyle w:val="style0"/>
        <w:rPr>
          <w:sz w:val="24"/>
          <w:szCs w:val="24"/>
        </w:rPr>
      </w:pPr>
      <w:r>
        <w:rPr>
          <w:sz w:val="24"/>
          <w:szCs w:val="24"/>
          <w:lang w:val="en-US"/>
        </w:rPr>
        <w:t>Diagonal relationship between Beryllium and Aluminium</w:t>
      </w:r>
    </w:p>
    <w:p>
      <w:pPr>
        <w:pStyle w:val="style0"/>
        <w:rPr>
          <w:sz w:val="24"/>
          <w:szCs w:val="24"/>
        </w:rPr>
      </w:pPr>
      <w:r>
        <w:rPr>
          <w:sz w:val="24"/>
          <w:szCs w:val="24"/>
          <w:lang w:val="en-US"/>
        </w:rPr>
        <w:t>In case of beryllium, a member of second period of the periodic table, which resembles more with Aluminium group (13 group) than the member of its own group (2nd). The anamolous behaviour of beryllium is mainly ascribed to its very small size and partly due to its high electronegativity.</w:t>
      </w:r>
    </w:p>
    <w:p>
      <w:pPr>
        <w:pStyle w:val="style0"/>
        <w:rPr>
          <w:sz w:val="24"/>
          <w:szCs w:val="24"/>
        </w:rPr>
      </w:pPr>
      <w:r>
        <w:rPr>
          <w:sz w:val="24"/>
          <w:szCs w:val="24"/>
          <w:lang w:val="en-US"/>
        </w:rPr>
        <w:t>These two factors tend to increase the polarising power of Be</w:t>
      </w:r>
      <w:r>
        <w:rPr>
          <w:sz w:val="24"/>
          <w:szCs w:val="24"/>
          <w:vertAlign w:val="superscript"/>
          <w:lang w:val="en-US"/>
        </w:rPr>
        <w:t>2+</w:t>
      </w:r>
      <w:r>
        <w:rPr>
          <w:sz w:val="24"/>
          <w:szCs w:val="24"/>
          <w:lang w:val="en-US"/>
        </w:rPr>
        <w:t xml:space="preserve"> , tends to form ions to such extent that it is significantly equal to the polarising power of Al</w:t>
      </w:r>
      <w:r>
        <w:rPr>
          <w:sz w:val="24"/>
          <w:szCs w:val="24"/>
          <w:vertAlign w:val="superscript"/>
          <w:lang w:val="en-US"/>
        </w:rPr>
        <w:t xml:space="preserve">3+ </w:t>
      </w:r>
      <w:r>
        <w:rPr>
          <w:sz w:val="24"/>
          <w:szCs w:val="24"/>
          <w:lang w:val="en-US"/>
        </w:rPr>
        <w:t>ions. Thus the two elements resemble very much.</w:t>
      </w:r>
    </w:p>
    <w:p>
      <w:pPr>
        <w:pStyle w:val="style0"/>
        <w:rPr>
          <w:b/>
          <w:bCs/>
          <w:sz w:val="20"/>
          <w:szCs w:val="20"/>
        </w:rPr>
      </w:pPr>
      <w:r>
        <w:rPr>
          <w:b/>
          <w:bCs/>
          <w:sz w:val="20"/>
          <w:szCs w:val="20"/>
          <w:lang w:val="en-US"/>
        </w:rPr>
        <w:t>Alkaline Earth Metal Reactions</w:t>
      </w:r>
    </w:p>
    <w:p>
      <w:pPr>
        <w:pStyle w:val="style0"/>
        <w:rPr>
          <w:sz w:val="24"/>
          <w:szCs w:val="24"/>
        </w:rPr>
      </w:pPr>
      <w:r>
        <w:rPr>
          <w:sz w:val="24"/>
          <w:szCs w:val="24"/>
          <w:lang w:val="en-US"/>
        </w:rPr>
        <w:t>The reactions of the alkaline earth metals differ from those of the Group 1 metals. Radium is radioactive and is not considered in this section.  </w:t>
      </w:r>
    </w:p>
    <w:p>
      <w:pPr>
        <w:pStyle w:val="style179"/>
        <w:numPr>
          <w:ilvl w:val="0"/>
          <w:numId w:val="145"/>
        </w:numPr>
        <w:rPr>
          <w:sz w:val="24"/>
          <w:szCs w:val="24"/>
          <w:lang w:val="en-US"/>
        </w:rPr>
      </w:pPr>
      <w:r>
        <w:rPr>
          <w:sz w:val="24"/>
          <w:szCs w:val="24"/>
          <w:lang w:val="en-US"/>
        </w:rPr>
        <w:t>Reactions with Hydrogen: All the alkaline earth metals react with hydrogen to create metallic hydrides. Below is an example of a reaction of this type:</w:t>
      </w:r>
    </w:p>
    <w:p>
      <w:pPr>
        <w:pStyle w:val="style0"/>
        <w:rPr>
          <w:sz w:val="24"/>
          <w:szCs w:val="24"/>
        </w:rPr>
      </w:pPr>
      <w:r>
        <w:rPr>
          <w:sz w:val="24"/>
          <w:szCs w:val="24"/>
          <w:lang w:val="en-US"/>
        </w:rPr>
        <w:t>Ca</w:t>
      </w:r>
      <w:r>
        <w:rPr>
          <w:sz w:val="24"/>
          <w:szCs w:val="24"/>
          <w:vertAlign w:val="subscript"/>
          <w:lang w:val="en-US"/>
        </w:rPr>
        <w:t xml:space="preserve">(s) </w:t>
      </w:r>
      <w:r>
        <w:rPr>
          <w:sz w:val="24"/>
          <w:szCs w:val="24"/>
          <w:lang w:val="en-US"/>
        </w:rPr>
        <w:t>+ H</w:t>
      </w:r>
      <w:r>
        <w:rPr>
          <w:sz w:val="24"/>
          <w:szCs w:val="24"/>
          <w:vertAlign w:val="subscript"/>
          <w:lang w:val="en-US"/>
        </w:rPr>
        <w:t>2(g)</w:t>
      </w:r>
      <w:r>
        <w:rPr>
          <w:sz w:val="24"/>
          <w:szCs w:val="24"/>
          <w:lang w:val="en-US"/>
        </w:rPr>
        <w:t>→CaH</w:t>
      </w:r>
      <w:r>
        <w:rPr>
          <w:sz w:val="24"/>
          <w:szCs w:val="24"/>
          <w:vertAlign w:val="subscript"/>
          <w:lang w:val="en-US"/>
        </w:rPr>
        <w:t>2(s)</w:t>
      </w:r>
    </w:p>
    <w:p>
      <w:pPr>
        <w:pStyle w:val="style0"/>
        <w:rPr>
          <w:sz w:val="24"/>
          <w:szCs w:val="24"/>
        </w:rPr>
      </w:pPr>
    </w:p>
    <w:p>
      <w:pPr>
        <w:pStyle w:val="style0"/>
        <w:numPr>
          <w:ilvl w:val="0"/>
          <w:numId w:val="0"/>
        </w:numPr>
        <w:rPr>
          <w:sz w:val="24"/>
          <w:szCs w:val="24"/>
          <w:lang w:val="en-US"/>
        </w:rPr>
      </w:pPr>
      <w:r>
        <w:rPr>
          <w:sz w:val="24"/>
          <w:szCs w:val="24"/>
          <w:lang w:val="en-US"/>
        </w:rPr>
        <w:t xml:space="preserve">2. Reactions with Oxygen: The alkaline earth metals react with oxygen to produce metal oxides. </w:t>
      </w:r>
      <w:r>
        <w:rPr>
          <w:b/>
          <w:bCs/>
          <w:i/>
          <w:iCs/>
          <w:sz w:val="24"/>
          <w:szCs w:val="24"/>
          <w:lang w:val="en-US"/>
        </w:rPr>
        <w:t xml:space="preserve">An oxide is a compound containing oxygen in a -2 oxidation state. </w:t>
      </w:r>
      <w:r>
        <w:rPr>
          <w:sz w:val="24"/>
          <w:szCs w:val="24"/>
          <w:lang w:val="en-US"/>
        </w:rPr>
        <w:t>The following is an example of reaction of an alkaline earth metal with oxygen (beryllium does not react with oxygen, but the other metals react in this manner):</w:t>
      </w:r>
    </w:p>
    <w:p>
      <w:pPr>
        <w:pStyle w:val="style0"/>
        <w:numPr>
          <w:ilvl w:val="0"/>
          <w:numId w:val="0"/>
        </w:numPr>
        <w:rPr>
          <w:sz w:val="24"/>
          <w:szCs w:val="24"/>
        </w:rPr>
      </w:pPr>
      <w:r>
        <w:rPr>
          <w:sz w:val="24"/>
          <w:szCs w:val="24"/>
          <w:lang w:val="en-US"/>
        </w:rPr>
        <w:t>2Ca</w:t>
      </w:r>
      <w:r>
        <w:rPr>
          <w:sz w:val="24"/>
          <w:szCs w:val="24"/>
          <w:vertAlign w:val="subscript"/>
          <w:lang w:val="en-US"/>
        </w:rPr>
        <w:t xml:space="preserve">(s) </w:t>
      </w:r>
      <w:r>
        <w:rPr>
          <w:sz w:val="24"/>
          <w:szCs w:val="24"/>
          <w:lang w:val="en-US"/>
        </w:rPr>
        <w:t>+ O</w:t>
      </w:r>
      <w:r>
        <w:rPr>
          <w:sz w:val="24"/>
          <w:szCs w:val="24"/>
          <w:vertAlign w:val="subscript"/>
          <w:lang w:val="en-US"/>
        </w:rPr>
        <w:t>2(g)</w:t>
      </w:r>
      <w:r>
        <w:rPr>
          <w:sz w:val="24"/>
          <w:szCs w:val="24"/>
          <w:lang w:val="en-US"/>
        </w:rPr>
        <w:t>→2CaO</w:t>
      </w:r>
      <w:r>
        <w:rPr>
          <w:sz w:val="24"/>
          <w:szCs w:val="24"/>
          <w:vertAlign w:val="subscript"/>
          <w:lang w:val="en-US"/>
        </w:rPr>
        <w:t>(s)</w:t>
      </w:r>
    </w:p>
    <w:p>
      <w:pPr>
        <w:pStyle w:val="style0"/>
        <w:rPr>
          <w:sz w:val="24"/>
          <w:szCs w:val="24"/>
          <w:lang w:val="en-US"/>
        </w:rPr>
      </w:pPr>
      <w:r>
        <w:rPr>
          <w:sz w:val="24"/>
          <w:szCs w:val="24"/>
          <w:lang w:val="en-US"/>
        </w:rPr>
        <w:t>With excess oxygen, group 2 metals also form peroxides;</w:t>
      </w:r>
    </w:p>
    <w:p>
      <w:pPr>
        <w:pStyle w:val="style0"/>
        <w:rPr>
          <w:sz w:val="24"/>
          <w:szCs w:val="24"/>
        </w:rPr>
      </w:pPr>
      <w:r>
        <w:rPr>
          <w:sz w:val="24"/>
          <w:szCs w:val="24"/>
          <w:lang w:val="en-US"/>
        </w:rPr>
        <w:t xml:space="preserve"> Ba + O</w:t>
      </w:r>
      <w:r>
        <w:rPr>
          <w:sz w:val="24"/>
          <w:szCs w:val="24"/>
          <w:vertAlign w:val="subscript"/>
          <w:lang w:val="en-US"/>
        </w:rPr>
        <w:t>2</w:t>
      </w:r>
      <w:r>
        <w:rPr>
          <w:sz w:val="24"/>
          <w:szCs w:val="24"/>
          <w:lang w:val="en-US"/>
        </w:rPr>
        <w:t xml:space="preserve"> →BaO</w:t>
      </w:r>
      <w:r>
        <w:rPr>
          <w:sz w:val="24"/>
          <w:szCs w:val="24"/>
          <w:vertAlign w:val="subscript"/>
          <w:lang w:val="en-US"/>
        </w:rPr>
        <w:t>2</w:t>
      </w:r>
    </w:p>
    <w:p>
      <w:pPr>
        <w:pStyle w:val="style0"/>
        <w:rPr>
          <w:sz w:val="24"/>
          <w:szCs w:val="24"/>
          <w:lang w:val="en-US"/>
        </w:rPr>
      </w:pPr>
      <w:r>
        <w:rPr>
          <w:sz w:val="24"/>
          <w:szCs w:val="24"/>
          <w:lang w:val="en-US"/>
        </w:rPr>
        <w:t>3. Reactions with Nitrogen: These reactions cannot occur in ordinary condition; extremely high temperatures are required. A theoretical reaction of an alkaline earth metal with nitrogen would proceed in the following manner:</w:t>
      </w:r>
    </w:p>
    <w:p>
      <w:pPr>
        <w:pStyle w:val="style0"/>
        <w:rPr>
          <w:sz w:val="24"/>
          <w:szCs w:val="24"/>
        </w:rPr>
      </w:pPr>
      <w:r>
        <w:rPr>
          <w:sz w:val="24"/>
          <w:szCs w:val="24"/>
          <w:lang w:val="en-US"/>
        </w:rPr>
        <w:t>3Mg</w:t>
      </w:r>
      <w:r>
        <w:rPr>
          <w:sz w:val="24"/>
          <w:szCs w:val="24"/>
          <w:vertAlign w:val="subscript"/>
          <w:lang w:val="en-US"/>
        </w:rPr>
        <w:t xml:space="preserve">(s) </w:t>
      </w:r>
      <w:r>
        <w:rPr>
          <w:sz w:val="24"/>
          <w:szCs w:val="24"/>
          <w:lang w:val="en-US"/>
        </w:rPr>
        <w:t>+ N</w:t>
      </w:r>
      <w:r>
        <w:rPr>
          <w:sz w:val="24"/>
          <w:szCs w:val="24"/>
          <w:vertAlign w:val="subscript"/>
          <w:lang w:val="en-US"/>
        </w:rPr>
        <w:t>2(g)</w:t>
      </w:r>
      <w:r>
        <w:rPr>
          <w:sz w:val="24"/>
          <w:szCs w:val="24"/>
          <w:lang w:val="en-US"/>
        </w:rPr>
        <w:t>→Mg</w:t>
      </w:r>
      <w:r>
        <w:rPr>
          <w:sz w:val="24"/>
          <w:szCs w:val="24"/>
          <w:vertAlign w:val="subscript"/>
          <w:lang w:val="en-US"/>
        </w:rPr>
        <w:t>3</w:t>
      </w:r>
      <w:r>
        <w:rPr>
          <w:sz w:val="24"/>
          <w:szCs w:val="24"/>
          <w:lang w:val="en-US"/>
        </w:rPr>
        <w:t>N</w:t>
      </w:r>
      <w:r>
        <w:rPr>
          <w:sz w:val="24"/>
          <w:szCs w:val="24"/>
          <w:vertAlign w:val="subscript"/>
          <w:lang w:val="en-US"/>
        </w:rPr>
        <w:t>2(s)</w:t>
      </w:r>
    </w:p>
    <w:p>
      <w:pPr>
        <w:pStyle w:val="style0"/>
        <w:rPr>
          <w:sz w:val="24"/>
          <w:szCs w:val="24"/>
        </w:rPr>
      </w:pPr>
      <w:r>
        <w:rPr>
          <w:sz w:val="24"/>
          <w:szCs w:val="24"/>
          <w:lang w:val="en-US"/>
        </w:rPr>
        <w:t>4. Reactions with Halogens: Alkaline earth metals react with halogens to form metal halides. A halide is a compound containing an ionic halogen. A reaction of this type between magnesium and chlorine is given below:</w:t>
      </w:r>
    </w:p>
    <w:p>
      <w:pPr>
        <w:pStyle w:val="style0"/>
        <w:rPr>
          <w:sz w:val="24"/>
          <w:szCs w:val="24"/>
        </w:rPr>
      </w:pPr>
      <w:r>
        <w:rPr>
          <w:sz w:val="24"/>
          <w:szCs w:val="24"/>
          <w:lang w:val="en-US"/>
        </w:rPr>
        <w:t>Mg</w:t>
      </w:r>
      <w:r>
        <w:rPr>
          <w:sz w:val="24"/>
          <w:szCs w:val="24"/>
          <w:vertAlign w:val="subscript"/>
          <w:lang w:val="en-US"/>
        </w:rPr>
        <w:t>(s)</w:t>
      </w:r>
      <w:r>
        <w:rPr>
          <w:sz w:val="24"/>
          <w:szCs w:val="24"/>
          <w:lang w:val="en-US"/>
        </w:rPr>
        <w:t xml:space="preserve"> + Cl</w:t>
      </w:r>
      <w:r>
        <w:rPr>
          <w:sz w:val="24"/>
          <w:szCs w:val="24"/>
          <w:vertAlign w:val="subscript"/>
          <w:lang w:val="en-US"/>
        </w:rPr>
        <w:t>2(g)</w:t>
      </w:r>
      <w:r>
        <w:rPr>
          <w:sz w:val="24"/>
          <w:szCs w:val="24"/>
          <w:lang w:val="en-US"/>
        </w:rPr>
        <w:t>→MgCl</w:t>
      </w:r>
      <w:r>
        <w:rPr>
          <w:sz w:val="24"/>
          <w:szCs w:val="24"/>
          <w:vertAlign w:val="subscript"/>
          <w:lang w:val="en-US"/>
        </w:rPr>
        <w:t>2(s)</w:t>
      </w:r>
    </w:p>
    <w:p>
      <w:pPr>
        <w:pStyle w:val="style0"/>
        <w:rPr>
          <w:sz w:val="24"/>
          <w:szCs w:val="24"/>
        </w:rPr>
      </w:pPr>
    </w:p>
    <w:p>
      <w:pPr>
        <w:pStyle w:val="style0"/>
        <w:rPr>
          <w:sz w:val="24"/>
          <w:szCs w:val="24"/>
          <w:lang w:val="en-US"/>
        </w:rPr>
      </w:pPr>
      <w:r>
        <w:rPr>
          <w:sz w:val="24"/>
          <w:szCs w:val="24"/>
          <w:lang w:val="en-US"/>
        </w:rPr>
        <w:t>5. Reactions with Water: Beryllium does not react with water;however, magnesium, calcium, strontium, and barium do react to form metal hydroxides and hydrogen gas. The reaction of barium and  calcium with water is illustrated in the following equation:</w:t>
      </w:r>
    </w:p>
    <w:p>
      <w:pPr>
        <w:pStyle w:val="style0"/>
        <w:rPr>
          <w:sz w:val="24"/>
          <w:szCs w:val="24"/>
        </w:rPr>
      </w:pPr>
      <w:r>
        <w:rPr>
          <w:sz w:val="24"/>
          <w:szCs w:val="24"/>
          <w:lang w:val="en-US"/>
        </w:rPr>
        <w:t>Ba</w:t>
      </w:r>
      <w:r>
        <w:rPr>
          <w:sz w:val="24"/>
          <w:szCs w:val="24"/>
          <w:vertAlign w:val="subscript"/>
          <w:lang w:val="en-US"/>
        </w:rPr>
        <w:t>(s)</w:t>
      </w:r>
      <w:r>
        <w:rPr>
          <w:sz w:val="24"/>
          <w:szCs w:val="24"/>
          <w:lang w:val="en-US"/>
        </w:rPr>
        <w:t xml:space="preserve"> + 2H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→Ba(OH)</w:t>
      </w:r>
      <w:r>
        <w:rPr>
          <w:sz w:val="24"/>
          <w:szCs w:val="24"/>
          <w:vertAlign w:val="subscript"/>
          <w:lang w:val="en-US"/>
        </w:rPr>
        <w:t xml:space="preserve">2(aq) </w:t>
      </w:r>
      <w:r>
        <w:rPr>
          <w:sz w:val="24"/>
          <w:szCs w:val="24"/>
          <w:lang w:val="en-US"/>
        </w:rPr>
        <w:t>+ H</w:t>
      </w:r>
      <w:r>
        <w:rPr>
          <w:sz w:val="24"/>
          <w:szCs w:val="24"/>
          <w:vertAlign w:val="subscript"/>
          <w:lang w:val="en-US"/>
        </w:rPr>
        <w:t>2(g)</w:t>
      </w:r>
    </w:p>
    <w:p>
      <w:pPr>
        <w:pStyle w:val="style0"/>
        <w:rPr>
          <w:sz w:val="24"/>
          <w:szCs w:val="24"/>
        </w:rPr>
      </w:pPr>
      <w:r>
        <w:rPr>
          <w:sz w:val="24"/>
          <w:szCs w:val="24"/>
          <w:lang w:val="en-US"/>
        </w:rPr>
        <w:t>Ca</w:t>
      </w:r>
      <w:r>
        <w:rPr>
          <w:sz w:val="24"/>
          <w:szCs w:val="24"/>
          <w:vertAlign w:val="subscript"/>
          <w:lang w:val="en-US"/>
        </w:rPr>
        <w:t xml:space="preserve">(s) </w:t>
      </w:r>
      <w:r>
        <w:rPr>
          <w:sz w:val="24"/>
          <w:szCs w:val="24"/>
          <w:lang w:val="en-US"/>
        </w:rPr>
        <w:t xml:space="preserve">+ </w:t>
      </w:r>
      <w:r>
        <w:rPr>
          <w:rFonts w:hint="default"/>
          <w:sz w:val="24"/>
          <w:szCs w:val="24"/>
          <w:lang w:val="en-US"/>
        </w:rPr>
        <w:t>2H</w:t>
      </w:r>
      <w:r>
        <w:rPr>
          <w:rFonts w:hint="default"/>
          <w:sz w:val="24"/>
          <w:szCs w:val="24"/>
          <w:vertAlign w:val="subscript"/>
          <w:lang w:val="en-US"/>
        </w:rPr>
        <w:t>2</w:t>
      </w:r>
      <w:r>
        <w:rPr>
          <w:rFonts w:hint="default"/>
          <w:sz w:val="24"/>
          <w:szCs w:val="24"/>
          <w:lang w:val="en-US"/>
        </w:rPr>
        <w:t>O</w:t>
      </w:r>
      <w:r>
        <w:rPr>
          <w:rFonts w:hint="default"/>
          <w:sz w:val="24"/>
          <w:szCs w:val="24"/>
          <w:vertAlign w:val="subscript"/>
          <w:lang w:val="en-US"/>
        </w:rPr>
        <w:t>(l)</w:t>
      </w:r>
      <w:r>
        <w:rPr>
          <w:sz w:val="24"/>
          <w:szCs w:val="24"/>
          <w:lang w:val="en-US"/>
        </w:rPr>
        <w:t xml:space="preserve"> =&gt; Ca(OH)</w:t>
      </w:r>
      <w:r>
        <w:rPr>
          <w:sz w:val="24"/>
          <w:szCs w:val="24"/>
          <w:vertAlign w:val="subscript"/>
          <w:lang w:val="en-US"/>
        </w:rPr>
        <w:t xml:space="preserve">2(aq) </w:t>
      </w:r>
      <w:r>
        <w:rPr>
          <w:sz w:val="24"/>
          <w:szCs w:val="24"/>
          <w:lang w:val="en-US"/>
        </w:rPr>
        <w:t xml:space="preserve">+ </w:t>
      </w:r>
      <w:r>
        <w:rPr>
          <w:rFonts w:hint="default"/>
          <w:sz w:val="24"/>
          <w:szCs w:val="24"/>
          <w:lang w:val="en-US"/>
        </w:rPr>
        <w:t>H</w:t>
      </w:r>
      <w:r>
        <w:rPr>
          <w:rFonts w:hint="default"/>
          <w:sz w:val="24"/>
          <w:szCs w:val="24"/>
          <w:vertAlign w:val="subscript"/>
          <w:lang w:val="en-US"/>
        </w:rPr>
        <w:t>2(g)</w:t>
      </w:r>
    </w:p>
    <w:p>
      <w:pPr>
        <w:pStyle w:val="style0"/>
        <w:rPr>
          <w:sz w:val="24"/>
          <w:szCs w:val="24"/>
        </w:rPr>
      </w:pPr>
      <w:r>
        <w:rPr>
          <w:b/>
          <w:bCs/>
          <w:sz w:val="24"/>
          <w:szCs w:val="24"/>
          <w:lang w:val="en-US"/>
        </w:rPr>
        <w:t xml:space="preserve">N/B: </w:t>
      </w:r>
      <w:r>
        <w:rPr>
          <w:sz w:val="24"/>
          <w:szCs w:val="24"/>
          <w:lang w:val="en-US"/>
        </w:rPr>
        <w:t>Be(OH)2 is amphoteric, but the hydroxides of Mg, Ca, Sr and Ba are basic.</w:t>
      </w:r>
    </w:p>
    <w:p>
      <w:pPr>
        <w:pStyle w:val="style0"/>
        <w:rPr>
          <w:sz w:val="24"/>
          <w:szCs w:val="24"/>
          <w:lang w:val="en-US"/>
        </w:rPr>
      </w:pPr>
      <w:r>
        <w:rPr>
          <w:sz w:val="24"/>
          <w:szCs w:val="24"/>
          <w:lang w:val="en-US"/>
        </w:rPr>
        <w:t>6. Reactions with dilute acids:</w:t>
      </w:r>
    </w:p>
    <w:p>
      <w:pPr>
        <w:pStyle w:val="style179"/>
        <w:numPr>
          <w:ilvl w:val="0"/>
          <w:numId w:val="146"/>
        </w:numPr>
        <w:rPr>
          <w:sz w:val="24"/>
          <w:szCs w:val="24"/>
          <w:lang w:val="en-US"/>
        </w:rPr>
      </w:pPr>
      <w:r>
        <w:rPr>
          <w:rFonts w:hint="default"/>
          <w:sz w:val="24"/>
          <w:szCs w:val="24"/>
          <w:lang w:val="en-US"/>
        </w:rPr>
        <w:t>hydrochloric acid:</w:t>
      </w:r>
    </w:p>
    <w:p>
      <w:pPr>
        <w:pStyle w:val="style0"/>
        <w:rPr>
          <w:sz w:val="24"/>
          <w:szCs w:val="24"/>
          <w:lang w:val="en-US"/>
        </w:rPr>
      </w:pPr>
      <w:r>
        <w:rPr>
          <w:sz w:val="24"/>
          <w:szCs w:val="24"/>
          <w:lang w:val="en-US"/>
        </w:rPr>
        <w:t>Each metal reacts with dilute hydrochloric acid, producing bubbles of hydrogen gas and a colorless solution of the metal chloride:</w:t>
      </w:r>
    </w:p>
    <w:p>
      <w:pPr>
        <w:pStyle w:val="style0"/>
        <w:rPr>
          <w:sz w:val="24"/>
          <w:szCs w:val="24"/>
        </w:rPr>
      </w:pPr>
      <w:r>
        <w:rPr>
          <w:sz w:val="24"/>
          <w:szCs w:val="24"/>
          <w:lang w:val="en-US"/>
        </w:rPr>
        <w:t>Ca + 2HCl→CaCl</w:t>
      </w:r>
      <w:r>
        <w:rPr>
          <w:sz w:val="24"/>
          <w:szCs w:val="24"/>
          <w:vertAlign w:val="subscript"/>
          <w:lang w:val="en-US"/>
        </w:rPr>
        <w:t>2</w:t>
      </w:r>
      <w:r>
        <w:rPr>
          <w:sz w:val="24"/>
          <w:szCs w:val="24"/>
          <w:lang w:val="en-US"/>
        </w:rPr>
        <w:t xml:space="preserve"> + H</w:t>
      </w:r>
      <w:r>
        <w:rPr>
          <w:sz w:val="24"/>
          <w:szCs w:val="24"/>
          <w:vertAlign w:val="subscript"/>
          <w:lang w:val="en-US"/>
        </w:rPr>
        <w:t>2</w:t>
      </w:r>
    </w:p>
    <w:p>
      <w:pPr>
        <w:pStyle w:val="style0"/>
        <w:rPr>
          <w:sz w:val="24"/>
          <w:szCs w:val="24"/>
        </w:rPr>
      </w:pPr>
      <w:r>
        <w:rPr>
          <w:sz w:val="24"/>
          <w:szCs w:val="24"/>
          <w:lang w:val="en-US"/>
        </w:rPr>
        <w:t>These reactions become more vigorous down the group (Reactivity of metals increase down the group).</w:t>
      </w:r>
    </w:p>
    <w:p>
      <w:pPr>
        <w:pStyle w:val="style179"/>
        <w:numPr>
          <w:ilvl w:val="0"/>
          <w:numId w:val="147"/>
        </w:numPr>
        <w:rPr>
          <w:sz w:val="24"/>
          <w:szCs w:val="24"/>
        </w:rPr>
      </w:pPr>
      <w:r>
        <w:rPr>
          <w:sz w:val="24"/>
          <w:szCs w:val="24"/>
          <w:lang w:val="en-US"/>
        </w:rPr>
        <w:t xml:space="preserve">tetraoxosulphate (vi) acid:These are more complicated, because of the formation of insoluble </w:t>
      </w:r>
      <w:r>
        <w:rPr>
          <w:rFonts w:hint="default"/>
          <w:sz w:val="24"/>
          <w:szCs w:val="24"/>
          <w:lang w:val="en-US"/>
        </w:rPr>
        <w:t>tetraoxosulphate</w:t>
      </w:r>
      <w:r>
        <w:rPr>
          <w:rFonts w:hint="default"/>
          <w:sz w:val="24"/>
          <w:szCs w:val="24"/>
          <w:lang w:val="en-US"/>
        </w:rPr>
        <w:t xml:space="preserve"> </w:t>
      </w:r>
      <w:r>
        <w:rPr>
          <w:rFonts w:hint="default"/>
          <w:sz w:val="24"/>
          <w:szCs w:val="24"/>
          <w:lang w:val="en-US"/>
        </w:rPr>
        <w:t>(vi)</w:t>
      </w:r>
      <w:r>
        <w:rPr>
          <w:sz w:val="24"/>
          <w:szCs w:val="24"/>
          <w:lang w:val="en-US"/>
        </w:rPr>
        <w:t>.</w:t>
      </w:r>
    </w:p>
    <w:p>
      <w:pPr>
        <w:pStyle w:val="style0"/>
        <w:rPr>
          <w:sz w:val="24"/>
          <w:szCs w:val="24"/>
        </w:rPr>
      </w:pPr>
      <w:r>
        <w:rPr>
          <w:sz w:val="24"/>
          <w:szCs w:val="24"/>
          <w:lang w:val="en-US"/>
        </w:rPr>
        <w:t xml:space="preserve">Beryllium and magnesium: These metals react with with dilute </w:t>
      </w:r>
      <w:r>
        <w:rPr>
          <w:rFonts w:hint="default"/>
          <w:sz w:val="24"/>
          <w:szCs w:val="24"/>
          <w:lang w:val="en-US"/>
        </w:rPr>
        <w:t>tetraoxosulphate</w:t>
      </w:r>
      <w:r>
        <w:rPr>
          <w:rFonts w:hint="default"/>
          <w:sz w:val="24"/>
          <w:szCs w:val="24"/>
          <w:lang w:val="en-US"/>
        </w:rPr>
        <w:t xml:space="preserve"> </w:t>
      </w:r>
      <w:r>
        <w:rPr>
          <w:rFonts w:hint="default"/>
          <w:sz w:val="24"/>
          <w:szCs w:val="24"/>
          <w:lang w:val="en-US"/>
        </w:rPr>
        <w:t>(vi)</w:t>
      </w:r>
      <w:r>
        <w:rPr>
          <w:rFonts w:hint="default"/>
          <w:sz w:val="24"/>
          <w:szCs w:val="24"/>
          <w:lang w:val="en-US"/>
        </w:rPr>
        <w:t xml:space="preserve"> </w:t>
      </w:r>
      <w:r>
        <w:rPr>
          <w:sz w:val="24"/>
          <w:szCs w:val="24"/>
          <w:lang w:val="en-US"/>
        </w:rPr>
        <w:t xml:space="preserve">acid just as they did with dilute hydrochloric acid; the reaction between magnesium and dilute </w:t>
      </w:r>
      <w:r>
        <w:rPr>
          <w:rFonts w:hint="default"/>
          <w:sz w:val="24"/>
          <w:szCs w:val="24"/>
          <w:lang w:val="en-US"/>
        </w:rPr>
        <w:t>tetraoxosulphate</w:t>
      </w:r>
      <w:r>
        <w:rPr>
          <w:rFonts w:hint="default"/>
          <w:sz w:val="24"/>
          <w:szCs w:val="24"/>
          <w:lang w:val="en-US"/>
        </w:rPr>
        <w:t xml:space="preserve"> </w:t>
      </w:r>
      <w:r>
        <w:rPr>
          <w:rFonts w:hint="default"/>
          <w:sz w:val="24"/>
          <w:szCs w:val="24"/>
          <w:lang w:val="en-US"/>
        </w:rPr>
        <w:t>(vi)</w:t>
      </w:r>
      <w:r>
        <w:rPr>
          <w:rFonts w:hint="default"/>
          <w:sz w:val="24"/>
          <w:szCs w:val="24"/>
          <w:lang w:val="en-US"/>
        </w:rPr>
        <w:t xml:space="preserve"> </w:t>
      </w:r>
      <w:r>
        <w:rPr>
          <w:sz w:val="24"/>
          <w:szCs w:val="24"/>
          <w:lang w:val="en-US"/>
        </w:rPr>
        <w:t xml:space="preserve"> is familiar to many beginning chemists. Hydrogen gas is formed, along with colorless solutions of beryllium or magnesium sulfate. For example: Mg + H</w:t>
      </w:r>
      <w:r>
        <w:rPr>
          <w:sz w:val="24"/>
          <w:szCs w:val="24"/>
          <w:vertAlign w:val="subscript"/>
          <w:lang w:val="en-US"/>
        </w:rPr>
        <w:t>2</w:t>
      </w:r>
      <w:r>
        <w:rPr>
          <w:sz w:val="24"/>
          <w:szCs w:val="24"/>
          <w:lang w:val="en-US"/>
        </w:rPr>
        <w:t>SO</w:t>
      </w:r>
      <w:r>
        <w:rPr>
          <w:sz w:val="24"/>
          <w:szCs w:val="24"/>
          <w:vertAlign w:val="subscript"/>
          <w:lang w:val="en-US"/>
        </w:rPr>
        <w:t>4</w:t>
      </w:r>
      <w:r>
        <w:rPr>
          <w:sz w:val="24"/>
          <w:szCs w:val="24"/>
          <w:lang w:val="en-US"/>
        </w:rPr>
        <w:t>→MgSO</w:t>
      </w:r>
      <w:r>
        <w:rPr>
          <w:sz w:val="24"/>
          <w:szCs w:val="24"/>
          <w:vertAlign w:val="subscript"/>
          <w:lang w:val="en-US"/>
        </w:rPr>
        <w:t xml:space="preserve">4 </w:t>
      </w:r>
      <w:r>
        <w:rPr>
          <w:sz w:val="24"/>
          <w:szCs w:val="24"/>
          <w:lang w:val="en-US"/>
        </w:rPr>
        <w:t>+ H</w:t>
      </w:r>
      <w:r>
        <w:rPr>
          <w:sz w:val="24"/>
          <w:szCs w:val="24"/>
          <w:vertAlign w:val="subscript"/>
          <w:lang w:val="en-US"/>
        </w:rPr>
        <w:t>2</w:t>
      </w:r>
    </w:p>
    <w:p>
      <w:pPr>
        <w:pStyle w:val="style0"/>
        <w:rPr>
          <w:sz w:val="24"/>
          <w:szCs w:val="24"/>
        </w:rPr>
      </w:pPr>
      <w:r>
        <w:rPr>
          <w:sz w:val="24"/>
          <w:szCs w:val="24"/>
          <w:lang w:val="en-US"/>
        </w:rPr>
        <w:t xml:space="preserve">Calcium </w:t>
      </w:r>
      <w:r>
        <w:rPr>
          <w:rFonts w:hint="default"/>
          <w:sz w:val="24"/>
          <w:szCs w:val="24"/>
          <w:lang w:val="en-US"/>
        </w:rPr>
        <w:t>tetraoxosulphate</w:t>
      </w:r>
      <w:r>
        <w:rPr>
          <w:rFonts w:hint="default"/>
          <w:sz w:val="24"/>
          <w:szCs w:val="24"/>
          <w:lang w:val="en-US"/>
        </w:rPr>
        <w:t xml:space="preserve"> </w:t>
      </w:r>
      <w:r>
        <w:rPr>
          <w:rFonts w:hint="default"/>
          <w:sz w:val="24"/>
          <w:szCs w:val="24"/>
          <w:lang w:val="en-US"/>
        </w:rPr>
        <w:t>(vi)</w:t>
      </w:r>
      <w:r>
        <w:rPr>
          <w:rFonts w:hint="default"/>
          <w:sz w:val="24"/>
          <w:szCs w:val="24"/>
          <w:lang w:val="en-US"/>
        </w:rPr>
        <w:t xml:space="preserve"> </w:t>
      </w:r>
      <w:r>
        <w:rPr>
          <w:sz w:val="24"/>
          <w:szCs w:val="24"/>
          <w:lang w:val="en-US"/>
        </w:rPr>
        <w:t xml:space="preserve">is slightly soluble, and strontium and barium </w:t>
      </w:r>
      <w:r>
        <w:rPr>
          <w:rFonts w:hint="default"/>
          <w:sz w:val="24"/>
          <w:szCs w:val="24"/>
          <w:lang w:val="en-US"/>
        </w:rPr>
        <w:t xml:space="preserve">tetraoxosulphates </w:t>
      </w:r>
      <w:r>
        <w:rPr>
          <w:rFonts w:hint="default"/>
          <w:sz w:val="24"/>
          <w:szCs w:val="24"/>
          <w:lang w:val="en-US"/>
        </w:rPr>
        <w:t>(vi)</w:t>
      </w:r>
      <w:r>
        <w:rPr>
          <w:sz w:val="24"/>
          <w:szCs w:val="24"/>
          <w:lang w:val="en-US"/>
        </w:rPr>
        <w:t xml:space="preserve"> are essentially insoluble. When exposed to </w:t>
      </w:r>
      <w:r>
        <w:rPr>
          <w:rFonts w:hint="default"/>
          <w:sz w:val="24"/>
          <w:szCs w:val="24"/>
          <w:lang w:val="en-US"/>
        </w:rPr>
        <w:t>tetraoxosulphate</w:t>
      </w:r>
      <w:r>
        <w:rPr>
          <w:rFonts w:hint="default"/>
          <w:sz w:val="24"/>
          <w:szCs w:val="24"/>
          <w:lang w:val="en-US"/>
        </w:rPr>
        <w:t xml:space="preserve"> </w:t>
      </w:r>
      <w:r>
        <w:rPr>
          <w:rFonts w:hint="default"/>
          <w:sz w:val="24"/>
          <w:szCs w:val="24"/>
          <w:lang w:val="en-US"/>
        </w:rPr>
        <w:t>(vi)</w:t>
      </w:r>
      <w:r>
        <w:rPr>
          <w:sz w:val="24"/>
          <w:szCs w:val="24"/>
          <w:lang w:val="en-US"/>
        </w:rPr>
        <w:t xml:space="preserve"> acid, a layer of insoluble sulfate is formed on each of these metals, slowing or stopping the reaction entirely. In the calcium case, some hydrogen is produced, along with a white precipitate of calcium sulfate.</w:t>
      </w:r>
    </w:p>
    <w:p>
      <w:pPr>
        <w:pStyle w:val="style179"/>
        <w:numPr>
          <w:ilvl w:val="0"/>
          <w:numId w:val="148"/>
        </w:numPr>
        <w:rPr>
          <w:sz w:val="24"/>
          <w:szCs w:val="24"/>
        </w:rPr>
      </w:pPr>
      <w:r>
        <w:rPr>
          <w:sz w:val="24"/>
          <w:szCs w:val="24"/>
          <w:lang w:val="en-US"/>
        </w:rPr>
        <w:t xml:space="preserve"> trioxonitrate (v) acid:These reactions are more complicated. When a metal reacts with an acid, the metal usually reduces hydrogen ions to hydrogen gas. The elemental metal is oxidized to metal cations in the process. However, nitrate ions are easily reduced to nitrogen monoxide and nitrogen dioxide. Metals reacting with nitric acid, therefore, tend to produce oxides of nitrogen rather than hydrogen gas. If the acid is relatively dilute, the reaction produces nitrogen monoxide, although this immediately reacts with atmospheric oxygen, forming nitrogen dioxide. If concentrated nitric acid is used, nitrogen dioxide is formed directly.</w:t>
      </w:r>
    </w:p>
    <w:p>
      <w:pPr>
        <w:pStyle w:val="style0"/>
        <w:rPr>
          <w:sz w:val="24"/>
          <w:szCs w:val="24"/>
        </w:rPr>
      </w:pPr>
    </w:p>
    <w:p>
      <w:pPr>
        <w:pStyle w:val="style0"/>
        <w:rPr>
          <w:sz w:val="24"/>
          <w:szCs w:val="24"/>
        </w:rPr>
      </w:pPr>
      <w:r>
        <w:rPr>
          <w:sz w:val="24"/>
          <w:szCs w:val="24"/>
          <w:lang w:val="en-US"/>
        </w:rPr>
        <w:t>The rest of the Group 2 metals produce hydrogen gas from very dilute nitric acid, but this gas is contaminated with nitrogen oxides. Colorless solutions of the metal nitrates are also formed. Taking magnesium as an example, if the solution is very dilute:</w:t>
      </w:r>
    </w:p>
    <w:p>
      <w:pPr>
        <w:pStyle w:val="style0"/>
        <w:rPr>
          <w:sz w:val="24"/>
          <w:szCs w:val="24"/>
        </w:rPr>
      </w:pPr>
      <w:r>
        <w:rPr>
          <w:sz w:val="24"/>
          <w:szCs w:val="24"/>
          <w:lang w:val="en-US"/>
        </w:rPr>
        <w:t>Mg + 2HNO</w:t>
      </w:r>
      <w:r>
        <w:rPr>
          <w:sz w:val="24"/>
          <w:szCs w:val="24"/>
          <w:vertAlign w:val="subscript"/>
          <w:lang w:val="en-US"/>
        </w:rPr>
        <w:t>3</w:t>
      </w:r>
      <w:r>
        <w:rPr>
          <w:sz w:val="24"/>
          <w:szCs w:val="24"/>
          <w:lang w:val="en-US"/>
        </w:rPr>
        <w:t>→Mg(NO</w:t>
      </w:r>
      <w:r>
        <w:rPr>
          <w:sz w:val="24"/>
          <w:szCs w:val="24"/>
          <w:vertAlign w:val="subscript"/>
          <w:lang w:val="en-US"/>
        </w:rPr>
        <w:t>3</w:t>
      </w:r>
      <w:r>
        <w:rPr>
          <w:sz w:val="24"/>
          <w:szCs w:val="24"/>
          <w:lang w:val="en-US"/>
        </w:rPr>
        <w:t>)</w:t>
      </w:r>
      <w:r>
        <w:rPr>
          <w:sz w:val="24"/>
          <w:szCs w:val="24"/>
          <w:vertAlign w:val="subscript"/>
          <w:lang w:val="en-US"/>
        </w:rPr>
        <w:t xml:space="preserve">2 </w:t>
      </w:r>
      <w:r>
        <w:rPr>
          <w:sz w:val="24"/>
          <w:szCs w:val="24"/>
          <w:lang w:val="en-US"/>
        </w:rPr>
        <w:t>+ H</w:t>
      </w:r>
      <w:r>
        <w:rPr>
          <w:sz w:val="24"/>
          <w:szCs w:val="24"/>
          <w:vertAlign w:val="subscript"/>
          <w:lang w:val="en-US"/>
        </w:rPr>
        <w:t>2</w:t>
      </w:r>
    </w:p>
    <w:p>
      <w:pPr>
        <w:pStyle w:val="style0"/>
        <w:rPr>
          <w:sz w:val="24"/>
          <w:szCs w:val="24"/>
        </w:rPr>
      </w:pPr>
    </w:p>
    <w:p>
      <w:pPr>
        <w:pStyle w:val="style0"/>
        <w:rPr>
          <w:sz w:val="24"/>
          <w:szCs w:val="24"/>
        </w:rPr>
      </w:pPr>
      <w:r>
        <w:rPr>
          <w:sz w:val="24"/>
          <w:szCs w:val="24"/>
          <w:lang w:val="en-US"/>
        </w:rPr>
        <w:t>At moderate concentrations (even with very dilute acid, this occurs to some extent):</w:t>
      </w:r>
    </w:p>
    <w:p>
      <w:pPr>
        <w:pStyle w:val="style0"/>
        <w:rPr>
          <w:sz w:val="24"/>
          <w:szCs w:val="24"/>
        </w:rPr>
      </w:pPr>
      <w:r>
        <w:rPr>
          <w:sz w:val="24"/>
          <w:szCs w:val="24"/>
          <w:lang w:val="en-US"/>
        </w:rPr>
        <w:t>3Mg + 8HNO</w:t>
      </w:r>
      <w:r>
        <w:rPr>
          <w:sz w:val="24"/>
          <w:szCs w:val="24"/>
          <w:vertAlign w:val="subscript"/>
          <w:lang w:val="en-US"/>
        </w:rPr>
        <w:t>3</w:t>
      </w:r>
      <w:r>
        <w:rPr>
          <w:sz w:val="24"/>
          <w:szCs w:val="24"/>
          <w:lang w:val="en-US"/>
        </w:rPr>
        <w:t>→3Mg(NO</w:t>
      </w:r>
      <w:r>
        <w:rPr>
          <w:sz w:val="24"/>
          <w:szCs w:val="24"/>
          <w:vertAlign w:val="subscript"/>
          <w:lang w:val="en-US"/>
        </w:rPr>
        <w:t>3</w:t>
      </w:r>
      <w:r>
        <w:rPr>
          <w:sz w:val="24"/>
          <w:szCs w:val="24"/>
          <w:lang w:val="en-US"/>
        </w:rPr>
        <w:t>)</w:t>
      </w:r>
      <w:r>
        <w:rPr>
          <w:sz w:val="24"/>
          <w:szCs w:val="24"/>
          <w:vertAlign w:val="subscript"/>
          <w:lang w:val="en-US"/>
        </w:rPr>
        <w:t>2</w:t>
      </w:r>
      <w:r>
        <w:rPr>
          <w:sz w:val="24"/>
          <w:szCs w:val="24"/>
          <w:lang w:val="en-US"/>
        </w:rPr>
        <w:t>+2NO + 4H</w:t>
      </w:r>
      <w:r>
        <w:rPr>
          <w:sz w:val="24"/>
          <w:szCs w:val="24"/>
          <w:vertAlign w:val="subscript"/>
          <w:lang w:val="en-US"/>
        </w:rPr>
        <w:t>2</w:t>
      </w:r>
      <w:r>
        <w:rPr>
          <w:sz w:val="24"/>
          <w:szCs w:val="24"/>
          <w:lang w:val="en-US"/>
        </w:rPr>
        <w:t>O</w:t>
      </w:r>
    </w:p>
    <w:p>
      <w:pPr>
        <w:pStyle w:val="style0"/>
        <w:rPr>
          <w:sz w:val="24"/>
          <w:szCs w:val="24"/>
        </w:rPr>
      </w:pPr>
      <w:r>
        <w:rPr>
          <w:sz w:val="24"/>
          <w:szCs w:val="24"/>
          <w:lang w:val="en-US"/>
        </w:rPr>
        <w:t>And with concentrated acid:</w:t>
      </w:r>
    </w:p>
    <w:p>
      <w:pPr>
        <w:pStyle w:val="style0"/>
        <w:rPr>
          <w:sz w:val="24"/>
          <w:szCs w:val="24"/>
        </w:rPr>
      </w:pPr>
      <w:r>
        <w:rPr>
          <w:sz w:val="24"/>
          <w:szCs w:val="24"/>
          <w:lang w:val="en-US"/>
        </w:rPr>
        <w:t>Mg +  4HNO</w:t>
      </w:r>
      <w:r>
        <w:rPr>
          <w:sz w:val="24"/>
          <w:szCs w:val="24"/>
          <w:vertAlign w:val="subscript"/>
          <w:lang w:val="en-US"/>
        </w:rPr>
        <w:t>3</w:t>
      </w:r>
      <w:r>
        <w:rPr>
          <w:sz w:val="24"/>
          <w:szCs w:val="24"/>
          <w:lang w:val="en-US"/>
        </w:rPr>
        <w:t>→Mg(NO</w:t>
      </w:r>
      <w:r>
        <w:rPr>
          <w:sz w:val="24"/>
          <w:szCs w:val="24"/>
          <w:vertAlign w:val="subscript"/>
          <w:lang w:val="en-US"/>
        </w:rPr>
        <w:t>3</w:t>
      </w:r>
      <w:r>
        <w:rPr>
          <w:sz w:val="24"/>
          <w:szCs w:val="24"/>
          <w:lang w:val="en-US"/>
        </w:rPr>
        <w:t>)</w:t>
      </w:r>
      <w:r>
        <w:rPr>
          <w:sz w:val="24"/>
          <w:szCs w:val="24"/>
          <w:vertAlign w:val="subscript"/>
          <w:lang w:val="en-US"/>
        </w:rPr>
        <w:t xml:space="preserve">2 </w:t>
      </w:r>
      <w:r>
        <w:rPr>
          <w:sz w:val="24"/>
          <w:szCs w:val="24"/>
          <w:lang w:val="en-US"/>
        </w:rPr>
        <w:t>+ 2NO</w:t>
      </w:r>
      <w:r>
        <w:rPr>
          <w:sz w:val="24"/>
          <w:szCs w:val="24"/>
          <w:vertAlign w:val="subscript"/>
          <w:lang w:val="en-US"/>
        </w:rPr>
        <w:t xml:space="preserve">2 </w:t>
      </w:r>
      <w:r>
        <w:rPr>
          <w:sz w:val="24"/>
          <w:szCs w:val="24"/>
          <w:lang w:val="en-US"/>
        </w:rPr>
        <w:t>+ 2H</w:t>
      </w:r>
      <w:r>
        <w:rPr>
          <w:sz w:val="24"/>
          <w:szCs w:val="24"/>
          <w:vertAlign w:val="subscript"/>
          <w:lang w:val="en-US"/>
        </w:rPr>
        <w:t>2</w:t>
      </w:r>
      <w:r>
        <w:rPr>
          <w:sz w:val="24"/>
          <w:szCs w:val="24"/>
          <w:lang w:val="en-US"/>
        </w:rPr>
        <w:t>O</w:t>
      </w:r>
    </w:p>
    <w:p>
      <w:pPr>
        <w:pStyle w:val="style0"/>
        <w:rPr>
          <w:sz w:val="24"/>
          <w:szCs w:val="24"/>
        </w:rPr>
      </w:pPr>
    </w:p>
    <w:p>
      <w:pPr>
        <w:pStyle w:val="style0"/>
        <w:rPr>
          <w:b/>
          <w:bCs/>
          <w:sz w:val="24"/>
          <w:szCs w:val="24"/>
        </w:rPr>
      </w:pPr>
      <w:r>
        <w:rPr>
          <w:b/>
          <w:bCs/>
          <w:sz w:val="24"/>
          <w:szCs w:val="24"/>
          <w:lang w:val="en-US"/>
        </w:rPr>
        <w:t>Properties of Individual Alkaline Earth Metals</w:t>
      </w:r>
    </w:p>
    <w:p>
      <w:pPr>
        <w:pStyle w:val="style0"/>
        <w:rPr>
          <w:sz w:val="24"/>
          <w:szCs w:val="24"/>
        </w:rPr>
      </w:pPr>
    </w:p>
    <w:p>
      <w:pPr>
        <w:pStyle w:val="style0"/>
        <w:rPr>
          <w:b/>
          <w:bCs/>
          <w:sz w:val="24"/>
          <w:szCs w:val="24"/>
        </w:rPr>
      </w:pPr>
      <w:r>
        <w:rPr>
          <w:b/>
          <w:bCs/>
          <w:sz w:val="24"/>
          <w:szCs w:val="24"/>
          <w:lang w:val="en-US"/>
        </w:rPr>
        <w:t>Beryllium (Be)</w:t>
      </w:r>
    </w:p>
    <w:p>
      <w:pPr>
        <w:pStyle w:val="style0"/>
        <w:rPr>
          <w:sz w:val="24"/>
          <w:szCs w:val="24"/>
          <w:lang w:val="en-US"/>
        </w:rPr>
      </w:pPr>
      <w:r>
        <w:rPr>
          <w:sz w:val="24"/>
          <w:szCs w:val="24"/>
          <w:lang w:val="en-US"/>
        </w:rPr>
        <w:t>Atomic Number = 4 </w:t>
      </w:r>
    </w:p>
    <w:p>
      <w:pPr>
        <w:pStyle w:val="style0"/>
        <w:rPr>
          <w:sz w:val="24"/>
          <w:szCs w:val="24"/>
          <w:lang w:val="en-US"/>
        </w:rPr>
      </w:pPr>
      <w:r>
        <w:rPr>
          <w:sz w:val="24"/>
          <w:szCs w:val="24"/>
          <w:lang w:val="en-US"/>
        </w:rPr>
        <w:t>Mass = 9.012 g mol​-</w:t>
      </w:r>
      <w:r>
        <w:rPr>
          <w:sz w:val="24"/>
          <w:szCs w:val="24"/>
          <w:vertAlign w:val="superscript"/>
          <w:lang w:val="en-US"/>
        </w:rPr>
        <w:t>1 </w:t>
      </w:r>
      <w:r>
        <w:rPr>
          <w:sz w:val="24"/>
          <w:szCs w:val="24"/>
          <w:lang w:val="en-US"/>
        </w:rPr>
        <w:t>   </w:t>
      </w:r>
    </w:p>
    <w:p>
      <w:pPr>
        <w:pStyle w:val="style0"/>
        <w:rPr>
          <w:sz w:val="24"/>
          <w:szCs w:val="24"/>
          <w:lang w:val="en-US"/>
        </w:rPr>
      </w:pPr>
      <w:r>
        <w:rPr>
          <w:sz w:val="24"/>
          <w:szCs w:val="24"/>
          <w:lang w:val="en-US"/>
        </w:rPr>
        <w:t xml:space="preserve"> Electron Configuration =1s</w:t>
      </w:r>
      <w:r>
        <w:rPr>
          <w:sz w:val="24"/>
          <w:szCs w:val="24"/>
          <w:vertAlign w:val="superscript"/>
          <w:lang w:val="en-US"/>
        </w:rPr>
        <w:t>2</w:t>
      </w:r>
      <w:r>
        <w:rPr>
          <w:sz w:val="24"/>
          <w:szCs w:val="24"/>
          <w:lang w:val="en-US"/>
        </w:rPr>
        <w:t>2s</w:t>
      </w:r>
      <w:r>
        <w:rPr>
          <w:sz w:val="24"/>
          <w:szCs w:val="24"/>
          <w:vertAlign w:val="superscript"/>
          <w:lang w:val="en-US"/>
        </w:rPr>
        <w:t>2</w:t>
      </w:r>
      <w:r>
        <w:rPr>
          <w:sz w:val="24"/>
          <w:szCs w:val="24"/>
          <w:lang w:val="en-US"/>
        </w:rPr>
        <w:t>       </w:t>
      </w:r>
    </w:p>
    <w:p>
      <w:pPr>
        <w:pStyle w:val="style0"/>
        <w:rPr>
          <w:sz w:val="24"/>
          <w:szCs w:val="24"/>
        </w:rPr>
      </w:pPr>
      <w:r>
        <w:rPr>
          <w:sz w:val="24"/>
          <w:szCs w:val="24"/>
          <w:lang w:val="en-US"/>
        </w:rPr>
        <w:t> Density = 1.85 g cm</w:t>
      </w:r>
      <w:r>
        <w:rPr>
          <w:sz w:val="24"/>
          <w:szCs w:val="24"/>
          <w:vertAlign w:val="superscript"/>
          <w:lang w:val="en-US"/>
        </w:rPr>
        <w:t>-3</w:t>
      </w:r>
    </w:p>
    <w:p>
      <w:pPr>
        <w:pStyle w:val="style0"/>
        <w:rPr>
          <w:sz w:val="24"/>
          <w:szCs w:val="24"/>
        </w:rPr>
      </w:pPr>
      <w:r>
        <w:rPr>
          <w:sz w:val="24"/>
          <w:szCs w:val="24"/>
          <w:lang w:val="en-US"/>
        </w:rPr>
        <w:t>Beryllium is the very first element in Group 2, and has the highest melting point (1560 K) of any element in the group. It is very rare on earth as well as in the universe and is not considered important for plant or animal life. In nature, it can only be found in compounds with other elements. In solutions, it remains in elemental form only for pH values below 5.5. Beryllium is extremely light with a high ionization energy, and it is used primarily to strengthen alloys.</w:t>
      </w:r>
    </w:p>
    <w:p>
      <w:pPr>
        <w:pStyle w:val="style0"/>
        <w:rPr>
          <w:sz w:val="24"/>
          <w:szCs w:val="24"/>
        </w:rPr>
      </w:pPr>
      <w:r>
        <w:rPr>
          <w:sz w:val="24"/>
          <w:szCs w:val="24"/>
          <w:lang w:val="en-US"/>
        </w:rPr>
        <w:t xml:space="preserve">Beryllium has a strong affinity for oxygen at high temperatures, and thus it is extremely difficult to extract from ores. </w:t>
      </w:r>
    </w:p>
    <w:p>
      <w:pPr>
        <w:pStyle w:val="style0"/>
        <w:rPr>
          <w:b/>
          <w:bCs/>
          <w:sz w:val="24"/>
          <w:szCs w:val="24"/>
        </w:rPr>
      </w:pPr>
      <w:r>
        <w:rPr>
          <w:b/>
          <w:bCs/>
          <w:sz w:val="24"/>
          <w:szCs w:val="24"/>
          <w:lang w:val="en-US"/>
        </w:rPr>
        <w:t>Applications:</w:t>
      </w:r>
    </w:p>
    <w:p>
      <w:pPr>
        <w:pStyle w:val="style0"/>
        <w:rPr>
          <w:sz w:val="24"/>
          <w:szCs w:val="24"/>
        </w:rPr>
      </w:pPr>
      <w:r>
        <w:rPr>
          <w:sz w:val="24"/>
          <w:szCs w:val="24"/>
          <w:lang w:val="en-US"/>
        </w:rPr>
        <w:t>Because beryllium is relatively light and has a wide temperature range, it has many mechanical uses. It can be used in aircraft production in nozzles of liquid-fueled spacecrafts, and mirrors in meteorological satellites. The famous Spitzer Space Telescope's optics are composed entirely of beryllium.</w:t>
      </w:r>
    </w:p>
    <w:p>
      <w:pPr>
        <w:pStyle w:val="style0"/>
        <w:rPr>
          <w:sz w:val="24"/>
          <w:szCs w:val="24"/>
        </w:rPr>
      </w:pPr>
      <w:r>
        <w:rPr>
          <w:sz w:val="24"/>
          <w:szCs w:val="24"/>
          <w:lang w:val="en-US"/>
        </w:rPr>
        <w:t>One of the most important applications of beryllium is the production of radiation windows. As beryllium is almost transparent to x-rays, it can be used in windows for x-ray tubes. The minimal absorption by Beryllium greatly reduces heating effects due to intense radiation. </w:t>
      </w:r>
    </w:p>
    <w:p>
      <w:pPr>
        <w:pStyle w:val="style0"/>
        <w:rPr>
          <w:sz w:val="24"/>
          <w:szCs w:val="24"/>
        </w:rPr>
      </w:pPr>
    </w:p>
    <w:p>
      <w:pPr>
        <w:pStyle w:val="style0"/>
        <w:rPr>
          <w:b/>
          <w:bCs/>
          <w:sz w:val="24"/>
          <w:szCs w:val="24"/>
        </w:rPr>
      </w:pPr>
      <w:r>
        <w:rPr>
          <w:b/>
          <w:bCs/>
          <w:sz w:val="24"/>
          <w:szCs w:val="24"/>
          <w:lang w:val="en-US"/>
        </w:rPr>
        <w:t>Beryllium Compounds:</w:t>
      </w:r>
    </w:p>
    <w:p>
      <w:pPr>
        <w:pStyle w:val="style0"/>
        <w:rPr>
          <w:sz w:val="24"/>
          <w:szCs w:val="24"/>
        </w:rPr>
      </w:pPr>
      <w:r>
        <w:rPr>
          <w:sz w:val="24"/>
          <w:szCs w:val="24"/>
          <w:lang w:val="en-US"/>
        </w:rPr>
        <w:t>Beryllium forms compounds with most non-metals. The most common compound is beryllium oxide (BeO) which does not react with water and dissolves in strongly basic solutions. Because of its high melting point, BeO is a good heat conductor in electrical insulators. It is also an amphoteric oxide, meaning it can react with both strong acids and bases.</w:t>
      </w:r>
    </w:p>
    <w:p>
      <w:pPr>
        <w:pStyle w:val="style0"/>
        <w:rPr>
          <w:sz w:val="24"/>
          <w:szCs w:val="24"/>
        </w:rPr>
      </w:pPr>
      <w:r>
        <w:rPr>
          <w:sz w:val="24"/>
          <w:szCs w:val="24"/>
          <w:lang w:val="en-US"/>
        </w:rPr>
        <w:t>Cation:   H</w:t>
      </w:r>
      <w:r>
        <w:rPr>
          <w:sz w:val="24"/>
          <w:szCs w:val="24"/>
          <w:vertAlign w:val="subscript"/>
          <w:lang w:val="en-US"/>
        </w:rPr>
        <w:t>2</w:t>
      </w:r>
      <w:r>
        <w:rPr>
          <w:sz w:val="24"/>
          <w:szCs w:val="24"/>
          <w:lang w:val="en-US"/>
        </w:rPr>
        <w:t>O</w:t>
      </w:r>
      <w:r>
        <w:rPr>
          <w:sz w:val="24"/>
          <w:szCs w:val="24"/>
          <w:vertAlign w:val="subscript"/>
          <w:lang w:val="en-US"/>
        </w:rPr>
        <w:t xml:space="preserve">(l) </w:t>
      </w:r>
      <w:r>
        <w:rPr>
          <w:sz w:val="24"/>
          <w:szCs w:val="24"/>
          <w:lang w:val="en-US"/>
        </w:rPr>
        <w:t>+ BeO</w:t>
      </w:r>
      <w:r>
        <w:rPr>
          <w:sz w:val="24"/>
          <w:szCs w:val="24"/>
          <w:vertAlign w:val="subscript"/>
          <w:lang w:val="en-US"/>
        </w:rPr>
        <w:t xml:space="preserve">(s) </w:t>
      </w:r>
      <w:r>
        <w:rPr>
          <w:sz w:val="24"/>
          <w:szCs w:val="24"/>
          <w:lang w:val="en-US"/>
        </w:rPr>
        <w:t>+ 2H</w:t>
      </w:r>
      <w:r>
        <w:rPr>
          <w:sz w:val="24"/>
          <w:szCs w:val="24"/>
          <w:vertAlign w:val="subscript"/>
          <w:lang w:val="en-US"/>
        </w:rPr>
        <w:t>3</w:t>
      </w:r>
      <w:r>
        <w:rPr>
          <w:sz w:val="24"/>
          <w:szCs w:val="24"/>
          <w:lang w:val="en-US"/>
        </w:rPr>
        <w:t>O</w:t>
      </w:r>
      <w:r>
        <w:rPr>
          <w:sz w:val="24"/>
          <w:szCs w:val="24"/>
          <w:vertAlign w:val="superscript"/>
          <w:lang w:val="en-US"/>
        </w:rPr>
        <w:t>+</w:t>
      </w:r>
      <w:r>
        <w:rPr>
          <w:sz w:val="24"/>
          <w:szCs w:val="24"/>
          <w:vertAlign w:val="subscript"/>
          <w:lang w:val="en-US"/>
        </w:rPr>
        <w:t>(aq)</w:t>
      </w:r>
      <w:r>
        <w:rPr>
          <w:sz w:val="24"/>
          <w:szCs w:val="24"/>
          <w:lang w:val="en-US"/>
        </w:rPr>
        <w:t>→[Be(H</w:t>
      </w:r>
      <w:r>
        <w:rPr>
          <w:sz w:val="24"/>
          <w:szCs w:val="24"/>
          <w:vertAlign w:val="subscript"/>
          <w:lang w:val="en-US"/>
        </w:rPr>
        <w:t>2</w:t>
      </w:r>
      <w:r>
        <w:rPr>
          <w:sz w:val="24"/>
          <w:szCs w:val="24"/>
          <w:lang w:val="en-US"/>
        </w:rPr>
        <w:t>O)</w:t>
      </w:r>
      <w:r>
        <w:rPr>
          <w:sz w:val="24"/>
          <w:szCs w:val="24"/>
          <w:vertAlign w:val="subscript"/>
          <w:lang w:val="en-US"/>
        </w:rPr>
        <w:t>4</w:t>
      </w:r>
      <w:r>
        <w:rPr>
          <w:sz w:val="24"/>
          <w:szCs w:val="24"/>
          <w:lang w:val="en-US"/>
        </w:rPr>
        <w:t>]</w:t>
      </w:r>
      <w:r>
        <w:rPr>
          <w:sz w:val="24"/>
          <w:szCs w:val="24"/>
          <w:vertAlign w:val="superscript"/>
          <w:lang w:val="en-US"/>
        </w:rPr>
        <w:t>2+</w:t>
      </w:r>
      <w:r>
        <w:rPr>
          <w:sz w:val="24"/>
          <w:szCs w:val="24"/>
          <w:vertAlign w:val="subscript"/>
          <w:lang w:val="en-US"/>
        </w:rPr>
        <w:t>(aq)</w:t>
      </w:r>
    </w:p>
    <w:p>
      <w:pPr>
        <w:pStyle w:val="style0"/>
        <w:rPr>
          <w:sz w:val="24"/>
          <w:szCs w:val="24"/>
        </w:rPr>
      </w:pPr>
      <w:r>
        <w:rPr>
          <w:sz w:val="24"/>
          <w:szCs w:val="24"/>
          <w:lang w:val="en-US"/>
        </w:rPr>
        <w:t>Anion:    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+BeO</w:t>
      </w:r>
      <w:r>
        <w:rPr>
          <w:sz w:val="24"/>
          <w:szCs w:val="24"/>
          <w:vertAlign w:val="subscript"/>
          <w:lang w:val="en-US"/>
        </w:rPr>
        <w:t>(s)</w:t>
      </w:r>
      <w:r>
        <w:rPr>
          <w:sz w:val="24"/>
          <w:szCs w:val="24"/>
          <w:lang w:val="en-US"/>
        </w:rPr>
        <w:t>+2OH</w:t>
      </w:r>
      <w:r>
        <w:rPr>
          <w:sz w:val="24"/>
          <w:szCs w:val="24"/>
          <w:vertAlign w:val="superscript"/>
          <w:lang w:val="en-US"/>
        </w:rPr>
        <w:t>−</w:t>
      </w:r>
      <w:r>
        <w:rPr>
          <w:sz w:val="24"/>
          <w:szCs w:val="24"/>
          <w:vertAlign w:val="subscript"/>
          <w:lang w:val="en-US"/>
        </w:rPr>
        <w:t>(aq)</w:t>
      </w:r>
      <w:r>
        <w:rPr>
          <w:sz w:val="24"/>
          <w:szCs w:val="24"/>
          <w:lang w:val="en-US"/>
        </w:rPr>
        <w:t>→[Be(OH)</w:t>
      </w:r>
      <w:r>
        <w:rPr>
          <w:sz w:val="24"/>
          <w:szCs w:val="24"/>
          <w:vertAlign w:val="subscript"/>
          <w:lang w:val="en-US"/>
        </w:rPr>
        <w:t>4</w:t>
      </w:r>
      <w:r>
        <w:rPr>
          <w:sz w:val="24"/>
          <w:szCs w:val="24"/>
          <w:lang w:val="en-US"/>
        </w:rPr>
        <w:t>]</w:t>
      </w:r>
      <w:r>
        <w:rPr>
          <w:sz w:val="24"/>
          <w:szCs w:val="24"/>
          <w:vertAlign w:val="superscript"/>
          <w:lang w:val="en-US"/>
        </w:rPr>
        <w:t>2−</w:t>
      </w:r>
      <w:r>
        <w:rPr>
          <w:sz w:val="24"/>
          <w:szCs w:val="24"/>
          <w:vertAlign w:val="subscript"/>
          <w:lang w:val="en-US"/>
        </w:rPr>
        <w:t>(aq)</w:t>
      </w:r>
    </w:p>
    <w:p>
      <w:pPr>
        <w:pStyle w:val="style0"/>
        <w:rPr>
          <w:sz w:val="24"/>
          <w:szCs w:val="24"/>
        </w:rPr>
      </w:pPr>
    </w:p>
    <w:p>
      <w:pPr>
        <w:pStyle w:val="style0"/>
        <w:rPr>
          <w:sz w:val="24"/>
          <w:szCs w:val="24"/>
        </w:rPr>
      </w:pPr>
    </w:p>
    <w:p>
      <w:pPr>
        <w:pStyle w:val="style0"/>
        <w:rPr>
          <w:b/>
          <w:bCs/>
          <w:sz w:val="24"/>
          <w:szCs w:val="24"/>
        </w:rPr>
      </w:pPr>
      <w:r>
        <w:rPr>
          <w:b/>
          <w:bCs/>
          <w:sz w:val="24"/>
          <w:szCs w:val="24"/>
          <w:lang w:val="en-US"/>
        </w:rPr>
        <w:t>Magnesium (Mg)</w:t>
      </w:r>
    </w:p>
    <w:p>
      <w:pPr>
        <w:pStyle w:val="style0"/>
        <w:rPr>
          <w:sz w:val="24"/>
          <w:szCs w:val="24"/>
          <w:lang w:val="en-US"/>
        </w:rPr>
      </w:pPr>
      <w:r>
        <w:rPr>
          <w:sz w:val="24"/>
          <w:szCs w:val="24"/>
          <w:lang w:val="en-US"/>
        </w:rPr>
        <w:t>Atomic Number = 12 </w:t>
      </w:r>
    </w:p>
    <w:p>
      <w:pPr>
        <w:pStyle w:val="style0"/>
        <w:rPr>
          <w:sz w:val="24"/>
          <w:szCs w:val="24"/>
          <w:lang w:val="en-US"/>
        </w:rPr>
      </w:pPr>
      <w:r>
        <w:rPr>
          <w:sz w:val="24"/>
          <w:szCs w:val="24"/>
          <w:lang w:val="en-US"/>
        </w:rPr>
        <w:t>Mass = 24.31 g mol​</w:t>
      </w:r>
      <w:r>
        <w:rPr>
          <w:sz w:val="24"/>
          <w:szCs w:val="24"/>
          <w:vertAlign w:val="superscript"/>
          <w:lang w:val="en-US"/>
        </w:rPr>
        <w:t>-1</w:t>
      </w:r>
    </w:p>
    <w:p>
      <w:pPr>
        <w:pStyle w:val="style0"/>
        <w:rPr>
          <w:sz w:val="24"/>
          <w:szCs w:val="24"/>
          <w:lang w:val="en-US"/>
        </w:rPr>
      </w:pPr>
      <w:r>
        <w:rPr>
          <w:sz w:val="24"/>
          <w:szCs w:val="24"/>
          <w:lang w:val="en-US"/>
        </w:rPr>
        <w:t>Electrion Configuration = [Ne]3s</w:t>
      </w:r>
      <w:r>
        <w:rPr>
          <w:sz w:val="24"/>
          <w:szCs w:val="24"/>
          <w:vertAlign w:val="superscript"/>
          <w:lang w:val="en-US"/>
        </w:rPr>
        <w:t>2 </w:t>
      </w:r>
    </w:p>
    <w:p>
      <w:pPr>
        <w:pStyle w:val="style0"/>
        <w:rPr>
          <w:sz w:val="24"/>
          <w:szCs w:val="24"/>
        </w:rPr>
      </w:pPr>
      <w:r>
        <w:rPr>
          <w:sz w:val="24"/>
          <w:szCs w:val="24"/>
          <w:lang w:val="en-US"/>
        </w:rPr>
        <w:t>Density = 1.738 g cm</w:t>
      </w:r>
      <w:r>
        <w:rPr>
          <w:sz w:val="24"/>
          <w:szCs w:val="24"/>
          <w:vertAlign w:val="superscript"/>
          <w:lang w:val="en-US"/>
        </w:rPr>
        <w:t>-3</w:t>
      </w:r>
    </w:p>
    <w:p>
      <w:pPr>
        <w:pStyle w:val="style0"/>
        <w:rPr>
          <w:sz w:val="24"/>
          <w:szCs w:val="24"/>
        </w:rPr>
      </w:pPr>
      <w:r>
        <w:rPr>
          <w:sz w:val="24"/>
          <w:szCs w:val="24"/>
          <w:lang w:val="en-US"/>
        </w:rPr>
        <w:t>Magnesium  is the 8th most abundant element in the Earth's crust, constituting 2% by mass. It is also the 11th most common element in the human body: fifty percent of magnesium ions are found in bones, and it is a required catalyst for over three hundred different enzymes. Magnesium has a melting point of 923 K and reacts with water at room temperature, although extremely slowly. It is also highly flammable and extremely difficult to extinguish once ignited. As a precaution, when burning or lighting pure magnesium, UV-protected goggles should be worn, as the bright white light produced can permanently damage the retina. </w:t>
      </w:r>
    </w:p>
    <w:p>
      <w:pPr>
        <w:pStyle w:val="style0"/>
        <w:rPr>
          <w:sz w:val="24"/>
          <w:szCs w:val="24"/>
        </w:rPr>
      </w:pPr>
      <w:r>
        <w:rPr>
          <w:sz w:val="24"/>
          <w:szCs w:val="24"/>
          <w:lang w:val="en-US"/>
        </w:rPr>
        <w:t>Magnesium can be found in over 100 different minerals, but most commercially, magnesium is extracted from dolomite and olivine. The Mg</w:t>
      </w:r>
      <w:r>
        <w:rPr>
          <w:sz w:val="24"/>
          <w:szCs w:val="24"/>
          <w:vertAlign w:val="superscript"/>
          <w:lang w:val="en-US"/>
        </w:rPr>
        <w:t>2+</w:t>
      </w:r>
      <w:r>
        <w:rPr>
          <w:sz w:val="24"/>
          <w:szCs w:val="24"/>
          <w:lang w:val="en-US"/>
        </w:rPr>
        <w:t xml:space="preserve"> ion is extremely common in seawater and can be filtered and then electrolyzed to produce pure magnesium. </w:t>
      </w:r>
    </w:p>
    <w:p>
      <w:pPr>
        <w:pStyle w:val="style0"/>
        <w:rPr>
          <w:b/>
          <w:bCs/>
          <w:sz w:val="24"/>
          <w:szCs w:val="24"/>
        </w:rPr>
      </w:pPr>
      <w:r>
        <w:rPr>
          <w:b/>
          <w:bCs/>
          <w:sz w:val="24"/>
          <w:szCs w:val="24"/>
          <w:lang w:val="en-US"/>
        </w:rPr>
        <w:t>Applications:</w:t>
      </w:r>
    </w:p>
    <w:p>
      <w:pPr>
        <w:pStyle w:val="style0"/>
        <w:rPr>
          <w:sz w:val="24"/>
          <w:szCs w:val="24"/>
        </w:rPr>
      </w:pPr>
      <w:r>
        <w:rPr>
          <w:sz w:val="24"/>
          <w:szCs w:val="24"/>
          <w:lang w:val="en-US"/>
        </w:rPr>
        <w:t>In its elemental form, magnesium is used for structural purposes in car engines, pencil sharpeners, and many electronic devices such as laptops and cell phones. Due to it's bright white flame color, magnesium is also often used in fireworks. </w:t>
      </w:r>
    </w:p>
    <w:p>
      <w:pPr>
        <w:pStyle w:val="style0"/>
        <w:rPr>
          <w:sz w:val="24"/>
          <w:szCs w:val="24"/>
        </w:rPr>
      </w:pPr>
      <w:r>
        <w:rPr>
          <w:sz w:val="24"/>
          <w:szCs w:val="24"/>
          <w:lang w:val="en-US"/>
        </w:rPr>
        <w:t>In a biological sense, magnesium is vital to the body's health: the Mg</w:t>
      </w:r>
      <w:r>
        <w:rPr>
          <w:sz w:val="24"/>
          <w:szCs w:val="24"/>
          <w:vertAlign w:val="superscript"/>
          <w:lang w:val="en-US"/>
        </w:rPr>
        <w:t>2+</w:t>
      </w:r>
      <w:r>
        <w:rPr>
          <w:sz w:val="24"/>
          <w:szCs w:val="24"/>
          <w:lang w:val="en-US"/>
        </w:rPr>
        <w:t xml:space="preserve"> ion is a component of every cell type. Magnesium can be obtained by eating foods rich in magnesium, such as nuts and certain vegetables, or by eating supplementary diet pills. Chlorophyll, the pigment that absorbs light in plants, interacts heavily with magnesium and is necessary for photosynthesis. </w:t>
      </w:r>
    </w:p>
    <w:p>
      <w:pPr>
        <w:pStyle w:val="style0"/>
        <w:rPr>
          <w:b/>
          <w:bCs/>
          <w:sz w:val="24"/>
          <w:szCs w:val="24"/>
        </w:rPr>
      </w:pPr>
      <w:r>
        <w:rPr>
          <w:b/>
          <w:bCs/>
          <w:sz w:val="24"/>
          <w:szCs w:val="24"/>
          <w:lang w:val="en-US"/>
        </w:rPr>
        <w:t>Magnesium Isotopes:</w:t>
      </w:r>
    </w:p>
    <w:p>
      <w:pPr>
        <w:pStyle w:val="style0"/>
        <w:rPr>
          <w:sz w:val="24"/>
          <w:szCs w:val="24"/>
        </w:rPr>
      </w:pPr>
      <w:r>
        <w:rPr>
          <w:sz w:val="24"/>
          <w:szCs w:val="24"/>
          <w:lang w:val="en-US"/>
        </w:rPr>
        <w:t>The three stable isotopes of magnesium are </w:t>
      </w:r>
      <w:r>
        <w:rPr>
          <w:sz w:val="24"/>
          <w:szCs w:val="24"/>
          <w:vertAlign w:val="superscript"/>
          <w:lang w:val="en-US"/>
        </w:rPr>
        <w:t>24</w:t>
      </w:r>
      <w:r>
        <w:rPr>
          <w:sz w:val="24"/>
          <w:szCs w:val="24"/>
          <w:lang w:val="en-US"/>
        </w:rPr>
        <w:t xml:space="preserve">Mg, </w:t>
      </w:r>
      <w:r>
        <w:rPr>
          <w:sz w:val="24"/>
          <w:szCs w:val="24"/>
          <w:vertAlign w:val="superscript"/>
          <w:lang w:val="en-US"/>
        </w:rPr>
        <w:t>25</w:t>
      </w:r>
      <w:r>
        <w:rPr>
          <w:sz w:val="24"/>
          <w:szCs w:val="24"/>
          <w:lang w:val="en-US"/>
        </w:rPr>
        <w:t xml:space="preserve">Mg, and </w:t>
      </w:r>
      <w:r>
        <w:rPr>
          <w:sz w:val="24"/>
          <w:szCs w:val="24"/>
          <w:vertAlign w:val="superscript"/>
          <w:lang w:val="en-US"/>
        </w:rPr>
        <w:t>26</w:t>
      </w:r>
      <w:r>
        <w:rPr>
          <w:sz w:val="24"/>
          <w:szCs w:val="24"/>
          <w:lang w:val="en-US"/>
        </w:rPr>
        <w:t>Mg. The lightest isotope, </w:t>
      </w:r>
      <w:r>
        <w:rPr>
          <w:sz w:val="24"/>
          <w:szCs w:val="24"/>
          <w:vertAlign w:val="superscript"/>
          <w:lang w:val="en-US"/>
        </w:rPr>
        <w:t>24</w:t>
      </w:r>
      <w:r>
        <w:rPr>
          <w:sz w:val="24"/>
          <w:szCs w:val="24"/>
          <w:lang w:val="en-US"/>
        </w:rPr>
        <w:t>Mg, composes about 74% of Mg, whereas</w:t>
      </w:r>
      <w:r>
        <w:rPr>
          <w:sz w:val="24"/>
          <w:szCs w:val="24"/>
          <w:vertAlign w:val="superscript"/>
          <w:lang w:val="en-US"/>
        </w:rPr>
        <w:t> 26</w:t>
      </w:r>
      <w:r>
        <w:rPr>
          <w:sz w:val="24"/>
          <w:szCs w:val="24"/>
          <w:lang w:val="en-US"/>
        </w:rPr>
        <w:t>Mg is associated with meteorites in the solar system.</w:t>
      </w:r>
    </w:p>
    <w:p>
      <w:pPr>
        <w:pStyle w:val="style0"/>
        <w:rPr>
          <w:sz w:val="24"/>
          <w:szCs w:val="24"/>
        </w:rPr>
      </w:pPr>
      <w:r>
        <w:rPr>
          <w:sz w:val="24"/>
          <w:szCs w:val="24"/>
          <w:vertAlign w:val="superscript"/>
          <w:lang w:val="en-US"/>
        </w:rPr>
        <w:t>28</w:t>
      </w:r>
      <w:r>
        <w:rPr>
          <w:sz w:val="24"/>
          <w:szCs w:val="24"/>
          <w:lang w:val="en-US"/>
        </w:rPr>
        <w:t>Mg is the only known radioactive isotope of Magnesium and it has a half-life of around 21 hours.</w:t>
      </w:r>
    </w:p>
    <w:p>
      <w:pPr>
        <w:pStyle w:val="style0"/>
        <w:rPr>
          <w:sz w:val="24"/>
          <w:szCs w:val="24"/>
        </w:rPr>
      </w:pPr>
    </w:p>
    <w:p>
      <w:pPr>
        <w:pStyle w:val="style0"/>
        <w:rPr>
          <w:b/>
          <w:bCs/>
          <w:sz w:val="24"/>
          <w:szCs w:val="24"/>
        </w:rPr>
      </w:pPr>
      <w:r>
        <w:rPr>
          <w:b/>
          <w:bCs/>
          <w:sz w:val="24"/>
          <w:szCs w:val="24"/>
          <w:lang w:val="en-US"/>
        </w:rPr>
        <w:t>Magnesium Compounds:</w:t>
      </w:r>
    </w:p>
    <w:p>
      <w:pPr>
        <w:pStyle w:val="style0"/>
        <w:rPr>
          <w:sz w:val="24"/>
          <w:szCs w:val="24"/>
        </w:rPr>
      </w:pPr>
      <w:r>
        <w:rPr>
          <w:sz w:val="24"/>
          <w:szCs w:val="24"/>
          <w:lang w:val="en-US"/>
        </w:rPr>
        <w:t>Magnesium ions are essential for all life on Earth, and can be found mainly in seawater. Some examples of magnesium compounds include: magnesium carbonate (MgCO</w:t>
      </w:r>
      <w:r>
        <w:rPr>
          <w:sz w:val="24"/>
          <w:szCs w:val="24"/>
          <w:vertAlign w:val="subscript"/>
          <w:lang w:val="en-US"/>
        </w:rPr>
        <w:t>3</w:t>
      </w:r>
      <w:r>
        <w:rPr>
          <w:sz w:val="24"/>
          <w:szCs w:val="24"/>
          <w:lang w:val="en-US"/>
        </w:rPr>
        <w:t>), a white powder used by athletes and gymnasts to dry their hands for a firm grip; and magnesium hydroxide (Mg(OH)</w:t>
      </w:r>
      <w:r>
        <w:rPr>
          <w:sz w:val="24"/>
          <w:szCs w:val="24"/>
          <w:vertAlign w:val="subscript"/>
          <w:lang w:val="en-US"/>
        </w:rPr>
        <w:t>2</w:t>
      </w:r>
      <w:r>
        <w:rPr>
          <w:sz w:val="24"/>
          <w:szCs w:val="24"/>
          <w:lang w:val="en-US"/>
        </w:rPr>
        <w:t>), or milk of magnesia, used as a common component of laxatives.</w:t>
      </w:r>
    </w:p>
    <w:p>
      <w:pPr>
        <w:pStyle w:val="style0"/>
        <w:rPr>
          <w:sz w:val="24"/>
          <w:szCs w:val="24"/>
        </w:rPr>
      </w:pPr>
    </w:p>
    <w:p>
      <w:pPr>
        <w:pStyle w:val="style0"/>
        <w:rPr>
          <w:b/>
          <w:bCs/>
          <w:sz w:val="24"/>
          <w:szCs w:val="24"/>
        </w:rPr>
      </w:pPr>
      <w:r>
        <w:rPr>
          <w:b/>
          <w:bCs/>
          <w:sz w:val="24"/>
          <w:szCs w:val="24"/>
          <w:lang w:val="en-US"/>
        </w:rPr>
        <w:t>Calcium (Ca)</w:t>
      </w:r>
    </w:p>
    <w:p>
      <w:pPr>
        <w:pStyle w:val="style0"/>
        <w:rPr>
          <w:sz w:val="24"/>
          <w:szCs w:val="24"/>
          <w:lang w:val="en-US"/>
        </w:rPr>
      </w:pPr>
      <w:r>
        <w:rPr>
          <w:sz w:val="24"/>
          <w:szCs w:val="24"/>
          <w:lang w:val="en-US"/>
        </w:rPr>
        <w:t>Atomic Number = 20</w:t>
      </w:r>
    </w:p>
    <w:p>
      <w:pPr>
        <w:pStyle w:val="style0"/>
        <w:rPr>
          <w:sz w:val="24"/>
          <w:szCs w:val="24"/>
          <w:lang w:val="en-US"/>
        </w:rPr>
      </w:pPr>
      <w:r>
        <w:rPr>
          <w:sz w:val="24"/>
          <w:szCs w:val="24"/>
          <w:lang w:val="en-US"/>
        </w:rPr>
        <w:t>Mass = 40.08 g mol​</w:t>
      </w:r>
      <w:r>
        <w:rPr>
          <w:sz w:val="24"/>
          <w:szCs w:val="24"/>
          <w:vertAlign w:val="superscript"/>
          <w:lang w:val="en-US"/>
        </w:rPr>
        <w:t>-1</w:t>
      </w:r>
    </w:p>
    <w:p>
      <w:pPr>
        <w:pStyle w:val="style0"/>
        <w:rPr>
          <w:sz w:val="24"/>
          <w:szCs w:val="24"/>
        </w:rPr>
      </w:pPr>
      <w:r>
        <w:rPr>
          <w:sz w:val="24"/>
          <w:szCs w:val="24"/>
          <w:lang w:val="en-US"/>
        </w:rPr>
        <w:t>Electron Configuration = [Ar]4s</w:t>
      </w:r>
      <w:r>
        <w:rPr>
          <w:sz w:val="24"/>
          <w:szCs w:val="24"/>
          <w:vertAlign w:val="superscript"/>
          <w:lang w:val="en-US"/>
        </w:rPr>
        <w:t>2 </w:t>
      </w:r>
      <w:r>
        <w:rPr>
          <w:sz w:val="24"/>
          <w:szCs w:val="24"/>
          <w:lang w:val="en-US"/>
        </w:rPr>
        <w:t>      Density = 1.55 g cm</w:t>
      </w:r>
      <w:r>
        <w:rPr>
          <w:sz w:val="24"/>
          <w:szCs w:val="24"/>
          <w:vertAlign w:val="superscript"/>
          <w:lang w:val="en-US"/>
        </w:rPr>
        <w:t>-3</w:t>
      </w:r>
    </w:p>
    <w:p>
      <w:pPr>
        <w:pStyle w:val="style0"/>
        <w:rPr>
          <w:sz w:val="24"/>
          <w:szCs w:val="24"/>
        </w:rPr>
      </w:pPr>
      <w:r>
        <w:rPr>
          <w:sz w:val="24"/>
          <w:szCs w:val="24"/>
          <w:lang w:val="en-US"/>
        </w:rPr>
        <w:t xml:space="preserve">In nature, it is only found in combination with other elements. It is the 5th most abundant element in the Earth's crust, and is essential for living organisms. Calcium, in the presence of Vitamin D, is well known for its role in building stronger, denser bones early in the lives of humans and other animals. Calcium can be found in leafy green vegetables as well as in milk, cheese, and other dairy products. Calcium has a melting point of 1115 K and gives off a red flame when ignited. </w:t>
      </w:r>
    </w:p>
    <w:p>
      <w:pPr>
        <w:pStyle w:val="style0"/>
        <w:rPr>
          <w:sz w:val="24"/>
          <w:szCs w:val="24"/>
        </w:rPr>
      </w:pPr>
    </w:p>
    <w:p>
      <w:pPr>
        <w:pStyle w:val="style0"/>
        <w:rPr>
          <w:b/>
          <w:bCs/>
          <w:sz w:val="24"/>
          <w:szCs w:val="24"/>
        </w:rPr>
      </w:pPr>
      <w:r>
        <w:rPr>
          <w:b/>
          <w:bCs/>
          <w:sz w:val="24"/>
          <w:szCs w:val="24"/>
          <w:lang w:val="en-US"/>
        </w:rPr>
        <w:t>Applications:</w:t>
      </w:r>
    </w:p>
    <w:p>
      <w:pPr>
        <w:pStyle w:val="style0"/>
        <w:rPr>
          <w:sz w:val="24"/>
          <w:szCs w:val="24"/>
        </w:rPr>
      </w:pPr>
      <w:r>
        <w:rPr>
          <w:sz w:val="24"/>
          <w:szCs w:val="24"/>
          <w:lang w:val="en-US"/>
        </w:rPr>
        <w:t xml:space="preserve">Calcium is an important component in cement and mortars, and thus is necessary for construction. </w:t>
      </w:r>
    </w:p>
    <w:p>
      <w:pPr>
        <w:pStyle w:val="style0"/>
        <w:rPr>
          <w:b/>
          <w:bCs/>
          <w:sz w:val="24"/>
          <w:szCs w:val="24"/>
        </w:rPr>
      </w:pPr>
      <w:r>
        <w:rPr>
          <w:b/>
          <w:bCs/>
          <w:sz w:val="24"/>
          <w:szCs w:val="24"/>
          <w:lang w:val="en-US"/>
        </w:rPr>
        <w:t>Calcium Isotopes:</w:t>
      </w:r>
    </w:p>
    <w:p>
      <w:pPr>
        <w:pStyle w:val="style0"/>
        <w:rPr>
          <w:sz w:val="24"/>
          <w:szCs w:val="24"/>
        </w:rPr>
      </w:pPr>
      <w:r>
        <w:rPr>
          <w:sz w:val="24"/>
          <w:szCs w:val="24"/>
          <w:lang w:val="en-US"/>
        </w:rPr>
        <w:t>The four stable isotopes of calcium are </w:t>
      </w:r>
      <w:r>
        <w:rPr>
          <w:sz w:val="24"/>
          <w:szCs w:val="24"/>
          <w:vertAlign w:val="superscript"/>
          <w:lang w:val="en-US"/>
        </w:rPr>
        <w:t>40</w:t>
      </w:r>
      <w:r>
        <w:rPr>
          <w:sz w:val="24"/>
          <w:szCs w:val="24"/>
          <w:lang w:val="en-US"/>
        </w:rPr>
        <w:t xml:space="preserve">Ca, </w:t>
      </w:r>
      <w:r>
        <w:rPr>
          <w:sz w:val="24"/>
          <w:szCs w:val="24"/>
          <w:vertAlign w:val="superscript"/>
          <w:lang w:val="en-US"/>
        </w:rPr>
        <w:t>42</w:t>
      </w:r>
      <w:r>
        <w:rPr>
          <w:sz w:val="24"/>
          <w:szCs w:val="24"/>
          <w:lang w:val="en-US"/>
        </w:rPr>
        <w:t xml:space="preserve">Ca, </w:t>
      </w:r>
      <w:r>
        <w:rPr>
          <w:sz w:val="24"/>
          <w:szCs w:val="24"/>
          <w:vertAlign w:val="superscript"/>
          <w:lang w:val="en-US"/>
        </w:rPr>
        <w:t>43</w:t>
      </w:r>
      <w:r>
        <w:rPr>
          <w:sz w:val="24"/>
          <w:szCs w:val="24"/>
          <w:lang w:val="en-US"/>
        </w:rPr>
        <w:t>Ca,</w:t>
      </w:r>
      <w:r>
        <w:rPr>
          <w:sz w:val="24"/>
          <w:szCs w:val="24"/>
          <w:vertAlign w:val="superscript"/>
          <w:lang w:val="en-US"/>
        </w:rPr>
        <w:t xml:space="preserve"> 44</w:t>
      </w:r>
      <w:r>
        <w:rPr>
          <w:sz w:val="24"/>
          <w:szCs w:val="24"/>
          <w:lang w:val="en-US"/>
        </w:rPr>
        <w:t xml:space="preserve">Ca. The most abundant isotope, </w:t>
      </w:r>
      <w:r>
        <w:rPr>
          <w:sz w:val="24"/>
          <w:szCs w:val="24"/>
          <w:vertAlign w:val="superscript"/>
          <w:lang w:val="en-US"/>
        </w:rPr>
        <w:t>40</w:t>
      </w:r>
      <w:r>
        <w:rPr>
          <w:sz w:val="24"/>
          <w:szCs w:val="24"/>
          <w:lang w:val="en-US"/>
        </w:rPr>
        <w:t xml:space="preserve">Ca, composes about 97% of naturally occurring calcium. </w:t>
      </w:r>
      <w:r>
        <w:rPr>
          <w:sz w:val="24"/>
          <w:szCs w:val="24"/>
          <w:vertAlign w:val="superscript"/>
          <w:lang w:val="en-US"/>
        </w:rPr>
        <w:t>41</w:t>
      </w:r>
      <w:r>
        <w:rPr>
          <w:sz w:val="24"/>
          <w:szCs w:val="24"/>
          <w:lang w:val="en-US"/>
        </w:rPr>
        <w:t>Ca is the only radioactive isotope of calcium with a half life of 103,000 years. </w:t>
      </w:r>
    </w:p>
    <w:p>
      <w:pPr>
        <w:pStyle w:val="style0"/>
        <w:rPr>
          <w:sz w:val="24"/>
          <w:szCs w:val="24"/>
        </w:rPr>
      </w:pPr>
    </w:p>
    <w:p>
      <w:pPr>
        <w:pStyle w:val="style0"/>
        <w:rPr>
          <w:b/>
          <w:bCs/>
          <w:sz w:val="24"/>
          <w:szCs w:val="24"/>
        </w:rPr>
      </w:pPr>
      <w:r>
        <w:rPr>
          <w:b/>
          <w:bCs/>
          <w:sz w:val="24"/>
          <w:szCs w:val="24"/>
          <w:lang w:val="en-US"/>
        </w:rPr>
        <w:t>Calcium Compounds:</w:t>
      </w:r>
    </w:p>
    <w:p>
      <w:pPr>
        <w:pStyle w:val="style0"/>
        <w:rPr>
          <w:sz w:val="24"/>
          <w:szCs w:val="24"/>
        </w:rPr>
      </w:pPr>
      <w:r>
        <w:rPr>
          <w:sz w:val="24"/>
          <w:szCs w:val="24"/>
          <w:lang w:val="en-US"/>
        </w:rPr>
        <w:t>The most common calcium compound is calcium carbonate (CaCO</w:t>
      </w:r>
      <w:r>
        <w:rPr>
          <w:sz w:val="24"/>
          <w:szCs w:val="24"/>
          <w:vertAlign w:val="subscript"/>
          <w:lang w:val="en-US"/>
        </w:rPr>
        <w:t>3</w:t>
      </w:r>
      <w:r>
        <w:rPr>
          <w:sz w:val="24"/>
          <w:szCs w:val="24"/>
          <w:lang w:val="en-US"/>
        </w:rPr>
        <w:t>). Calcium carbonate is a component of shells in living organisms, and is used as a commercial antacid. It is also the main component of limestone. As shown below, three steps are required to obtain pure CaCO</w:t>
      </w:r>
      <w:r>
        <w:rPr>
          <w:sz w:val="24"/>
          <w:szCs w:val="24"/>
          <w:vertAlign w:val="subscript"/>
          <w:lang w:val="en-US"/>
        </w:rPr>
        <w:t>3</w:t>
      </w:r>
      <w:r>
        <w:rPr>
          <w:sz w:val="24"/>
          <w:szCs w:val="24"/>
          <w:lang w:val="en-US"/>
        </w:rPr>
        <w:t xml:space="preserve"> from limestone: calcination, slaking, and carbonation.</w:t>
      </w:r>
    </w:p>
    <w:p>
      <w:pPr>
        <w:pStyle w:val="style0"/>
        <w:rPr>
          <w:sz w:val="24"/>
          <w:szCs w:val="24"/>
        </w:rPr>
      </w:pPr>
      <w:r>
        <w:rPr>
          <w:sz w:val="24"/>
          <w:szCs w:val="24"/>
          <w:lang w:val="en-US"/>
        </w:rPr>
        <w:t>CaCO</w:t>
      </w:r>
      <w:r>
        <w:rPr>
          <w:sz w:val="24"/>
          <w:szCs w:val="24"/>
          <w:vertAlign w:val="subscript"/>
          <w:lang w:val="en-US"/>
        </w:rPr>
        <w:t>3(s) </w:t>
      </w:r>
      <w:r>
        <w:rPr>
          <w:sz w:val="24"/>
          <w:szCs w:val="24"/>
          <w:lang w:val="en-US"/>
        </w:rPr>
        <w:t>→ CaO</w:t>
      </w:r>
      <w:r>
        <w:rPr>
          <w:sz w:val="24"/>
          <w:szCs w:val="24"/>
          <w:vertAlign w:val="subscript"/>
          <w:lang w:val="en-US"/>
        </w:rPr>
        <w:t>(s)</w:t>
      </w:r>
      <w:r>
        <w:rPr>
          <w:sz w:val="24"/>
          <w:szCs w:val="24"/>
          <w:lang w:val="en-US"/>
        </w:rPr>
        <w:t xml:space="preserve"> + CO</w:t>
      </w:r>
      <w:r>
        <w:rPr>
          <w:sz w:val="24"/>
          <w:szCs w:val="24"/>
          <w:vertAlign w:val="subscript"/>
          <w:lang w:val="en-US"/>
        </w:rPr>
        <w:t>2(g)</w:t>
      </w:r>
      <w:r>
        <w:rPr>
          <w:sz w:val="24"/>
          <w:szCs w:val="24"/>
          <w:lang w:val="en-US"/>
        </w:rPr>
        <w:t>              (calcination)</w:t>
      </w:r>
    </w:p>
    <w:p>
      <w:pPr>
        <w:pStyle w:val="style0"/>
        <w:rPr>
          <w:sz w:val="24"/>
          <w:szCs w:val="24"/>
        </w:rPr>
      </w:pPr>
      <w:r>
        <w:rPr>
          <w:sz w:val="24"/>
          <w:szCs w:val="24"/>
          <w:lang w:val="en-US"/>
        </w:rPr>
        <w:t>CaO(s) + H2O(l) → Ca(OH)2(s)             (slaking)</w:t>
      </w:r>
    </w:p>
    <w:p>
      <w:pPr>
        <w:pStyle w:val="style0"/>
        <w:rPr>
          <w:sz w:val="24"/>
          <w:szCs w:val="24"/>
        </w:rPr>
      </w:pPr>
      <w:r>
        <w:rPr>
          <w:sz w:val="24"/>
          <w:szCs w:val="24"/>
          <w:lang w:val="en-US"/>
        </w:rPr>
        <w:t>  Ca(OH)</w:t>
      </w:r>
      <w:r>
        <w:rPr>
          <w:sz w:val="24"/>
          <w:szCs w:val="24"/>
          <w:vertAlign w:val="subscript"/>
          <w:lang w:val="en-US"/>
        </w:rPr>
        <w:t>2</w:t>
      </w:r>
      <w:r>
        <w:rPr>
          <w:sz w:val="24"/>
          <w:szCs w:val="24"/>
          <w:lang w:val="en-US"/>
        </w:rPr>
        <w:t xml:space="preserve"> + CO</w:t>
      </w:r>
      <w:r>
        <w:rPr>
          <w:sz w:val="24"/>
          <w:szCs w:val="24"/>
          <w:vertAlign w:val="subscript"/>
          <w:lang w:val="en-US"/>
        </w:rPr>
        <w:t>2(g) </w:t>
      </w:r>
      <w:r>
        <w:rPr>
          <w:sz w:val="24"/>
          <w:szCs w:val="24"/>
          <w:lang w:val="en-US"/>
        </w:rPr>
        <w:t>→ CaCO</w:t>
      </w:r>
      <w:r>
        <w:rPr>
          <w:sz w:val="24"/>
          <w:szCs w:val="24"/>
          <w:vertAlign w:val="subscript"/>
          <w:lang w:val="en-US"/>
        </w:rPr>
        <w:t>3(s)</w:t>
      </w:r>
      <w:r>
        <w:rPr>
          <w:sz w:val="24"/>
          <w:szCs w:val="24"/>
          <w:lang w:val="en-US"/>
        </w:rPr>
        <w:t xml:space="preserve"> + 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 xml:space="preserve">      (carbonation)</w:t>
      </w:r>
    </w:p>
    <w:p>
      <w:pPr>
        <w:pStyle w:val="style0"/>
        <w:rPr>
          <w:sz w:val="24"/>
          <w:szCs w:val="24"/>
        </w:rPr>
      </w:pPr>
      <w:r>
        <w:rPr>
          <w:sz w:val="24"/>
          <w:szCs w:val="24"/>
          <w:lang w:val="en-US"/>
        </w:rPr>
        <w:t>Another important calcium compound is calcium hydroxide (Ca(OH)</w:t>
      </w:r>
      <w:r>
        <w:rPr>
          <w:sz w:val="24"/>
          <w:szCs w:val="24"/>
          <w:vertAlign w:val="subscript"/>
          <w:lang w:val="en-US"/>
        </w:rPr>
        <w:t>2</w:t>
      </w:r>
      <w:r>
        <w:rPr>
          <w:sz w:val="24"/>
          <w:szCs w:val="24"/>
          <w:lang w:val="en-US"/>
        </w:rPr>
        <w:t xml:space="preserve">). Often referred to as </w:t>
      </w:r>
      <w:r>
        <w:rPr>
          <w:b/>
          <w:bCs/>
          <w:sz w:val="24"/>
          <w:szCs w:val="24"/>
          <w:lang w:val="en-US"/>
        </w:rPr>
        <w:t>'slake lime'</w:t>
      </w:r>
      <w:r>
        <w:rPr>
          <w:sz w:val="24"/>
          <w:szCs w:val="24"/>
          <w:lang w:val="en-US"/>
        </w:rPr>
        <w:t xml:space="preserve"> or</w:t>
      </w:r>
      <w:r>
        <w:rPr>
          <w:b/>
          <w:bCs/>
          <w:sz w:val="24"/>
          <w:szCs w:val="24"/>
          <w:lang w:val="en-US"/>
        </w:rPr>
        <w:t xml:space="preserve"> lime water</w:t>
      </w:r>
      <w:r>
        <w:rPr>
          <w:sz w:val="24"/>
          <w:szCs w:val="24"/>
          <w:lang w:val="en-US"/>
        </w:rPr>
        <w:t>, it can be refined to form cement. The formation of calcium hydroxide is given below:</w:t>
      </w:r>
    </w:p>
    <w:p>
      <w:pPr>
        <w:pStyle w:val="style0"/>
        <w:rPr>
          <w:sz w:val="24"/>
          <w:szCs w:val="24"/>
        </w:rPr>
      </w:pPr>
      <w:r>
        <w:rPr>
          <w:sz w:val="24"/>
          <w:szCs w:val="24"/>
          <w:lang w:val="en-US"/>
        </w:rPr>
        <w:t>CaO</w:t>
      </w:r>
      <w:r>
        <w:rPr>
          <w:sz w:val="24"/>
          <w:szCs w:val="24"/>
          <w:vertAlign w:val="subscript"/>
          <w:lang w:val="en-US"/>
        </w:rPr>
        <w:t xml:space="preserve">(s)  </w:t>
      </w:r>
      <w:r>
        <w:rPr>
          <w:sz w:val="24"/>
          <w:szCs w:val="24"/>
          <w:lang w:val="en-US"/>
        </w:rPr>
        <w:t>+  H</w:t>
      </w:r>
      <w:r>
        <w:rPr>
          <w:sz w:val="24"/>
          <w:szCs w:val="24"/>
          <w:vertAlign w:val="subscript"/>
          <w:lang w:val="en-US"/>
        </w:rPr>
        <w:t>2</w:t>
      </w:r>
      <w:r>
        <w:rPr>
          <w:sz w:val="24"/>
          <w:szCs w:val="24"/>
          <w:lang w:val="en-US"/>
        </w:rPr>
        <w:t>O</w:t>
      </w:r>
      <w:r>
        <w:rPr>
          <w:sz w:val="24"/>
          <w:szCs w:val="24"/>
          <w:vertAlign w:val="subscript"/>
          <w:lang w:val="en-US"/>
        </w:rPr>
        <w:t>(l)</w:t>
      </w:r>
      <w:r>
        <w:rPr>
          <w:sz w:val="24"/>
          <w:szCs w:val="24"/>
          <w:lang w:val="en-US"/>
        </w:rPr>
        <w:t>→Ca(OH)</w:t>
      </w:r>
      <w:r>
        <w:rPr>
          <w:sz w:val="24"/>
          <w:szCs w:val="24"/>
          <w:vertAlign w:val="subscript"/>
          <w:lang w:val="en-US"/>
        </w:rPr>
        <w:t>2</w:t>
      </w:r>
    </w:p>
    <w:p>
      <w:pPr>
        <w:pStyle w:val="style0"/>
        <w:rPr>
          <w:sz w:val="24"/>
          <w:szCs w:val="24"/>
        </w:rPr>
      </w:pPr>
    </w:p>
    <w:p>
      <w:pPr>
        <w:pStyle w:val="style0"/>
        <w:rPr>
          <w:b/>
          <w:bCs/>
          <w:sz w:val="24"/>
          <w:szCs w:val="24"/>
        </w:rPr>
      </w:pPr>
      <w:r>
        <w:rPr>
          <w:b/>
          <w:bCs/>
          <w:sz w:val="24"/>
          <w:szCs w:val="24"/>
          <w:lang w:val="en-US"/>
        </w:rPr>
        <w:t>The effect of heat on the Group 2 carbonates</w:t>
      </w:r>
    </w:p>
    <w:p>
      <w:pPr>
        <w:pStyle w:val="style0"/>
        <w:rPr>
          <w:sz w:val="24"/>
          <w:szCs w:val="24"/>
        </w:rPr>
      </w:pPr>
      <w:r>
        <w:rPr>
          <w:sz w:val="24"/>
          <w:szCs w:val="24"/>
          <w:lang w:val="en-US"/>
        </w:rPr>
        <w:t>All the carbonates in this group undergo thermal decomposition to the metal oxide and carbon dioxide gas. The term "thermal decomposition" describes splitting up a compound by heating it.</w:t>
      </w:r>
    </w:p>
    <w:p>
      <w:pPr>
        <w:pStyle w:val="style0"/>
        <w:rPr>
          <w:sz w:val="24"/>
          <w:szCs w:val="24"/>
        </w:rPr>
      </w:pPr>
      <w:r>
        <w:rPr>
          <w:sz w:val="24"/>
          <w:szCs w:val="24"/>
          <w:lang w:val="en-US"/>
        </w:rPr>
        <w:t>All the Group 2 carbonates and their resulting oxides exist as white solids. If "X" represents any one of the elements, the following describes this decomposition:XCO</w:t>
      </w:r>
      <w:r>
        <w:rPr>
          <w:sz w:val="24"/>
          <w:szCs w:val="24"/>
          <w:vertAlign w:val="subscript"/>
          <w:lang w:val="en-US"/>
        </w:rPr>
        <w:t>3(s)</w:t>
      </w:r>
      <w:r>
        <w:rPr>
          <w:sz w:val="24"/>
          <w:szCs w:val="24"/>
          <w:lang w:val="en-US"/>
        </w:rPr>
        <w:t>→XO</w:t>
      </w:r>
      <w:r>
        <w:rPr>
          <w:sz w:val="24"/>
          <w:szCs w:val="24"/>
          <w:vertAlign w:val="subscript"/>
          <w:lang w:val="en-US"/>
        </w:rPr>
        <w:t xml:space="preserve">(s) </w:t>
      </w:r>
      <w:r>
        <w:rPr>
          <w:sz w:val="24"/>
          <w:szCs w:val="24"/>
          <w:lang w:val="en-US"/>
        </w:rPr>
        <w:t>+ CO</w:t>
      </w:r>
      <w:r>
        <w:rPr>
          <w:sz w:val="24"/>
          <w:szCs w:val="24"/>
          <w:vertAlign w:val="subscript"/>
          <w:lang w:val="en-US"/>
        </w:rPr>
        <w:t>2(g)</w:t>
      </w:r>
    </w:p>
    <w:p>
      <w:pPr>
        <w:pStyle w:val="style0"/>
        <w:rPr>
          <w:sz w:val="24"/>
          <w:szCs w:val="24"/>
        </w:rPr>
      </w:pPr>
      <w:r>
        <w:rPr>
          <w:sz w:val="24"/>
          <w:szCs w:val="24"/>
          <w:lang w:val="en-US"/>
        </w:rPr>
        <w:t>Down the group, the carbonates require more heating to decompose.</w:t>
      </w:r>
    </w:p>
    <w:p>
      <w:pPr>
        <w:pStyle w:val="style0"/>
        <w:rPr>
          <w:sz w:val="24"/>
          <w:szCs w:val="24"/>
        </w:rPr>
      </w:pPr>
      <w:r>
        <w:rPr>
          <w:sz w:val="24"/>
          <w:szCs w:val="24"/>
          <w:lang w:val="en-US"/>
        </w:rPr>
        <w:t>The carbonates become more thermally stable down the group.</w:t>
      </w:r>
    </w:p>
    <w:p>
      <w:pPr>
        <w:pStyle w:val="style0"/>
        <w:rPr>
          <w:sz w:val="24"/>
          <w:szCs w:val="24"/>
        </w:rPr>
      </w:pPr>
    </w:p>
    <w:p>
      <w:pPr>
        <w:pStyle w:val="style0"/>
        <w:rPr>
          <w:b/>
          <w:bCs/>
          <w:sz w:val="24"/>
          <w:szCs w:val="24"/>
        </w:rPr>
      </w:pPr>
      <w:r>
        <w:rPr>
          <w:b/>
          <w:bCs/>
          <w:sz w:val="24"/>
          <w:szCs w:val="24"/>
          <w:lang w:val="en-US"/>
        </w:rPr>
        <w:t>The effect of heat on the Group 2 Nitrates</w:t>
      </w:r>
    </w:p>
    <w:p>
      <w:pPr>
        <w:pStyle w:val="style0"/>
        <w:rPr>
          <w:sz w:val="24"/>
          <w:szCs w:val="24"/>
        </w:rPr>
      </w:pPr>
      <w:r>
        <w:rPr>
          <w:sz w:val="24"/>
          <w:szCs w:val="24"/>
          <w:lang w:val="en-US"/>
        </w:rPr>
        <w:t xml:space="preserve">The Group 2 nitrates undergo thermal decomposition to the metal oxide, nitrogen dioxide and oxygen gas. </w:t>
      </w:r>
    </w:p>
    <w:p>
      <w:pPr>
        <w:pStyle w:val="style0"/>
        <w:rPr>
          <w:sz w:val="24"/>
          <w:szCs w:val="24"/>
        </w:rPr>
      </w:pPr>
      <w:r>
        <w:rPr>
          <w:sz w:val="24"/>
          <w:szCs w:val="24"/>
          <w:lang w:val="en-US"/>
        </w:rPr>
        <w:t xml:space="preserve">These compounds are white solids and brown nitrogen dioxide and oxygen gases are also given off when heated. </w:t>
      </w:r>
    </w:p>
    <w:p>
      <w:pPr>
        <w:pStyle w:val="style0"/>
        <w:rPr>
          <w:sz w:val="24"/>
          <w:szCs w:val="24"/>
        </w:rPr>
      </w:pPr>
      <w:r>
        <w:rPr>
          <w:sz w:val="24"/>
          <w:szCs w:val="24"/>
          <w:lang w:val="en-US"/>
        </w:rPr>
        <w:t>Magnesium and calcium nitrates normally crystallize with water, and the solid may dissolve in its own water of crystallization to make a colorless solution before it starts to decompose.</w:t>
      </w:r>
    </w:p>
    <w:p>
      <w:pPr>
        <w:pStyle w:val="style0"/>
        <w:rPr>
          <w:sz w:val="24"/>
          <w:szCs w:val="24"/>
        </w:rPr>
      </w:pPr>
      <w:r>
        <w:rPr>
          <w:sz w:val="24"/>
          <w:szCs w:val="24"/>
          <w:lang w:val="en-US"/>
        </w:rPr>
        <w:t>Again, if "X" represents any one of the elements:</w:t>
      </w:r>
    </w:p>
    <w:p>
      <w:pPr>
        <w:pStyle w:val="style0"/>
        <w:rPr>
          <w:sz w:val="24"/>
          <w:szCs w:val="24"/>
        </w:rPr>
      </w:pPr>
      <w:r>
        <w:rPr>
          <w:sz w:val="24"/>
          <w:szCs w:val="24"/>
          <w:lang w:val="en-US"/>
        </w:rPr>
        <w:t>2X(NO</w:t>
      </w:r>
      <w:r>
        <w:rPr>
          <w:sz w:val="24"/>
          <w:szCs w:val="24"/>
          <w:vertAlign w:val="subscript"/>
          <w:lang w:val="en-US"/>
        </w:rPr>
        <w:t>3</w:t>
      </w:r>
      <w:r>
        <w:rPr>
          <w:sz w:val="24"/>
          <w:szCs w:val="24"/>
          <w:lang w:val="en-US"/>
        </w:rPr>
        <w:t>)</w:t>
      </w:r>
      <w:r>
        <w:rPr>
          <w:sz w:val="24"/>
          <w:szCs w:val="24"/>
          <w:vertAlign w:val="subscript"/>
          <w:lang w:val="en-US"/>
        </w:rPr>
        <w:t>2(s)</w:t>
      </w:r>
      <w:r>
        <w:rPr>
          <w:sz w:val="24"/>
          <w:szCs w:val="24"/>
          <w:lang w:val="en-US"/>
        </w:rPr>
        <w:t>→2XO</w:t>
      </w:r>
      <w:r>
        <w:rPr>
          <w:sz w:val="24"/>
          <w:szCs w:val="24"/>
          <w:vertAlign w:val="subscript"/>
          <w:lang w:val="en-US"/>
        </w:rPr>
        <w:t>(s)</w:t>
      </w:r>
      <w:r>
        <w:rPr>
          <w:sz w:val="24"/>
          <w:szCs w:val="24"/>
          <w:lang w:val="en-US"/>
        </w:rPr>
        <w:t xml:space="preserve"> + 4NO</w:t>
      </w:r>
      <w:r>
        <w:rPr>
          <w:sz w:val="24"/>
          <w:szCs w:val="24"/>
          <w:vertAlign w:val="subscript"/>
          <w:lang w:val="en-US"/>
        </w:rPr>
        <w:t xml:space="preserve">2(g) </w:t>
      </w:r>
      <w:r>
        <w:rPr>
          <w:sz w:val="24"/>
          <w:szCs w:val="24"/>
          <w:lang w:val="en-US"/>
        </w:rPr>
        <w:t>+ O</w:t>
      </w:r>
      <w:r>
        <w:rPr>
          <w:sz w:val="24"/>
          <w:szCs w:val="24"/>
          <w:vertAlign w:val="subscript"/>
          <w:lang w:val="en-US"/>
        </w:rPr>
        <w:t>2(g)</w:t>
      </w:r>
    </w:p>
    <w:p>
      <w:pPr>
        <w:pStyle w:val="style0"/>
        <w:rPr>
          <w:sz w:val="24"/>
          <w:szCs w:val="24"/>
        </w:rPr>
      </w:pPr>
      <w:r>
        <w:rPr>
          <w:sz w:val="24"/>
          <w:szCs w:val="24"/>
          <w:lang w:val="en-US"/>
        </w:rPr>
        <w:t>E.g 2Ca(NO</w:t>
      </w:r>
      <w:r>
        <w:rPr>
          <w:sz w:val="24"/>
          <w:szCs w:val="24"/>
          <w:vertAlign w:val="subscript"/>
          <w:lang w:val="en-US"/>
        </w:rPr>
        <w:t>3</w:t>
      </w:r>
      <w:r>
        <w:rPr>
          <w:sz w:val="24"/>
          <w:szCs w:val="24"/>
          <w:lang w:val="en-US"/>
        </w:rPr>
        <w:t>)</w:t>
      </w:r>
      <w:r>
        <w:rPr>
          <w:sz w:val="24"/>
          <w:szCs w:val="24"/>
          <w:vertAlign w:val="subscript"/>
          <w:lang w:val="en-US"/>
        </w:rPr>
        <w:t xml:space="preserve">2(s) </w:t>
      </w:r>
      <w:r>
        <w:rPr>
          <w:sz w:val="24"/>
          <w:szCs w:val="24"/>
          <w:lang w:val="en-US"/>
        </w:rPr>
        <w:t>→ 2CaO</w:t>
      </w:r>
      <w:r>
        <w:rPr>
          <w:sz w:val="24"/>
          <w:szCs w:val="24"/>
          <w:vertAlign w:val="subscript"/>
          <w:lang w:val="en-US"/>
        </w:rPr>
        <w:t xml:space="preserve">(s) </w:t>
      </w:r>
      <w:r>
        <w:rPr>
          <w:sz w:val="24"/>
          <w:szCs w:val="24"/>
          <w:lang w:val="en-US"/>
        </w:rPr>
        <w:t>+ 4NO</w:t>
      </w:r>
      <w:r>
        <w:rPr>
          <w:sz w:val="24"/>
          <w:szCs w:val="24"/>
          <w:vertAlign w:val="subscript"/>
          <w:lang w:val="en-US"/>
        </w:rPr>
        <w:t>2(g)</w:t>
      </w:r>
      <w:r>
        <w:rPr>
          <w:sz w:val="24"/>
          <w:szCs w:val="24"/>
          <w:lang w:val="en-US"/>
        </w:rPr>
        <w:t xml:space="preserve"> + O</w:t>
      </w:r>
      <w:r>
        <w:rPr>
          <w:sz w:val="24"/>
          <w:szCs w:val="24"/>
          <w:vertAlign w:val="subscript"/>
          <w:lang w:val="en-US"/>
        </w:rPr>
        <w:t>2(g)</w:t>
      </w:r>
    </w:p>
    <w:p>
      <w:pPr>
        <w:pStyle w:val="style0"/>
        <w:rPr>
          <w:sz w:val="24"/>
          <w:szCs w:val="24"/>
        </w:rPr>
      </w:pPr>
      <w:r>
        <w:rPr>
          <w:sz w:val="24"/>
          <w:szCs w:val="24"/>
          <w:lang w:val="en-US"/>
        </w:rPr>
        <w:t>Down the group, the nitrates must also be heated more strongly before they will decompose.</w:t>
      </w:r>
    </w:p>
    <w:p>
      <w:pPr>
        <w:pStyle w:val="style0"/>
        <w:rPr>
          <w:sz w:val="24"/>
          <w:szCs w:val="24"/>
        </w:rPr>
      </w:pPr>
      <w:r>
        <w:rPr>
          <w:sz w:val="24"/>
          <w:szCs w:val="24"/>
          <w:lang w:val="en-US"/>
        </w:rPr>
        <w:t>Group 2 nitrates also become more thermally stable down the group.</w:t>
      </w:r>
    </w:p>
    <w:p>
      <w:pPr>
        <w:pStyle w:val="style0"/>
        <w:rPr>
          <w:sz w:val="24"/>
          <w:szCs w:val="24"/>
        </w:rPr>
      </w:pPr>
      <w:r>
        <w:rPr>
          <w:sz w:val="24"/>
          <w:szCs w:val="24"/>
          <w:lang w:val="en-US"/>
        </w:rPr>
        <w:t>The larger compounds further down require more heat than the lighter compounds in order to decompose.</w:t>
      </w:r>
    </w:p>
    <w:p>
      <w:pPr>
        <w:pStyle w:val="style0"/>
        <w:rPr>
          <w:sz w:val="24"/>
          <w:szCs w:val="24"/>
        </w:rPr>
      </w:pPr>
      <w:r>
        <w:rPr>
          <w:sz w:val="24"/>
          <w:szCs w:val="24"/>
          <w:lang w:val="en-US"/>
        </w:rPr>
        <w:t> </w:t>
      </w:r>
    </w:p>
    <w:p>
      <w:pPr>
        <w:pStyle w:val="style0"/>
        <w:rPr>
          <w:sz w:val="24"/>
          <w:szCs w:val="24"/>
        </w:rPr>
      </w:pPr>
      <w:r>
        <w:rPr>
          <w:b/>
          <w:bCs/>
          <w:sz w:val="24"/>
          <w:szCs w:val="24"/>
          <w:lang w:val="en-US"/>
        </w:rPr>
        <w:t>The Solubility of the Hydroxides, tetraoxosulphates (vi) and Carbonates (IV) of group 2 metals</w:t>
      </w:r>
    </w:p>
    <w:p>
      <w:pPr>
        <w:pStyle w:val="style0"/>
        <w:rPr>
          <w:b/>
          <w:bCs/>
          <w:sz w:val="20"/>
          <w:szCs w:val="20"/>
        </w:rPr>
      </w:pPr>
      <w:r>
        <w:rPr>
          <w:b/>
          <w:bCs/>
          <w:sz w:val="20"/>
          <w:szCs w:val="20"/>
          <w:lang w:val="en-US"/>
        </w:rPr>
        <w:t>Solubility of the hydroxides</w:t>
      </w:r>
    </w:p>
    <w:p>
      <w:pPr>
        <w:pStyle w:val="style0"/>
        <w:rPr>
          <w:sz w:val="24"/>
          <w:szCs w:val="24"/>
        </w:rPr>
      </w:pPr>
      <w:r>
        <w:rPr>
          <w:sz w:val="24"/>
          <w:szCs w:val="24"/>
          <w:lang w:val="en-US"/>
        </w:rPr>
        <w:t>The hydroxides become more soluble down the group. This is a trend which holds for the whole group. The following examples illustrate this trend:</w:t>
      </w:r>
    </w:p>
    <w:p>
      <w:pPr>
        <w:pStyle w:val="style0"/>
        <w:rPr>
          <w:sz w:val="24"/>
          <w:szCs w:val="24"/>
        </w:rPr>
      </w:pPr>
      <w:r>
        <w:rPr>
          <w:sz w:val="24"/>
          <w:szCs w:val="24"/>
          <w:lang w:val="en-US"/>
        </w:rPr>
        <w:t>Magnesium hydroxide appears to be insoluble in water. However, if it is shaken in water and filtered, the solution is slightly basic. This indicates that there are more hydroxide ions in solution than there were in the original water. This is because some magnesium hydroxide has dissolved.</w:t>
      </w:r>
    </w:p>
    <w:p>
      <w:pPr>
        <w:pStyle w:val="style0"/>
        <w:rPr>
          <w:sz w:val="24"/>
          <w:szCs w:val="24"/>
        </w:rPr>
      </w:pPr>
      <w:r>
        <w:rPr>
          <w:sz w:val="24"/>
          <w:szCs w:val="24"/>
          <w:lang w:val="en-US"/>
        </w:rPr>
        <w:t>Calcium hydroxide solution is referred to as "lime water". A liter of pure water will dissolve about 1 gram of calcium hydroxide at room temperature.</w:t>
      </w:r>
    </w:p>
    <w:p>
      <w:pPr>
        <w:pStyle w:val="style0"/>
        <w:rPr>
          <w:sz w:val="24"/>
          <w:szCs w:val="24"/>
        </w:rPr>
      </w:pPr>
      <w:r>
        <w:rPr>
          <w:sz w:val="24"/>
          <w:szCs w:val="24"/>
          <w:lang w:val="en-US"/>
        </w:rPr>
        <w:t>Barium hydroxide is soluble enough to produce a solution with a concentration around 0.1 mol dm</w:t>
      </w:r>
      <w:r>
        <w:rPr>
          <w:sz w:val="24"/>
          <w:szCs w:val="24"/>
          <w:vertAlign w:val="superscript"/>
          <w:lang w:val="en-US"/>
        </w:rPr>
        <w:t>-3</w:t>
      </w:r>
      <w:r>
        <w:rPr>
          <w:sz w:val="24"/>
          <w:szCs w:val="24"/>
          <w:lang w:val="en-US"/>
        </w:rPr>
        <w:t xml:space="preserve"> at room temperature.</w:t>
      </w:r>
    </w:p>
    <w:p>
      <w:pPr>
        <w:pStyle w:val="style0"/>
        <w:rPr>
          <w:sz w:val="24"/>
          <w:szCs w:val="24"/>
        </w:rPr>
      </w:pPr>
    </w:p>
    <w:p>
      <w:pPr>
        <w:pStyle w:val="style0"/>
        <w:rPr>
          <w:b/>
          <w:bCs/>
          <w:sz w:val="24"/>
          <w:szCs w:val="24"/>
        </w:rPr>
      </w:pPr>
      <w:r>
        <w:rPr>
          <w:b/>
          <w:bCs/>
          <w:sz w:val="24"/>
          <w:szCs w:val="24"/>
          <w:lang w:val="en-US"/>
        </w:rPr>
        <w:t>Solubility of the tetraoxosulphates(vi)</w:t>
      </w:r>
    </w:p>
    <w:p>
      <w:pPr>
        <w:pStyle w:val="style0"/>
        <w:rPr>
          <w:sz w:val="24"/>
          <w:szCs w:val="24"/>
        </w:rPr>
      </w:pPr>
      <w:r>
        <w:rPr>
          <w:sz w:val="24"/>
          <w:szCs w:val="24"/>
          <w:lang w:val="en-US"/>
        </w:rPr>
        <w:t>The tetraoxosulphates(vi) become less soluble down the group.</w:t>
      </w:r>
    </w:p>
    <w:p>
      <w:pPr>
        <w:pStyle w:val="style0"/>
        <w:rPr>
          <w:sz w:val="24"/>
          <w:szCs w:val="24"/>
        </w:rPr>
      </w:pPr>
      <w:r>
        <w:rPr>
          <w:sz w:val="24"/>
          <w:szCs w:val="24"/>
          <w:lang w:val="en-US"/>
        </w:rPr>
        <w:t xml:space="preserve">This simple trend is true provided hydrated beryllium </w:t>
      </w:r>
      <w:r>
        <w:rPr>
          <w:rFonts w:hint="default"/>
          <w:sz w:val="24"/>
          <w:szCs w:val="24"/>
          <w:lang w:val="en-US"/>
        </w:rPr>
        <w:t xml:space="preserve"> </w:t>
      </w:r>
      <w:r>
        <w:rPr>
          <w:rFonts w:hint="default"/>
          <w:sz w:val="24"/>
          <w:szCs w:val="24"/>
          <w:lang w:val="en-US"/>
        </w:rPr>
        <w:t>tetraoxosulphate(vi)</w:t>
      </w:r>
      <w:r>
        <w:rPr>
          <w:sz w:val="24"/>
          <w:szCs w:val="24"/>
          <w:lang w:val="en-US"/>
        </w:rPr>
        <w:t xml:space="preserve"> is considered, but not anhydrous beryllium </w:t>
      </w:r>
      <w:r>
        <w:rPr>
          <w:rFonts w:hint="default"/>
          <w:sz w:val="24"/>
          <w:szCs w:val="24"/>
          <w:lang w:val="en-US"/>
        </w:rPr>
        <w:t xml:space="preserve">tetraoxosulphate(vi). </w:t>
      </w:r>
      <w:r>
        <w:rPr>
          <w:sz w:val="24"/>
          <w:szCs w:val="24"/>
          <w:lang w:val="en-US"/>
        </w:rPr>
        <w:t xml:space="preserve">The Nuffield Data Book quotes anyhydrous beryllium </w:t>
      </w:r>
      <w:r>
        <w:rPr>
          <w:rFonts w:hint="default"/>
          <w:sz w:val="24"/>
          <w:szCs w:val="24"/>
          <w:lang w:val="en-US"/>
        </w:rPr>
        <w:t>tetraoxosulphate(vi)</w:t>
      </w:r>
      <w:r>
        <w:rPr>
          <w:sz w:val="24"/>
          <w:szCs w:val="24"/>
          <w:lang w:val="en-US"/>
        </w:rPr>
        <w:t>, BeSO</w:t>
      </w:r>
      <w:r>
        <w:rPr>
          <w:sz w:val="24"/>
          <w:szCs w:val="24"/>
          <w:vertAlign w:val="subscript"/>
          <w:lang w:val="en-US"/>
        </w:rPr>
        <w:t>4</w:t>
      </w:r>
      <w:r>
        <w:rPr>
          <w:sz w:val="24"/>
          <w:szCs w:val="24"/>
          <w:lang w:val="en-US"/>
        </w:rPr>
        <w:t>, as insoluble, whereas the hydrated form, BeSO</w:t>
      </w:r>
      <w:r>
        <w:rPr>
          <w:sz w:val="24"/>
          <w:szCs w:val="24"/>
          <w:vertAlign w:val="subscript"/>
          <w:lang w:val="en-US"/>
        </w:rPr>
        <w:t>4</w:t>
      </w:r>
      <w:r>
        <w:rPr>
          <w:sz w:val="24"/>
          <w:szCs w:val="24"/>
          <w:lang w:val="en-US"/>
        </w:rPr>
        <w:t>.4H</w:t>
      </w:r>
      <w:r>
        <w:rPr>
          <w:sz w:val="24"/>
          <w:szCs w:val="24"/>
          <w:vertAlign w:val="subscript"/>
          <w:lang w:val="en-US"/>
        </w:rPr>
        <w:t>2</w:t>
      </w:r>
      <w:r>
        <w:rPr>
          <w:sz w:val="24"/>
          <w:szCs w:val="24"/>
          <w:lang w:val="en-US"/>
        </w:rPr>
        <w:t>O is soluble, with a solubility of about 39 g of BeSO</w:t>
      </w:r>
      <w:r>
        <w:rPr>
          <w:sz w:val="24"/>
          <w:szCs w:val="24"/>
          <w:vertAlign w:val="subscript"/>
          <w:lang w:val="en-US"/>
        </w:rPr>
        <w:t xml:space="preserve">4 </w:t>
      </w:r>
      <w:r>
        <w:rPr>
          <w:sz w:val="24"/>
          <w:szCs w:val="24"/>
          <w:lang w:val="en-US"/>
        </w:rPr>
        <w:t xml:space="preserve">per 100 g of water at room temperature. </w:t>
      </w:r>
    </w:p>
    <w:p>
      <w:pPr>
        <w:pStyle w:val="style0"/>
        <w:rPr>
          <w:sz w:val="24"/>
          <w:szCs w:val="24"/>
        </w:rPr>
      </w:pPr>
      <w:r>
        <w:rPr>
          <w:sz w:val="24"/>
          <w:szCs w:val="24"/>
          <w:lang w:val="en-US"/>
        </w:rPr>
        <w:t>A familiar reaction is that between magnesium and dilute</w:t>
      </w:r>
      <w:r>
        <w:rPr>
          <w:rFonts w:hint="default"/>
          <w:sz w:val="24"/>
          <w:szCs w:val="24"/>
          <w:lang w:val="en-US"/>
        </w:rPr>
        <w:t xml:space="preserve"> </w:t>
      </w:r>
      <w:r>
        <w:rPr>
          <w:rFonts w:hint="default"/>
          <w:sz w:val="24"/>
          <w:szCs w:val="24"/>
          <w:lang w:val="en-US"/>
        </w:rPr>
        <w:t>tetraoxosulphate(vi)</w:t>
      </w:r>
      <w:r>
        <w:rPr>
          <w:sz w:val="24"/>
          <w:szCs w:val="24"/>
          <w:lang w:val="en-US"/>
        </w:rPr>
        <w:t xml:space="preserve"> acid, producing hydrogen gas and a colorless solution of magnesium sulfate. Notice that a solution, and not a precipitate, is formed, implying that magnesium </w:t>
      </w:r>
      <w:r>
        <w:rPr>
          <w:rFonts w:hint="default"/>
          <w:sz w:val="24"/>
          <w:szCs w:val="24"/>
          <w:lang w:val="en-US"/>
        </w:rPr>
        <w:t>tetraoxosulphate (vi)</w:t>
      </w:r>
      <w:r>
        <w:rPr>
          <w:sz w:val="24"/>
          <w:szCs w:val="24"/>
          <w:lang w:val="en-US"/>
        </w:rPr>
        <w:t xml:space="preserve"> is soluble.</w:t>
      </w:r>
    </w:p>
    <w:p>
      <w:pPr>
        <w:pStyle w:val="style0"/>
        <w:rPr>
          <w:sz w:val="24"/>
          <w:szCs w:val="24"/>
        </w:rPr>
      </w:pPr>
      <w:r>
        <w:rPr>
          <w:sz w:val="24"/>
          <w:szCs w:val="24"/>
          <w:lang w:val="en-US"/>
        </w:rPr>
        <w:t xml:space="preserve">Barium </w:t>
      </w:r>
      <w:r>
        <w:rPr>
          <w:rFonts w:hint="default"/>
          <w:sz w:val="24"/>
          <w:szCs w:val="24"/>
          <w:lang w:val="en-US"/>
        </w:rPr>
        <w:t>tetraoxosulphate(vi)</w:t>
      </w:r>
      <w:r>
        <w:rPr>
          <w:sz w:val="24"/>
          <w:szCs w:val="24"/>
          <w:lang w:val="en-US"/>
        </w:rPr>
        <w:t xml:space="preserve"> exists as a white precipitate in solution. The ready formation of a precipitate indicates that barium sulfate is quite insoluble. </w:t>
      </w:r>
    </w:p>
    <w:p>
      <w:pPr>
        <w:pStyle w:val="style0"/>
        <w:rPr>
          <w:sz w:val="24"/>
          <w:szCs w:val="24"/>
        </w:rPr>
      </w:pPr>
      <w:r>
        <w:rPr>
          <w:sz w:val="24"/>
          <w:szCs w:val="24"/>
          <w:lang w:val="en-US"/>
        </w:rPr>
        <w:t xml:space="preserve">Hence, solubility of </w:t>
      </w:r>
      <w:r>
        <w:rPr>
          <w:rFonts w:hint="default"/>
          <w:sz w:val="24"/>
          <w:szCs w:val="24"/>
          <w:lang w:val="en-US"/>
        </w:rPr>
        <w:t>tetraoxosulphates (vi)</w:t>
      </w:r>
      <w:r>
        <w:rPr>
          <w:sz w:val="24"/>
          <w:szCs w:val="24"/>
          <w:lang w:val="en-US"/>
        </w:rPr>
        <w:t xml:space="preserve"> of group 2 metals decreases down the group. i.e MgSO</w:t>
      </w:r>
      <w:r>
        <w:rPr>
          <w:sz w:val="24"/>
          <w:szCs w:val="24"/>
          <w:vertAlign w:val="subscript"/>
          <w:lang w:val="en-US"/>
        </w:rPr>
        <w:t xml:space="preserve">4 </w:t>
      </w:r>
      <w:r>
        <w:rPr>
          <w:sz w:val="24"/>
          <w:szCs w:val="24"/>
          <w:lang w:val="en-US"/>
        </w:rPr>
        <w:t>is more soluble than BaSO4.</w:t>
      </w:r>
    </w:p>
    <w:p>
      <w:pPr>
        <w:pStyle w:val="style0"/>
        <w:rPr>
          <w:sz w:val="24"/>
          <w:szCs w:val="24"/>
        </w:rPr>
      </w:pPr>
    </w:p>
    <w:p>
      <w:pPr>
        <w:pStyle w:val="style0"/>
        <w:rPr>
          <w:b/>
          <w:bCs/>
          <w:sz w:val="24"/>
          <w:szCs w:val="24"/>
        </w:rPr>
      </w:pPr>
      <w:r>
        <w:rPr>
          <w:b/>
          <w:bCs/>
          <w:sz w:val="24"/>
          <w:szCs w:val="24"/>
          <w:lang w:val="en-US"/>
        </w:rPr>
        <w:t>Solubility of the carbonates (IV)</w:t>
      </w:r>
    </w:p>
    <w:p>
      <w:pPr>
        <w:pStyle w:val="style0"/>
        <w:rPr>
          <w:sz w:val="24"/>
          <w:szCs w:val="24"/>
        </w:rPr>
      </w:pPr>
      <w:r>
        <w:rPr>
          <w:sz w:val="24"/>
          <w:szCs w:val="24"/>
          <w:lang w:val="en-US"/>
        </w:rPr>
        <w:t>The carbonates become less soluble down the group.</w:t>
      </w:r>
    </w:p>
    <w:p>
      <w:pPr>
        <w:pStyle w:val="style0"/>
        <w:rPr>
          <w:sz w:val="24"/>
          <w:szCs w:val="24"/>
        </w:rPr>
      </w:pPr>
      <w:r>
        <w:rPr>
          <w:sz w:val="24"/>
          <w:szCs w:val="24"/>
          <w:lang w:val="en-US"/>
        </w:rPr>
        <w:t>All the Group 2 carbonates are very sparingly soluble. Magnesium carbonate, for example, has a solubility of about 0.02 g per 100 g of water at room temperature.</w:t>
      </w:r>
    </w:p>
    <w:p>
      <w:pPr>
        <w:pStyle w:val="style0"/>
        <w:rPr>
          <w:sz w:val="24"/>
          <w:szCs w:val="24"/>
        </w:rPr>
      </w:pPr>
      <w:r>
        <w:rPr>
          <w:sz w:val="24"/>
          <w:szCs w:val="24"/>
          <w:lang w:val="en-US"/>
        </w:rPr>
        <w:t>There is little data for beryllium carbonate, but as it reacts with water, the trend is obscured.</w:t>
      </w:r>
    </w:p>
    <w:p>
      <w:pPr>
        <w:pStyle w:val="style0"/>
        <w:rPr>
          <w:sz w:val="24"/>
          <w:szCs w:val="24"/>
        </w:rPr>
      </w:pPr>
      <w:r>
        <w:rPr>
          <w:sz w:val="24"/>
          <w:szCs w:val="24"/>
          <w:lang w:val="en-US"/>
        </w:rPr>
        <w:t>The trend to lower solubility is, however, broken at the bottom of the group: barium carbonate is slightly more soluble than strontium sulfate. There are no simple examples of this trend.</w:t>
      </w:r>
    </w:p>
    <w:p>
      <w:pPr>
        <w:pStyle w:val="style0"/>
        <w:rPr>
          <w:sz w:val="24"/>
          <w:szCs w:val="24"/>
        </w:rPr>
      </w:pPr>
    </w:p>
    <w:p>
      <w:pPr>
        <w:pStyle w:val="style0"/>
        <w:rPr>
          <w:b/>
          <w:bCs/>
          <w:sz w:val="24"/>
          <w:szCs w:val="24"/>
        </w:rPr>
      </w:pPr>
      <w:r>
        <w:rPr>
          <w:b/>
          <w:bCs/>
          <w:sz w:val="24"/>
          <w:szCs w:val="24"/>
          <w:lang w:val="en-US"/>
        </w:rPr>
        <w:t>COMPOUNDS OF CALCIUM</w:t>
      </w:r>
    </w:p>
    <w:p>
      <w:pPr>
        <w:pStyle w:val="style0"/>
        <w:rPr>
          <w:sz w:val="24"/>
          <w:szCs w:val="24"/>
        </w:rPr>
      </w:pPr>
      <w:r>
        <w:rPr>
          <w:sz w:val="24"/>
          <w:szCs w:val="24"/>
          <w:lang w:val="en-US"/>
        </w:rPr>
        <w:t>Calcium oxide, CaO, quicklime</w:t>
      </w:r>
    </w:p>
    <w:p>
      <w:pPr>
        <w:pStyle w:val="style0"/>
        <w:rPr>
          <w:sz w:val="24"/>
          <w:szCs w:val="24"/>
        </w:rPr>
      </w:pPr>
      <w:r>
        <w:rPr>
          <w:sz w:val="24"/>
          <w:szCs w:val="24"/>
          <w:lang w:val="en-US"/>
        </w:rPr>
        <w:t>It is prepared by burning limestone in specially designed kilns.</w:t>
      </w:r>
    </w:p>
    <w:p>
      <w:pPr>
        <w:pStyle w:val="style0"/>
        <w:rPr>
          <w:sz w:val="24"/>
          <w:szCs w:val="24"/>
        </w:rPr>
      </w:pPr>
      <w:r>
        <w:rPr>
          <w:sz w:val="24"/>
          <w:szCs w:val="24"/>
          <w:lang w:val="en-US"/>
        </w:rPr>
        <w:t xml:space="preserve">                1070K</w:t>
      </w:r>
    </w:p>
    <w:p>
      <w:pPr>
        <w:pStyle w:val="style0"/>
        <w:rPr>
          <w:sz w:val="24"/>
          <w:szCs w:val="24"/>
        </w:rPr>
      </w:pPr>
      <w:r>
        <w:rPr>
          <w:sz w:val="24"/>
          <w:szCs w:val="24"/>
          <w:lang w:val="en-US"/>
        </w:rPr>
        <w:t>CaCO</w:t>
      </w:r>
      <w:r>
        <w:rPr>
          <w:sz w:val="24"/>
          <w:szCs w:val="24"/>
          <w:vertAlign w:val="subscript"/>
          <w:lang w:val="en-US"/>
        </w:rPr>
        <w:t>3</w:t>
      </w:r>
      <w:r>
        <w:rPr>
          <w:sz w:val="24"/>
          <w:szCs w:val="24"/>
          <w:lang w:val="en-US"/>
        </w:rPr>
        <w:t xml:space="preserve">      =&gt;       CaO + CO</w:t>
      </w:r>
      <w:r>
        <w:rPr>
          <w:sz w:val="24"/>
          <w:szCs w:val="24"/>
          <w:vertAlign w:val="subscript"/>
          <w:lang w:val="en-US"/>
        </w:rPr>
        <w:t>2</w:t>
      </w:r>
    </w:p>
    <w:p>
      <w:pPr>
        <w:pStyle w:val="style0"/>
        <w:rPr>
          <w:sz w:val="24"/>
          <w:szCs w:val="24"/>
        </w:rPr>
      </w:pPr>
    </w:p>
    <w:p>
      <w:pPr>
        <w:pStyle w:val="style0"/>
        <w:rPr>
          <w:b/>
          <w:bCs/>
          <w:sz w:val="24"/>
          <w:szCs w:val="24"/>
        </w:rPr>
      </w:pPr>
      <w:r>
        <w:rPr>
          <w:b/>
          <w:bCs/>
          <w:sz w:val="24"/>
          <w:szCs w:val="24"/>
          <w:lang w:val="en-US"/>
        </w:rPr>
        <w:t>Properties</w:t>
      </w:r>
    </w:p>
    <w:p>
      <w:pPr>
        <w:pStyle w:val="style0"/>
        <w:rPr>
          <w:sz w:val="24"/>
          <w:szCs w:val="24"/>
        </w:rPr>
      </w:pPr>
      <w:r>
        <w:rPr>
          <w:sz w:val="24"/>
          <w:szCs w:val="24"/>
          <w:lang w:val="en-US"/>
        </w:rPr>
        <w:t>1. Lime is a white porous solid.</w:t>
      </w:r>
    </w:p>
    <w:p>
      <w:pPr>
        <w:pStyle w:val="style0"/>
        <w:rPr>
          <w:sz w:val="24"/>
          <w:szCs w:val="24"/>
        </w:rPr>
      </w:pPr>
      <w:r>
        <w:rPr>
          <w:sz w:val="24"/>
          <w:szCs w:val="24"/>
          <w:lang w:val="en-US"/>
        </w:rPr>
        <w:t>2. On adding water it gives a hissing sound and becomes very hot. The fine powder obtained is known as slaked lime and consists of calcium hydroxide Ca(OH)</w:t>
      </w:r>
      <w:r>
        <w:rPr>
          <w:sz w:val="24"/>
          <w:szCs w:val="24"/>
          <w:vertAlign w:val="subscript"/>
          <w:lang w:val="en-US"/>
        </w:rPr>
        <w:t>2</w:t>
      </w:r>
      <w:r>
        <w:rPr>
          <w:sz w:val="24"/>
          <w:szCs w:val="24"/>
          <w:lang w:val="en-US"/>
        </w:rPr>
        <w:t>. This process is called slaking of lime.</w:t>
      </w:r>
    </w:p>
    <w:p>
      <w:pPr>
        <w:pStyle w:val="style0"/>
        <w:rPr>
          <w:sz w:val="24"/>
          <w:szCs w:val="24"/>
        </w:rPr>
      </w:pPr>
      <w:r>
        <w:rPr>
          <w:sz w:val="24"/>
          <w:szCs w:val="24"/>
          <w:lang w:val="en-US"/>
        </w:rPr>
        <w:t>CaO + H</w:t>
      </w:r>
      <w:r>
        <w:rPr>
          <w:sz w:val="24"/>
          <w:szCs w:val="24"/>
          <w:vertAlign w:val="subscript"/>
          <w:lang w:val="en-US"/>
        </w:rPr>
        <w:t>2</w:t>
      </w:r>
      <w:r>
        <w:rPr>
          <w:sz w:val="24"/>
          <w:szCs w:val="24"/>
          <w:lang w:val="en-US"/>
        </w:rPr>
        <w:t>O =&gt;Ca(OH)</w:t>
      </w:r>
      <w:r>
        <w:rPr>
          <w:sz w:val="24"/>
          <w:szCs w:val="24"/>
          <w:vertAlign w:val="subscript"/>
          <w:lang w:val="en-US"/>
        </w:rPr>
        <w:t>2</w:t>
      </w:r>
    </w:p>
    <w:p>
      <w:pPr>
        <w:pStyle w:val="style0"/>
        <w:rPr>
          <w:sz w:val="24"/>
          <w:szCs w:val="24"/>
        </w:rPr>
      </w:pPr>
      <w:r>
        <w:rPr>
          <w:sz w:val="24"/>
          <w:szCs w:val="24"/>
          <w:lang w:val="en-US"/>
        </w:rPr>
        <w:t>The paste of lime in water is called milk of lime whereas the filtered and clear solution is known as lime water.</w:t>
      </w:r>
    </w:p>
    <w:p>
      <w:pPr>
        <w:pStyle w:val="style0"/>
        <w:rPr>
          <w:sz w:val="24"/>
          <w:szCs w:val="24"/>
        </w:rPr>
      </w:pPr>
      <w:r>
        <w:rPr>
          <w:sz w:val="24"/>
          <w:szCs w:val="24"/>
          <w:lang w:val="en-US"/>
        </w:rPr>
        <w:t>3. With chlorine, it gives bleaching powder CaOCl</w:t>
      </w:r>
      <w:r>
        <w:rPr>
          <w:sz w:val="24"/>
          <w:szCs w:val="24"/>
          <w:vertAlign w:val="subscript"/>
          <w:lang w:val="en-US"/>
        </w:rPr>
        <w:t>2</w:t>
      </w:r>
      <w:r>
        <w:rPr>
          <w:sz w:val="24"/>
          <w:szCs w:val="24"/>
          <w:lang w:val="en-US"/>
        </w:rPr>
        <w:t xml:space="preserve"> . H</w:t>
      </w:r>
      <w:r>
        <w:rPr>
          <w:sz w:val="24"/>
          <w:szCs w:val="24"/>
          <w:vertAlign w:val="subscript"/>
          <w:lang w:val="en-US"/>
        </w:rPr>
        <w:t>2</w:t>
      </w:r>
      <w:r>
        <w:rPr>
          <w:sz w:val="24"/>
          <w:szCs w:val="24"/>
          <w:lang w:val="en-US"/>
        </w:rPr>
        <w:t>O</w:t>
      </w:r>
    </w:p>
    <w:p>
      <w:pPr>
        <w:pStyle w:val="style0"/>
        <w:rPr>
          <w:sz w:val="24"/>
          <w:szCs w:val="24"/>
        </w:rPr>
      </w:pPr>
      <w:r>
        <w:rPr>
          <w:sz w:val="24"/>
          <w:szCs w:val="24"/>
          <w:lang w:val="en-US"/>
        </w:rPr>
        <w:t>4. With carbondioxide, it forms calcium carbonate while with sulphur dioxide, calcium sulphite is obtained.</w:t>
      </w:r>
    </w:p>
    <w:p>
      <w:pPr>
        <w:pStyle w:val="style0"/>
        <w:rPr>
          <w:sz w:val="24"/>
          <w:szCs w:val="24"/>
        </w:rPr>
      </w:pPr>
      <w:r>
        <w:rPr>
          <w:sz w:val="24"/>
          <w:szCs w:val="24"/>
          <w:lang w:val="en-US"/>
        </w:rPr>
        <w:t>5. Moist hydrochloric acid gas reacts with it to give calcium chloride but there is no action with the dry gas.</w:t>
      </w:r>
    </w:p>
    <w:p>
      <w:pPr>
        <w:pStyle w:val="style0"/>
        <w:rPr>
          <w:sz w:val="24"/>
          <w:szCs w:val="24"/>
        </w:rPr>
      </w:pPr>
      <w:r>
        <w:rPr>
          <w:sz w:val="24"/>
          <w:szCs w:val="24"/>
          <w:lang w:val="en-US"/>
        </w:rPr>
        <w:t>CaO + 2HCl =&gt;CaCl</w:t>
      </w:r>
      <w:r>
        <w:rPr>
          <w:sz w:val="24"/>
          <w:szCs w:val="24"/>
          <w:vertAlign w:val="subscript"/>
          <w:lang w:val="en-US"/>
        </w:rPr>
        <w:t>2</w:t>
      </w:r>
      <w:r>
        <w:rPr>
          <w:sz w:val="24"/>
          <w:szCs w:val="24"/>
          <w:lang w:val="en-US"/>
        </w:rPr>
        <w:t xml:space="preserve"> + H</w:t>
      </w:r>
      <w:r>
        <w:rPr>
          <w:sz w:val="24"/>
          <w:szCs w:val="24"/>
          <w:vertAlign w:val="subscript"/>
          <w:lang w:val="en-US"/>
        </w:rPr>
        <w:t>2</w:t>
      </w:r>
      <w:r>
        <w:rPr>
          <w:sz w:val="24"/>
          <w:szCs w:val="24"/>
          <w:lang w:val="en-US"/>
        </w:rPr>
        <w:t>O</w:t>
      </w:r>
    </w:p>
    <w:p>
      <w:pPr>
        <w:pStyle w:val="style0"/>
        <w:rPr>
          <w:sz w:val="24"/>
          <w:szCs w:val="24"/>
        </w:rPr>
      </w:pPr>
    </w:p>
    <w:p>
      <w:pPr>
        <w:pStyle w:val="style0"/>
        <w:rPr>
          <w:b/>
          <w:bCs/>
          <w:sz w:val="24"/>
          <w:szCs w:val="24"/>
        </w:rPr>
      </w:pPr>
      <w:r>
        <w:rPr>
          <w:b/>
          <w:bCs/>
          <w:sz w:val="24"/>
          <w:szCs w:val="24"/>
          <w:lang w:val="en-US"/>
        </w:rPr>
        <w:t>Uses</w:t>
      </w:r>
    </w:p>
    <w:p>
      <w:pPr>
        <w:pStyle w:val="style0"/>
        <w:rPr>
          <w:sz w:val="24"/>
          <w:szCs w:val="24"/>
        </w:rPr>
      </w:pPr>
      <w:r>
        <w:rPr>
          <w:sz w:val="24"/>
          <w:szCs w:val="24"/>
          <w:lang w:val="en-US"/>
        </w:rPr>
        <w:t>1 For the manufacture of calcium chloride, cement, mortar and glass.</w:t>
      </w:r>
    </w:p>
    <w:p>
      <w:pPr>
        <w:pStyle w:val="style0"/>
        <w:rPr>
          <w:sz w:val="24"/>
          <w:szCs w:val="24"/>
        </w:rPr>
      </w:pPr>
      <w:r>
        <w:rPr>
          <w:sz w:val="24"/>
          <w:szCs w:val="24"/>
          <w:lang w:val="en-US"/>
        </w:rPr>
        <w:t>2. For drying gases and alcohol.</w:t>
      </w:r>
    </w:p>
    <w:p>
      <w:pPr>
        <w:pStyle w:val="style0"/>
        <w:rPr>
          <w:sz w:val="24"/>
          <w:szCs w:val="24"/>
        </w:rPr>
      </w:pPr>
      <w:r>
        <w:rPr>
          <w:sz w:val="24"/>
          <w:szCs w:val="24"/>
          <w:lang w:val="en-US"/>
        </w:rPr>
        <w:t>3. As milk of lime, used in refining sugar and white washing.</w:t>
      </w:r>
    </w:p>
    <w:p>
      <w:pPr>
        <w:pStyle w:val="style0"/>
        <w:rPr>
          <w:sz w:val="24"/>
          <w:szCs w:val="24"/>
        </w:rPr>
      </w:pPr>
      <w:r>
        <w:rPr>
          <w:sz w:val="24"/>
          <w:szCs w:val="24"/>
          <w:lang w:val="en-US"/>
        </w:rPr>
        <w:t>4. As lime water, used as a reagent in laboratory and in medicine.</w:t>
      </w:r>
    </w:p>
    <w:p>
      <w:pPr>
        <w:pStyle w:val="style0"/>
        <w:rPr>
          <w:sz w:val="24"/>
          <w:szCs w:val="24"/>
        </w:rPr>
      </w:pPr>
    </w:p>
    <w:p>
      <w:pPr>
        <w:pStyle w:val="style0"/>
        <w:rPr>
          <w:b/>
          <w:bCs/>
          <w:sz w:val="24"/>
          <w:szCs w:val="24"/>
        </w:rPr>
      </w:pPr>
      <w:r>
        <w:rPr>
          <w:b/>
          <w:bCs/>
          <w:sz w:val="24"/>
          <w:szCs w:val="24"/>
          <w:lang w:val="en-US"/>
        </w:rPr>
        <w:t xml:space="preserve">Calcium </w:t>
      </w:r>
      <w:r>
        <w:rPr>
          <w:rFonts w:hint="default"/>
          <w:b/>
          <w:bCs/>
          <w:sz w:val="24"/>
          <w:szCs w:val="24"/>
          <w:lang w:val="en-US"/>
        </w:rPr>
        <w:t>tetraoxosulphate(vi)</w:t>
      </w:r>
      <w:r>
        <w:rPr>
          <w:b/>
          <w:bCs/>
          <w:sz w:val="24"/>
          <w:szCs w:val="24"/>
          <w:lang w:val="en-US"/>
        </w:rPr>
        <w:t>, CaSO</w:t>
      </w:r>
      <w:r>
        <w:rPr>
          <w:b/>
          <w:bCs/>
          <w:sz w:val="24"/>
          <w:szCs w:val="24"/>
          <w:vertAlign w:val="subscript"/>
          <w:lang w:val="en-US"/>
        </w:rPr>
        <w:t>4</w:t>
      </w:r>
    </w:p>
    <w:p>
      <w:pPr>
        <w:pStyle w:val="style0"/>
        <w:rPr>
          <w:sz w:val="24"/>
          <w:szCs w:val="24"/>
        </w:rPr>
      </w:pPr>
      <w:r>
        <w:rPr>
          <w:sz w:val="24"/>
          <w:szCs w:val="24"/>
          <w:lang w:val="en-US"/>
        </w:rPr>
        <w:t>It occurs as Anhydrite, CaSO4 and Gypsum CaSO</w:t>
      </w:r>
      <w:r>
        <w:rPr>
          <w:sz w:val="24"/>
          <w:szCs w:val="24"/>
          <w:vertAlign w:val="subscript"/>
          <w:lang w:val="en-US"/>
        </w:rPr>
        <w:t>4</w:t>
      </w:r>
      <w:r>
        <w:rPr>
          <w:sz w:val="24"/>
          <w:szCs w:val="24"/>
          <w:lang w:val="en-US"/>
        </w:rPr>
        <w:t>. 2H</w:t>
      </w:r>
      <w:r>
        <w:rPr>
          <w:sz w:val="24"/>
          <w:szCs w:val="24"/>
          <w:vertAlign w:val="subscript"/>
          <w:lang w:val="en-US"/>
        </w:rPr>
        <w:t>2</w:t>
      </w:r>
      <w:r>
        <w:rPr>
          <w:sz w:val="24"/>
          <w:szCs w:val="24"/>
          <w:lang w:val="en-US"/>
        </w:rPr>
        <w:t>O. It may be prepared by adding dilute sulphuric acid to the solution of a calcium salt.</w:t>
      </w:r>
    </w:p>
    <w:p>
      <w:pPr>
        <w:pStyle w:val="style0"/>
        <w:rPr>
          <w:sz w:val="24"/>
          <w:szCs w:val="24"/>
        </w:rPr>
      </w:pPr>
      <w:r>
        <w:rPr>
          <w:sz w:val="24"/>
          <w:szCs w:val="24"/>
          <w:lang w:val="en-US"/>
        </w:rPr>
        <w:t>CaCO</w:t>
      </w:r>
      <w:r>
        <w:rPr>
          <w:sz w:val="24"/>
          <w:szCs w:val="24"/>
          <w:vertAlign w:val="subscript"/>
          <w:lang w:val="en-US"/>
        </w:rPr>
        <w:t>3</w:t>
      </w:r>
      <w:r>
        <w:rPr>
          <w:sz w:val="24"/>
          <w:szCs w:val="24"/>
          <w:lang w:val="en-US"/>
        </w:rPr>
        <w:t xml:space="preserve"> + H</w:t>
      </w:r>
      <w:r>
        <w:rPr>
          <w:sz w:val="24"/>
          <w:szCs w:val="24"/>
          <w:vertAlign w:val="subscript"/>
          <w:lang w:val="en-US"/>
        </w:rPr>
        <w:t>2</w:t>
      </w:r>
      <w:r>
        <w:rPr>
          <w:sz w:val="24"/>
          <w:szCs w:val="24"/>
          <w:lang w:val="en-US"/>
        </w:rPr>
        <w:t>SO</w:t>
      </w:r>
      <w:r>
        <w:rPr>
          <w:sz w:val="24"/>
          <w:szCs w:val="24"/>
          <w:vertAlign w:val="subscript"/>
          <w:lang w:val="en-US"/>
        </w:rPr>
        <w:t>4</w:t>
      </w:r>
      <w:r>
        <w:rPr>
          <w:sz w:val="24"/>
          <w:szCs w:val="24"/>
          <w:lang w:val="en-US"/>
        </w:rPr>
        <w:t xml:space="preserve"> =&gt; CaSO</w:t>
      </w:r>
      <w:r>
        <w:rPr>
          <w:sz w:val="24"/>
          <w:szCs w:val="24"/>
          <w:vertAlign w:val="subscript"/>
          <w:lang w:val="en-US"/>
        </w:rPr>
        <w:t>4</w:t>
      </w:r>
      <w:r>
        <w:rPr>
          <w:sz w:val="24"/>
          <w:szCs w:val="24"/>
          <w:lang w:val="en-US"/>
        </w:rPr>
        <w:t xml:space="preserve"> + H</w:t>
      </w:r>
      <w:r>
        <w:rPr>
          <w:sz w:val="24"/>
          <w:szCs w:val="24"/>
          <w:vertAlign w:val="subscript"/>
          <w:lang w:val="en-US"/>
        </w:rPr>
        <w:t>2</w:t>
      </w:r>
      <w:r>
        <w:rPr>
          <w:sz w:val="24"/>
          <w:szCs w:val="24"/>
          <w:lang w:val="en-US"/>
        </w:rPr>
        <w:t>O + CO</w:t>
      </w:r>
      <w:r>
        <w:rPr>
          <w:sz w:val="24"/>
          <w:szCs w:val="24"/>
          <w:vertAlign w:val="subscript"/>
          <w:lang w:val="en-US"/>
        </w:rPr>
        <w:t>2</w:t>
      </w:r>
    </w:p>
    <w:p>
      <w:pPr>
        <w:pStyle w:val="style0"/>
        <w:rPr>
          <w:sz w:val="24"/>
          <w:szCs w:val="24"/>
        </w:rPr>
      </w:pPr>
    </w:p>
    <w:p>
      <w:pPr>
        <w:pStyle w:val="style0"/>
        <w:rPr>
          <w:b/>
          <w:bCs/>
          <w:sz w:val="24"/>
          <w:szCs w:val="24"/>
        </w:rPr>
      </w:pPr>
      <w:r>
        <w:rPr>
          <w:b/>
          <w:bCs/>
          <w:sz w:val="24"/>
          <w:szCs w:val="24"/>
          <w:lang w:val="en-US"/>
        </w:rPr>
        <w:t>Uses of Gypsum</w:t>
      </w:r>
    </w:p>
    <w:p>
      <w:pPr>
        <w:pStyle w:val="style0"/>
        <w:rPr>
          <w:sz w:val="24"/>
          <w:szCs w:val="24"/>
        </w:rPr>
      </w:pPr>
      <w:r>
        <w:rPr>
          <w:sz w:val="24"/>
          <w:szCs w:val="24"/>
          <w:lang w:val="en-US"/>
        </w:rPr>
        <w:t>It is used:</w:t>
      </w:r>
    </w:p>
    <w:p>
      <w:pPr>
        <w:pStyle w:val="style0"/>
        <w:rPr>
          <w:sz w:val="24"/>
          <w:szCs w:val="24"/>
        </w:rPr>
      </w:pPr>
      <w:r>
        <w:rPr>
          <w:sz w:val="24"/>
          <w:szCs w:val="24"/>
          <w:lang w:val="en-US"/>
        </w:rPr>
        <w:t>1. For preparing plasters</w:t>
      </w:r>
    </w:p>
    <w:p>
      <w:pPr>
        <w:pStyle w:val="style0"/>
        <w:rPr>
          <w:sz w:val="24"/>
          <w:szCs w:val="24"/>
        </w:rPr>
      </w:pPr>
      <w:r>
        <w:rPr>
          <w:sz w:val="24"/>
          <w:szCs w:val="24"/>
          <w:lang w:val="en-US"/>
        </w:rPr>
        <w:t>2. As a retardant for the setting of cement</w:t>
      </w:r>
    </w:p>
    <w:p>
      <w:pPr>
        <w:pStyle w:val="style0"/>
        <w:rPr>
          <w:sz w:val="24"/>
          <w:szCs w:val="24"/>
        </w:rPr>
      </w:pPr>
    </w:p>
    <w:p>
      <w:pPr>
        <w:pStyle w:val="style0"/>
        <w:rPr>
          <w:b/>
          <w:bCs/>
          <w:sz w:val="24"/>
          <w:szCs w:val="24"/>
        </w:rPr>
      </w:pPr>
      <w:r>
        <w:rPr>
          <w:b/>
          <w:bCs/>
          <w:sz w:val="24"/>
          <w:szCs w:val="24"/>
          <w:lang w:val="en-US"/>
        </w:rPr>
        <w:t>Plaster of Paris</w:t>
      </w:r>
    </w:p>
    <w:p>
      <w:pPr>
        <w:pStyle w:val="style0"/>
        <w:rPr>
          <w:sz w:val="24"/>
          <w:szCs w:val="24"/>
        </w:rPr>
      </w:pPr>
      <w:r>
        <w:rPr>
          <w:sz w:val="24"/>
          <w:szCs w:val="24"/>
          <w:lang w:val="en-US"/>
        </w:rPr>
        <w:t>When Gypsum is heated to about 393K, it loses 1½ molecules of water and forms plaster of paris with the formula CaSO</w:t>
      </w:r>
      <w:r>
        <w:rPr>
          <w:sz w:val="24"/>
          <w:szCs w:val="24"/>
          <w:vertAlign w:val="subscript"/>
          <w:lang w:val="en-US"/>
        </w:rPr>
        <w:t xml:space="preserve">4 </w:t>
      </w:r>
      <w:r>
        <w:rPr>
          <w:sz w:val="24"/>
          <w:szCs w:val="24"/>
          <w:lang w:val="en-US"/>
        </w:rPr>
        <w:t>½H</w:t>
      </w:r>
      <w:r>
        <w:rPr>
          <w:sz w:val="24"/>
          <w:szCs w:val="24"/>
          <w:vertAlign w:val="subscript"/>
          <w:lang w:val="en-US"/>
        </w:rPr>
        <w:t>2</w:t>
      </w:r>
      <w:r>
        <w:rPr>
          <w:sz w:val="24"/>
          <w:szCs w:val="24"/>
          <w:lang w:val="en-US"/>
        </w:rPr>
        <w:t>O, Calcium Sulphate hemihydrate. The substance is known as plaster of paris because the large deposits of Gypsum used for the manufacture of plaster are at Montmeite (Paris).</w:t>
      </w:r>
    </w:p>
    <w:p>
      <w:pPr>
        <w:pStyle w:val="style0"/>
        <w:rPr>
          <w:sz w:val="24"/>
          <w:szCs w:val="24"/>
        </w:rPr>
      </w:pPr>
      <w:r>
        <w:rPr>
          <w:sz w:val="24"/>
          <w:szCs w:val="24"/>
          <w:lang w:val="en-US"/>
        </w:rPr>
        <w:t>When plaster of paris is wetted with, it forms a plastic mass which sets in from 5 to 15 minutes to a white porous hard mass. A slight expansion occurs during the setting so that it will take sharp impression of a mould.</w:t>
      </w:r>
    </w:p>
    <w:p>
      <w:pPr>
        <w:pStyle w:val="style0"/>
        <w:rPr>
          <w:sz w:val="24"/>
          <w:szCs w:val="24"/>
        </w:rPr>
      </w:pPr>
      <w:r>
        <w:rPr>
          <w:sz w:val="24"/>
          <w:szCs w:val="24"/>
          <w:lang w:val="en-US"/>
        </w:rPr>
        <w:t>The process of setting takes place in two steps, the setting step and the hardening step. The final product of setting is gypsum.</w:t>
      </w:r>
    </w:p>
    <w:p>
      <w:pPr>
        <w:pStyle w:val="style0"/>
        <w:rPr>
          <w:sz w:val="24"/>
          <w:szCs w:val="24"/>
        </w:rPr>
      </w:pPr>
      <w:r>
        <w:rPr>
          <w:sz w:val="24"/>
          <w:szCs w:val="24"/>
          <w:lang w:val="en-US"/>
        </w:rPr>
        <w:t>3/2 H2O</w:t>
      </w:r>
    </w:p>
    <w:p>
      <w:pPr>
        <w:pStyle w:val="style0"/>
        <w:rPr>
          <w:sz w:val="24"/>
          <w:szCs w:val="24"/>
        </w:rPr>
      </w:pPr>
      <w:r>
        <w:rPr>
          <w:sz w:val="24"/>
          <w:szCs w:val="24"/>
          <w:lang w:val="en-US"/>
        </w:rPr>
        <w:t>CaSO4.½H2O(</w:t>
      </w:r>
    </w:p>
    <w:p>
      <w:pPr>
        <w:pStyle w:val="style0"/>
        <w:rPr>
          <w:sz w:val="24"/>
          <w:szCs w:val="24"/>
        </w:rPr>
      </w:pPr>
      <w:r>
        <w:rPr>
          <w:sz w:val="24"/>
          <w:szCs w:val="24"/>
          <w:lang w:val="en-US"/>
        </w:rPr>
        <w:t>setting step</w:t>
      </w:r>
    </w:p>
    <w:p>
      <w:pPr>
        <w:pStyle w:val="style0"/>
        <w:rPr>
          <w:sz w:val="24"/>
          <w:szCs w:val="24"/>
        </w:rPr>
      </w:pPr>
    </w:p>
    <w:p>
      <w:pPr>
        <w:pStyle w:val="style0"/>
        <w:rPr>
          <w:sz w:val="24"/>
          <w:szCs w:val="24"/>
        </w:rPr>
      </w:pPr>
      <w:r>
        <w:rPr>
          <w:sz w:val="24"/>
          <w:szCs w:val="24"/>
          <w:lang w:val="en-US"/>
        </w:rPr>
        <w:t>hardening</w:t>
      </w:r>
    </w:p>
    <w:p>
      <w:pPr>
        <w:pStyle w:val="style0"/>
        <w:rPr>
          <w:sz w:val="24"/>
          <w:szCs w:val="24"/>
        </w:rPr>
      </w:pPr>
      <w:r>
        <w:rPr>
          <w:sz w:val="24"/>
          <w:szCs w:val="24"/>
          <w:lang w:val="en-US"/>
        </w:rPr>
        <w:t>CaSO4.2H2O  =( CaSO4.2 H2O</w:t>
      </w:r>
    </w:p>
    <w:p>
      <w:pPr>
        <w:pStyle w:val="style0"/>
        <w:rPr>
          <w:sz w:val="24"/>
          <w:szCs w:val="24"/>
        </w:rPr>
      </w:pPr>
      <w:r>
        <w:rPr>
          <w:sz w:val="24"/>
          <w:szCs w:val="24"/>
          <w:lang w:val="en-US"/>
        </w:rPr>
        <w:t>Step</w:t>
      </w:r>
    </w:p>
    <w:p>
      <w:pPr>
        <w:pStyle w:val="style0"/>
        <w:rPr>
          <w:sz w:val="24"/>
          <w:szCs w:val="24"/>
        </w:rPr>
      </w:pPr>
      <w:r>
        <w:rPr>
          <w:sz w:val="24"/>
          <w:szCs w:val="24"/>
          <w:lang w:val="en-US"/>
        </w:rPr>
        <w:t>The setting step may be catalysed by NaCl while it is retarded by borax or alum.</w:t>
      </w:r>
    </w:p>
    <w:p>
      <w:pPr>
        <w:pStyle w:val="style0"/>
        <w:rPr>
          <w:sz w:val="24"/>
          <w:szCs w:val="24"/>
        </w:rPr>
      </w:pPr>
    </w:p>
    <w:p>
      <w:pPr>
        <w:pStyle w:val="style0"/>
        <w:rPr>
          <w:sz w:val="24"/>
          <w:szCs w:val="24"/>
        </w:rPr>
      </w:pPr>
      <w:r>
        <w:rPr>
          <w:sz w:val="24"/>
          <w:szCs w:val="24"/>
          <w:lang w:val="en-US"/>
        </w:rPr>
        <w:t xml:space="preserve">Uses : </w:t>
      </w:r>
    </w:p>
    <w:p>
      <w:pPr>
        <w:pStyle w:val="style0"/>
        <w:rPr>
          <w:sz w:val="24"/>
          <w:szCs w:val="24"/>
        </w:rPr>
      </w:pPr>
      <w:r>
        <w:rPr>
          <w:sz w:val="24"/>
          <w:szCs w:val="24"/>
          <w:lang w:val="en-US"/>
        </w:rPr>
        <w:t>It is used:</w:t>
      </w:r>
    </w:p>
    <w:p>
      <w:pPr>
        <w:pStyle w:val="style0"/>
        <w:rPr>
          <w:sz w:val="24"/>
          <w:szCs w:val="24"/>
        </w:rPr>
      </w:pPr>
      <w:r>
        <w:rPr>
          <w:sz w:val="24"/>
          <w:szCs w:val="24"/>
          <w:lang w:val="en-US"/>
        </w:rPr>
        <w:t>1. In surgery for plastering the fractured bones.</w:t>
      </w:r>
    </w:p>
    <w:p>
      <w:pPr>
        <w:pStyle w:val="style0"/>
        <w:rPr>
          <w:sz w:val="24"/>
          <w:szCs w:val="24"/>
        </w:rPr>
      </w:pPr>
      <w:r>
        <w:rPr>
          <w:sz w:val="24"/>
          <w:szCs w:val="24"/>
          <w:lang w:val="en-US"/>
        </w:rPr>
        <w:t>2. In making moulds for statues, in dentistry etc.</w:t>
      </w:r>
    </w:p>
    <w:p>
      <w:pPr>
        <w:pStyle w:val="style0"/>
        <w:rPr>
          <w:sz w:val="24"/>
          <w:szCs w:val="24"/>
        </w:rPr>
      </w:pPr>
      <w:r>
        <w:rPr>
          <w:sz w:val="24"/>
          <w:szCs w:val="24"/>
          <w:lang w:val="en-US"/>
        </w:rPr>
        <w:t>3. In making false ceilings.</w:t>
      </w:r>
    </w:p>
    <w:p>
      <w:pPr>
        <w:pStyle w:val="style0"/>
        <w:rPr>
          <w:sz w:val="24"/>
          <w:szCs w:val="24"/>
        </w:rPr>
      </w:pPr>
    </w:p>
    <w:p>
      <w:pPr>
        <w:pStyle w:val="style0"/>
        <w:rPr>
          <w:sz w:val="24"/>
          <w:szCs w:val="24"/>
        </w:rPr>
      </w:pPr>
    </w:p>
    <w:p>
      <w:pPr>
        <w:pStyle w:val="style0"/>
        <w:rPr>
          <w:sz w:val="24"/>
          <w:szCs w:val="24"/>
        </w:rPr>
      </w:pPr>
      <w:r>
        <w:rPr>
          <w:sz w:val="24"/>
          <w:szCs w:val="24"/>
          <w:lang w:val="en-US"/>
        </w:rPr>
        <w:t>USES OF OTHER GROUP 2 ELEMENTS/COMPOUNDS</w:t>
      </w:r>
    </w:p>
    <w:p>
      <w:pPr>
        <w:pStyle w:val="style0"/>
        <w:rPr>
          <w:sz w:val="24"/>
          <w:szCs w:val="24"/>
        </w:rPr>
      </w:pPr>
      <w:r>
        <w:rPr>
          <w:sz w:val="24"/>
          <w:szCs w:val="24"/>
          <w:lang w:val="en-US"/>
        </w:rPr>
        <w:t xml:space="preserve">BaSO4 is used clinically as a radio-contrast agent for X-ray imaging . It is most often used in gastrointestinal tract imaging. The investigation is known as a ‘barium meal’. </w:t>
      </w:r>
    </w:p>
    <w:p>
      <w:pPr>
        <w:pStyle w:val="style0"/>
        <w:rPr>
          <w:sz w:val="24"/>
          <w:szCs w:val="24"/>
        </w:rPr>
      </w:pPr>
    </w:p>
    <w:p>
      <w:pPr>
        <w:pStyle w:val="style0"/>
        <w:rPr>
          <w:sz w:val="24"/>
          <w:szCs w:val="24"/>
        </w:rPr>
      </w:pPr>
      <w:r>
        <w:rPr>
          <w:sz w:val="24"/>
          <w:szCs w:val="24"/>
          <w:lang w:val="en-US"/>
        </w:rPr>
        <w:t>Mg(OH)2 is a common component of antacids and laxatives.</w:t>
      </w:r>
    </w:p>
    <w:p>
      <w:pPr>
        <w:pStyle w:val="style0"/>
        <w:rPr>
          <w:sz w:val="24"/>
          <w:szCs w:val="24"/>
        </w:rPr>
      </w:pPr>
    </w:p>
    <w:p>
      <w:pPr>
        <w:pStyle w:val="style0"/>
        <w:rPr>
          <w:sz w:val="24"/>
          <w:szCs w:val="24"/>
        </w:rPr>
      </w:pPr>
      <w:r>
        <w:rPr>
          <w:sz w:val="24"/>
          <w:szCs w:val="24"/>
          <w:lang w:val="en-US"/>
        </w:rPr>
        <w:t>Ca(OH)2 is used in agriculture to neutralise soil acidity. High levels of soil acidity can reduce root growth and reduce nutrient availability.</w:t>
      </w:r>
    </w:p>
    <w:p>
      <w:pPr>
        <w:pStyle w:val="style0"/>
        <w:rPr>
          <w:sz w:val="24"/>
          <w:szCs w:val="24"/>
        </w:rPr>
      </w:pPr>
    </w:p>
    <w:p>
      <w:pPr>
        <w:pStyle w:val="style0"/>
        <w:rPr>
          <w:sz w:val="24"/>
          <w:szCs w:val="24"/>
        </w:rPr>
      </w:pPr>
      <w:r>
        <w:rPr>
          <w:sz w:val="24"/>
          <w:szCs w:val="24"/>
          <w:lang w:val="en-US"/>
        </w:rPr>
        <w:t>Mg is used in the extraction of titanium from TiCl4 .</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lang w:val="en-US"/>
        </w:rPr>
        <w:t>Group 3A Elements</w:t>
      </w:r>
    </w:p>
    <w:p>
      <w:pPr>
        <w:pStyle w:val="style0"/>
        <w:rPr>
          <w:sz w:val="24"/>
          <w:szCs w:val="24"/>
        </w:rPr>
      </w:pPr>
    </w:p>
    <w:p>
      <w:pPr>
        <w:pStyle w:val="style0"/>
        <w:rPr>
          <w:sz w:val="24"/>
          <w:szCs w:val="24"/>
        </w:rPr>
      </w:pPr>
      <w:r>
        <w:rPr>
          <w:sz w:val="24"/>
          <w:szCs w:val="24"/>
          <w:lang w:val="en-US"/>
        </w:rPr>
        <w:t>The Group 3A elements are the chemical elements that belong to group IIIA (3A) on the periodic table. In the modern periodic table, Group 3A or IIIA is simply called Group 13. Group 3A elements belong to the boron family, which is a series of elements that occupy the 13th column on the periodic table. The reason why the boron family is called by this name is because the first element in Group 3A is boron. The following list summarizes the elements in Group 3A:</w:t>
      </w:r>
    </w:p>
    <w:p>
      <w:pPr>
        <w:pStyle w:val="style0"/>
        <w:rPr>
          <w:sz w:val="24"/>
          <w:szCs w:val="24"/>
        </w:rPr>
      </w:pPr>
    </w:p>
    <w:p>
      <w:pPr>
        <w:pStyle w:val="style0"/>
        <w:rPr>
          <w:sz w:val="24"/>
          <w:szCs w:val="24"/>
        </w:rPr>
      </w:pPr>
      <w:r>
        <w:rPr>
          <w:sz w:val="24"/>
          <w:szCs w:val="24"/>
          <w:lang w:val="en-US"/>
        </w:rPr>
        <w:t>Boron (B).</w:t>
      </w:r>
    </w:p>
    <w:p>
      <w:pPr>
        <w:pStyle w:val="style0"/>
        <w:rPr>
          <w:sz w:val="24"/>
          <w:szCs w:val="24"/>
        </w:rPr>
      </w:pPr>
      <w:r>
        <w:rPr>
          <w:sz w:val="24"/>
          <w:szCs w:val="24"/>
          <w:lang w:val="en-US"/>
        </w:rPr>
        <w:t>Aluminum (Al).</w:t>
      </w:r>
    </w:p>
    <w:p>
      <w:pPr>
        <w:pStyle w:val="style0"/>
        <w:rPr>
          <w:sz w:val="24"/>
          <w:szCs w:val="24"/>
        </w:rPr>
      </w:pPr>
      <w:r>
        <w:rPr>
          <w:sz w:val="24"/>
          <w:szCs w:val="24"/>
          <w:lang w:val="en-US"/>
        </w:rPr>
        <w:t>Gallium (Ga).</w:t>
      </w:r>
    </w:p>
    <w:p>
      <w:pPr>
        <w:pStyle w:val="style0"/>
        <w:rPr>
          <w:sz w:val="24"/>
          <w:szCs w:val="24"/>
        </w:rPr>
      </w:pPr>
      <w:r>
        <w:rPr>
          <w:sz w:val="24"/>
          <w:szCs w:val="24"/>
          <w:lang w:val="en-US"/>
        </w:rPr>
        <w:t>Indium (In).</w:t>
      </w:r>
    </w:p>
    <w:p>
      <w:pPr>
        <w:pStyle w:val="style0"/>
        <w:rPr>
          <w:sz w:val="24"/>
          <w:szCs w:val="24"/>
        </w:rPr>
      </w:pPr>
      <w:r>
        <w:rPr>
          <w:sz w:val="24"/>
          <w:szCs w:val="24"/>
          <w:lang w:val="en-US"/>
        </w:rPr>
        <w:t>Thallium (Tl).</w:t>
      </w:r>
    </w:p>
    <w:p>
      <w:pPr>
        <w:pStyle w:val="style0"/>
        <w:rPr>
          <w:sz w:val="24"/>
          <w:szCs w:val="24"/>
        </w:rPr>
      </w:pPr>
    </w:p>
    <w:p>
      <w:pPr>
        <w:pStyle w:val="style0"/>
        <w:rPr>
          <w:sz w:val="24"/>
          <w:szCs w:val="24"/>
        </w:rPr>
      </w:pPr>
      <w:r>
        <w:rPr>
          <w:sz w:val="24"/>
          <w:szCs w:val="24"/>
          <w:lang w:val="en-US"/>
        </w:rPr>
        <w:t>Boron is the first element in Group 3A. Aluminum is the first metal in Group 3A, which is why scientists came up with a subgroup called the aluminum group, a family of metals in Group 3A that come after aluminum. The aluminum group number is also 3A. The highlighted metals in the aluminum group periodic table are aluminum, gallium, indium, and thallium. Boron is not in the aluminum group because is not a metal, but a metalloid, which is a substance that has inherited a mixture of metal and nonmetal characteristics.</w:t>
      </w:r>
    </w:p>
    <w:p>
      <w:pPr>
        <w:pStyle w:val="style0"/>
        <w:rPr>
          <w:sz w:val="24"/>
          <w:szCs w:val="24"/>
        </w:rPr>
      </w:pPr>
    </w:p>
    <w:p>
      <w:pPr>
        <w:pStyle w:val="style0"/>
        <w:rPr>
          <w:sz w:val="24"/>
          <w:szCs w:val="24"/>
        </w:rPr>
      </w:pPr>
      <w:r>
        <w:rPr>
          <w:sz w:val="24"/>
          <w:szCs w:val="24"/>
          <w:lang w:val="en-US"/>
        </w:rPr>
        <w:t>The general electron configuration of group 3A elements is ns2np1, where n is the level of the highest occupied orbital. The electron configuration shows that there are two electrons in the nth s orbital and one electron in the nth p orbital.</w:t>
      </w:r>
    </w:p>
    <w:p>
      <w:pPr>
        <w:pStyle w:val="style0"/>
        <w:rPr>
          <w:sz w:val="24"/>
          <w:szCs w:val="24"/>
        </w:rPr>
      </w:pPr>
    </w:p>
    <w:p>
      <w:pPr>
        <w:pStyle w:val="style0"/>
        <w:rPr>
          <w:sz w:val="24"/>
          <w:szCs w:val="24"/>
        </w:rPr>
      </w:pPr>
      <w:r>
        <w:rPr>
          <w:sz w:val="24"/>
          <w:szCs w:val="24"/>
          <w:lang w:val="en-US"/>
        </w:rPr>
        <w:t>Properties of Group 3A</w:t>
      </w:r>
    </w:p>
    <w:p>
      <w:pPr>
        <w:pStyle w:val="style0"/>
        <w:rPr>
          <w:sz w:val="24"/>
          <w:szCs w:val="24"/>
        </w:rPr>
      </w:pPr>
      <w:r>
        <w:rPr>
          <w:sz w:val="24"/>
          <w:szCs w:val="24"/>
          <w:lang w:val="en-US"/>
        </w:rPr>
        <w:t>Group 3A primarily consists of metal elements, with the exception of boron, which is a metalloid. Metalloids can be thought of as elements with a weak metallic character. They are capable of conducting electric and thermal energy, but not as well as most metals can. Metals are always electropositive. They tend to give up their valence electrons, which are the electrons present in an atom's outermost shell, to form positively charged cations. Cations are positively charged ions. The reason why they are positive is because they have more protons than electrons. Metalloids, on the other hand, can either be electropositive or electronegative, meaning some metalloids can form positively charged cations by giving up electrons, while other electronegative metalloids form negatively charged anions by accepting electrons from other atoms. Boron, which is the only metalloid in Group 3A, is electropositive only. It only forms positively charged ions by donating its valence electrons.</w:t>
      </w:r>
    </w:p>
    <w:p>
      <w:pPr>
        <w:pStyle w:val="style0"/>
        <w:rPr>
          <w:sz w:val="24"/>
          <w:szCs w:val="24"/>
        </w:rPr>
      </w:pPr>
    </w:p>
    <w:p>
      <w:pPr>
        <w:pStyle w:val="style0"/>
        <w:rPr>
          <w:sz w:val="24"/>
          <w:szCs w:val="24"/>
        </w:rPr>
      </w:pPr>
      <w:r>
        <w:rPr>
          <w:sz w:val="24"/>
          <w:szCs w:val="24"/>
          <w:lang w:val="en-US"/>
        </w:rPr>
        <w:t>Metals always form ionic bonds, which are bonds formed when two oppositely charged ions attract one another. The metal donates its valence electron(s) to the nonmetal it is bonding with. This leads to the formation of a metal cation and a nonmetal anion, both of which are linked together with an ionic bond.</w:t>
      </w:r>
    </w:p>
    <w:p>
      <w:pPr>
        <w:pStyle w:val="style0"/>
        <w:rPr>
          <w:sz w:val="24"/>
          <w:szCs w:val="24"/>
        </w:rPr>
      </w:pPr>
    </w:p>
    <w:p>
      <w:pPr>
        <w:pStyle w:val="style0"/>
        <w:rPr>
          <w:sz w:val="24"/>
          <w:szCs w:val="24"/>
        </w:rPr>
      </w:pPr>
    </w:p>
    <w:p>
      <w:pPr>
        <w:pStyle w:val="style0"/>
        <w:rPr>
          <w:sz w:val="24"/>
          <w:szCs w:val="24"/>
        </w:rPr>
      </w:pPr>
      <w:r>
        <w:rPr>
          <w:sz w:val="24"/>
          <w:szCs w:val="24"/>
          <w:lang w:val="en-US"/>
        </w:rPr>
        <w:t>Metalloids are only capable of forming covalent bonds by sharing their valence electrons with other atoms. They do not form bonds by completely transferring their electrons, like metals do. They simply share their electron(s) with nearby atoms. Boron is no exception to this; it is the only element in Group 3A that forms covalent bonds instead of ionic bonds. Table 1 summarizes the key differences between metals and metalloids.</w:t>
      </w:r>
    </w:p>
    <w:p>
      <w:pPr>
        <w:pStyle w:val="style0"/>
        <w:rPr>
          <w:sz w:val="24"/>
          <w:szCs w:val="24"/>
        </w:rPr>
      </w:pPr>
    </w:p>
    <w:p>
      <w:pPr>
        <w:pStyle w:val="style0"/>
        <w:rPr>
          <w:sz w:val="24"/>
          <w:szCs w:val="24"/>
        </w:rPr>
      </w:pPr>
      <w:r>
        <w:rPr>
          <w:sz w:val="24"/>
          <w:szCs w:val="24"/>
          <w:lang w:val="en-US"/>
        </w:rPr>
        <w:t>Table : Metals vs. Metalloids</w:t>
      </w:r>
    </w:p>
    <w:p>
      <w:pPr>
        <w:pStyle w:val="style0"/>
        <w:rPr>
          <w:sz w:val="24"/>
          <w:szCs w:val="24"/>
        </w:rPr>
      </w:pPr>
      <w:r>
        <w:rPr>
          <w:sz w:val="24"/>
          <w:szCs w:val="24"/>
          <w:lang w:val="en-US"/>
        </w:rPr>
        <w:t>Parameter</w:t>
      </w:r>
      <w:r>
        <w:rPr>
          <w:sz w:val="24"/>
          <w:szCs w:val="24"/>
          <w:lang w:val="en-US"/>
        </w:rPr>
        <w:tab/>
      </w:r>
      <w:r>
        <w:rPr>
          <w:sz w:val="24"/>
          <w:szCs w:val="24"/>
          <w:lang w:val="en-US"/>
        </w:rPr>
        <w:t xml:space="preserve">                              Metal</w:t>
      </w:r>
      <w:r>
        <w:rPr>
          <w:sz w:val="24"/>
          <w:szCs w:val="24"/>
          <w:lang w:val="en-US"/>
        </w:rPr>
        <w:tab/>
      </w:r>
      <w:r>
        <w:rPr>
          <w:sz w:val="24"/>
          <w:szCs w:val="24"/>
          <w:lang w:val="en-US"/>
        </w:rPr>
        <w:t>Metalloid</w:t>
      </w:r>
    </w:p>
    <w:p>
      <w:pPr>
        <w:pStyle w:val="style0"/>
        <w:rPr>
          <w:sz w:val="24"/>
          <w:szCs w:val="24"/>
        </w:rPr>
      </w:pPr>
      <w:r>
        <w:rPr>
          <w:sz w:val="24"/>
          <w:szCs w:val="24"/>
          <w:lang w:val="en-US"/>
        </w:rPr>
        <w:t>Ions</w:t>
      </w:r>
      <w:r>
        <w:rPr>
          <w:sz w:val="24"/>
          <w:szCs w:val="24"/>
          <w:lang w:val="en-US"/>
        </w:rPr>
        <w:tab/>
      </w:r>
      <w:r>
        <w:rPr>
          <w:sz w:val="24"/>
          <w:szCs w:val="24"/>
          <w:lang w:val="en-US"/>
        </w:rPr>
        <w:t xml:space="preserve">                  Always forms positive cations</w:t>
      </w:r>
      <w:r>
        <w:rPr>
          <w:sz w:val="24"/>
          <w:szCs w:val="24"/>
          <w:lang w:val="en-US"/>
        </w:rPr>
        <w:tab/>
      </w:r>
      <w:r>
        <w:rPr>
          <w:sz w:val="24"/>
          <w:szCs w:val="24"/>
          <w:lang w:val="en-US"/>
        </w:rPr>
        <w:t>Sometimes forms cations and anions</w:t>
      </w:r>
    </w:p>
    <w:p>
      <w:pPr>
        <w:pStyle w:val="style0"/>
        <w:rPr>
          <w:sz w:val="24"/>
          <w:szCs w:val="24"/>
        </w:rPr>
      </w:pPr>
      <w:r>
        <w:rPr>
          <w:sz w:val="24"/>
          <w:szCs w:val="24"/>
          <w:lang w:val="en-US"/>
        </w:rPr>
        <w:t>Bond Type</w:t>
      </w:r>
      <w:r>
        <w:rPr>
          <w:sz w:val="24"/>
          <w:szCs w:val="24"/>
          <w:lang w:val="en-US"/>
        </w:rPr>
        <w:tab/>
      </w:r>
      <w:r>
        <w:rPr>
          <w:sz w:val="24"/>
          <w:szCs w:val="24"/>
          <w:lang w:val="en-US"/>
        </w:rPr>
        <w:t xml:space="preserve">    Forms ionic bonds</w:t>
      </w:r>
      <w:r>
        <w:rPr>
          <w:sz w:val="24"/>
          <w:szCs w:val="24"/>
          <w:lang w:val="en-US"/>
        </w:rPr>
        <w:tab/>
      </w:r>
      <w:r>
        <w:rPr>
          <w:sz w:val="24"/>
          <w:szCs w:val="24"/>
          <w:lang w:val="en-US"/>
        </w:rPr>
        <w:t>Forms covalent bonds</w:t>
      </w:r>
    </w:p>
    <w:p>
      <w:pPr>
        <w:pStyle w:val="style0"/>
        <w:rPr>
          <w:sz w:val="24"/>
          <w:szCs w:val="24"/>
        </w:rPr>
      </w:pPr>
      <w:r>
        <w:rPr>
          <w:sz w:val="24"/>
          <w:szCs w:val="24"/>
          <w:lang w:val="en-US"/>
        </w:rPr>
        <w:t>Conductivity</w:t>
      </w:r>
      <w:r>
        <w:rPr>
          <w:sz w:val="24"/>
          <w:szCs w:val="24"/>
          <w:lang w:val="en-US"/>
        </w:rPr>
        <w:tab/>
      </w:r>
      <w:r>
        <w:rPr>
          <w:sz w:val="24"/>
          <w:szCs w:val="24"/>
          <w:lang w:val="en-US"/>
        </w:rPr>
        <w:t xml:space="preserve">     Excellent thermal and electric conductors</w:t>
      </w:r>
      <w:r>
        <w:rPr>
          <w:sz w:val="24"/>
          <w:szCs w:val="24"/>
          <w:lang w:val="en-US"/>
        </w:rPr>
        <w:tab/>
      </w:r>
      <w:r>
        <w:rPr>
          <w:sz w:val="24"/>
          <w:szCs w:val="24"/>
          <w:lang w:val="en-US"/>
        </w:rPr>
        <w:t>Poor electric and thermal conductors</w:t>
      </w:r>
    </w:p>
    <w:p>
      <w:pPr>
        <w:pStyle w:val="style0"/>
        <w:rPr>
          <w:sz w:val="24"/>
          <w:szCs w:val="24"/>
        </w:rPr>
      </w:pPr>
      <w:r>
        <w:rPr>
          <w:sz w:val="24"/>
          <w:szCs w:val="24"/>
          <w:lang w:val="en-US"/>
        </w:rPr>
        <w:t>Structure</w:t>
      </w:r>
      <w:r>
        <w:rPr>
          <w:sz w:val="24"/>
          <w:szCs w:val="24"/>
          <w:lang w:val="en-US"/>
        </w:rPr>
        <w:tab/>
      </w:r>
      <w:r>
        <w:rPr>
          <w:sz w:val="24"/>
          <w:szCs w:val="24"/>
          <w:lang w:val="en-US"/>
        </w:rPr>
        <w:t xml:space="preserve">    Crystalline solids (except mercury)</w:t>
      </w:r>
      <w:r>
        <w:rPr>
          <w:sz w:val="24"/>
          <w:szCs w:val="24"/>
          <w:lang w:val="en-US"/>
        </w:rPr>
        <w:tab/>
      </w:r>
      <w:r>
        <w:rPr>
          <w:sz w:val="24"/>
          <w:szCs w:val="24"/>
          <w:lang w:val="en-US"/>
        </w:rPr>
        <w:t>Can be crystalline or amorphous</w:t>
      </w:r>
    </w:p>
    <w:p>
      <w:pPr>
        <w:pStyle w:val="style0"/>
        <w:rPr>
          <w:sz w:val="24"/>
          <w:szCs w:val="24"/>
        </w:rPr>
      </w:pPr>
      <w:r>
        <w:rPr>
          <w:sz w:val="24"/>
          <w:szCs w:val="24"/>
          <w:lang w:val="en-US"/>
        </w:rPr>
        <w:t>Luster</w:t>
      </w:r>
      <w:r>
        <w:rPr>
          <w:sz w:val="24"/>
          <w:szCs w:val="24"/>
          <w:lang w:val="en-US"/>
        </w:rPr>
        <w:tab/>
      </w:r>
      <w:r>
        <w:rPr>
          <w:sz w:val="24"/>
          <w:szCs w:val="24"/>
          <w:lang w:val="en-US"/>
        </w:rPr>
        <w:t>Shiny and lustrous</w:t>
      </w:r>
      <w:r>
        <w:rPr>
          <w:sz w:val="24"/>
          <w:szCs w:val="24"/>
          <w:lang w:val="en-US"/>
        </w:rPr>
        <w:tab/>
      </w:r>
      <w:r>
        <w:rPr>
          <w:sz w:val="24"/>
          <w:szCs w:val="24"/>
          <w:lang w:val="en-US"/>
        </w:rPr>
        <w:t>Some are shiny and some are dull</w:t>
      </w:r>
    </w:p>
    <w:p>
      <w:pPr>
        <w:pStyle w:val="style0"/>
        <w:rPr>
          <w:sz w:val="24"/>
          <w:szCs w:val="24"/>
        </w:rPr>
      </w:pPr>
      <w:r>
        <w:rPr>
          <w:sz w:val="24"/>
          <w:szCs w:val="24"/>
          <w:lang w:val="en-US"/>
        </w:rPr>
        <w:t>Hardness</w:t>
      </w:r>
      <w:r>
        <w:rPr>
          <w:sz w:val="24"/>
          <w:szCs w:val="24"/>
          <w:lang w:val="en-US"/>
        </w:rPr>
        <w:tab/>
      </w:r>
      <w:r>
        <w:rPr>
          <w:sz w:val="24"/>
          <w:szCs w:val="24"/>
          <w:lang w:val="en-US"/>
        </w:rPr>
        <w:t>Malleable and ductile</w:t>
      </w:r>
      <w:r>
        <w:rPr>
          <w:sz w:val="24"/>
          <w:szCs w:val="24"/>
          <w:lang w:val="en-US"/>
        </w:rPr>
        <w:tab/>
      </w:r>
      <w:r>
        <w:rPr>
          <w:sz w:val="24"/>
          <w:szCs w:val="24"/>
          <w:lang w:val="en-US"/>
        </w:rPr>
        <w:t>Brittle</w:t>
      </w:r>
    </w:p>
    <w:p>
      <w:pPr>
        <w:pStyle w:val="style0"/>
        <w:rPr>
          <w:sz w:val="24"/>
          <w:szCs w:val="24"/>
        </w:rPr>
      </w:pPr>
      <w:r>
        <w:rPr>
          <w:sz w:val="24"/>
          <w:szCs w:val="24"/>
          <w:lang w:val="en-US"/>
        </w:rPr>
        <w:t>The metals in groups 1A, k2A and 3A are labelled as the following:</w:t>
      </w:r>
    </w:p>
    <w:p>
      <w:pPr>
        <w:pStyle w:val="style0"/>
        <w:rPr>
          <w:sz w:val="24"/>
          <w:szCs w:val="24"/>
        </w:rPr>
      </w:pPr>
      <w:r>
        <w:rPr>
          <w:sz w:val="24"/>
          <w:szCs w:val="24"/>
          <w:lang w:val="en-US"/>
        </w:rPr>
        <w:t>Group 1A metals are alkali metals. They have only one valence electron in their outermost shell. The oxidation state of these metals is always +1.</w:t>
      </w:r>
    </w:p>
    <w:p>
      <w:pPr>
        <w:pStyle w:val="style0"/>
        <w:rPr>
          <w:sz w:val="24"/>
          <w:szCs w:val="24"/>
        </w:rPr>
      </w:pPr>
      <w:r>
        <w:rPr>
          <w:sz w:val="24"/>
          <w:szCs w:val="24"/>
          <w:lang w:val="en-US"/>
        </w:rPr>
        <w:t>Group 2A metals are alkaline earth metals. They have two valence electrons in their outermost shell. The oxidation state of these metals is always +2.</w:t>
      </w:r>
    </w:p>
    <w:p>
      <w:pPr>
        <w:pStyle w:val="style0"/>
        <w:rPr>
          <w:sz w:val="24"/>
          <w:szCs w:val="24"/>
        </w:rPr>
      </w:pPr>
      <w:r>
        <w:rPr>
          <w:sz w:val="24"/>
          <w:szCs w:val="24"/>
          <w:lang w:val="en-US"/>
        </w:rPr>
        <w:t>Group 3A metals are other metals. They have three valence electrons in their outermost shell. The oxidation state of each element varies.</w:t>
      </w:r>
    </w:p>
    <w:p>
      <w:pPr>
        <w:pStyle w:val="style0"/>
        <w:rPr>
          <w:sz w:val="24"/>
          <w:szCs w:val="24"/>
        </w:rPr>
      </w:pPr>
      <w:r>
        <w:rPr>
          <w:sz w:val="24"/>
          <w:szCs w:val="24"/>
          <w:lang w:val="en-US"/>
        </w:rPr>
        <w:t xml:space="preserve"> Group 3A ionization energy is higher than that of groups 2A and 1A.</w:t>
      </w:r>
    </w:p>
    <w:p>
      <w:pPr>
        <w:pStyle w:val="style0"/>
        <w:rPr>
          <w:sz w:val="24"/>
          <w:szCs w:val="24"/>
        </w:rPr>
      </w:pPr>
      <w:r>
        <w:rPr>
          <w:sz w:val="24"/>
          <w:szCs w:val="24"/>
          <w:lang w:val="en-US"/>
        </w:rPr>
        <w:t xml:space="preserve"> The ionization energy is the energy needed to remove a valence electron from an atom. It serves as an indicator to reactivity. High ionization energy means less reactivity; more energy is required to remove the atom's valence electron so it would form a chemical bond with another atom. The trend shows that the ionization energy increases with the following order:</w:t>
      </w:r>
    </w:p>
    <w:p>
      <w:pPr>
        <w:pStyle w:val="style0"/>
        <w:rPr>
          <w:b/>
          <w:bCs/>
          <w:sz w:val="24"/>
          <w:szCs w:val="24"/>
        </w:rPr>
      </w:pPr>
      <w:r>
        <w:rPr>
          <w:b/>
          <w:bCs/>
          <w:sz w:val="24"/>
          <w:szCs w:val="24"/>
          <w:lang w:val="en-US"/>
        </w:rPr>
        <w:t>Group3A &gt; Group2A &gt; Group1A</w:t>
      </w:r>
    </w:p>
    <w:p>
      <w:pPr>
        <w:pStyle w:val="style0"/>
        <w:rPr>
          <w:sz w:val="24"/>
          <w:szCs w:val="24"/>
        </w:rPr>
      </w:pPr>
      <w:r>
        <w:rPr>
          <w:sz w:val="24"/>
          <w:szCs w:val="24"/>
          <w:lang w:val="en-US"/>
        </w:rPr>
        <w:t xml:space="preserve">Regarding trends in atomic trend, thallium is the element with the largest atomic radius in Group 3A. </w:t>
      </w:r>
    </w:p>
    <w:p>
      <w:pPr>
        <w:pStyle w:val="style0"/>
        <w:rPr>
          <w:sz w:val="24"/>
          <w:szCs w:val="24"/>
        </w:rPr>
      </w:pPr>
      <w:r>
        <w:rPr>
          <w:sz w:val="24"/>
          <w:szCs w:val="24"/>
          <w:lang w:val="en-US"/>
        </w:rPr>
        <w:t xml:space="preserve"> </w:t>
      </w:r>
    </w:p>
    <w:p>
      <w:pPr>
        <w:pStyle w:val="style0"/>
        <w:rPr>
          <w:b/>
          <w:bCs/>
          <w:sz w:val="24"/>
          <w:szCs w:val="24"/>
        </w:rPr>
      </w:pPr>
      <w:r>
        <w:rPr>
          <w:b/>
          <w:bCs/>
          <w:sz w:val="24"/>
          <w:szCs w:val="24"/>
          <w:lang w:val="en-US"/>
        </w:rPr>
        <w:t>The Extraction of Aluminium</w:t>
      </w:r>
    </w:p>
    <w:p>
      <w:pPr>
        <w:pStyle w:val="style0"/>
        <w:rPr>
          <w:sz w:val="24"/>
          <w:szCs w:val="24"/>
        </w:rPr>
      </w:pPr>
      <w:r>
        <w:rPr>
          <w:sz w:val="24"/>
          <w:szCs w:val="24"/>
          <w:lang w:val="en-US"/>
        </w:rPr>
        <w:t>The current method for extracting aluminium is expensive because it involves several stages and uses large amounts of costly electrical energy. It is much more expensive than using carbon reduction to make iron in a blast furnace.</w:t>
      </w:r>
    </w:p>
    <w:p>
      <w:pPr>
        <w:pStyle w:val="style0"/>
        <w:rPr>
          <w:sz w:val="24"/>
          <w:szCs w:val="24"/>
        </w:rPr>
      </w:pPr>
      <w:r>
        <w:rPr>
          <w:sz w:val="24"/>
          <w:szCs w:val="24"/>
          <w:lang w:val="en-US"/>
        </w:rPr>
        <w:t>Aluminium is very abundant in the Earth's crust but it is always found as very stable compounds in many sources e.g. bauxite (mainly aluminium oxide) and alumino-silicate minerals in many rocks. Bauxite has the highest concentration of aluminium in these sources and is mined extensively around the world.</w:t>
      </w:r>
    </w:p>
    <w:p>
      <w:pPr>
        <w:pStyle w:val="style0"/>
        <w:rPr>
          <w:sz w:val="24"/>
          <w:szCs w:val="24"/>
        </w:rPr>
      </w:pPr>
    </w:p>
    <w:p>
      <w:pPr>
        <w:pStyle w:val="style0"/>
        <w:rPr>
          <w:sz w:val="24"/>
          <w:szCs w:val="24"/>
        </w:rPr>
      </w:pPr>
      <w:r>
        <w:rPr>
          <w:sz w:val="24"/>
          <w:szCs w:val="24"/>
          <w:lang w:val="en-US"/>
        </w:rPr>
        <w:t>The bauxite is purified to produce aluminium oxide, a white powder from which aluminium can be extracted.The extraction is done by electrolysis. The ions in the aluminium oxide must be free to move so that electricity can pass through it. Aluminium oxide has a very high melting point (over 2000°C) so it would be expensive to melt it. Aluminium oxide does not dissolve in water, but it does dissolve in molten cryolite. This is an aluminium compound with a lower melting point than aluminium oxide. The use of cryolite reduces some of the energy costs involved in extracting aluminium.</w:t>
      </w:r>
    </w:p>
    <w:p>
      <w:pPr>
        <w:pStyle w:val="style0"/>
        <w:rPr>
          <w:sz w:val="24"/>
          <w:szCs w:val="24"/>
        </w:rPr>
      </w:pPr>
      <w:r>
        <w:rPr>
          <w:sz w:val="24"/>
          <w:szCs w:val="24"/>
          <w:lang w:val="en-US"/>
        </w:rPr>
        <w:t>A cell for aluminium extraction: a steel case is lined with a graphite cathode and filled with purified aluminium ore dissolved in molten cryolite. Graphite anodes are inserted and molten alumninium is drawn off from the bottom.</w:t>
      </w:r>
    </w:p>
    <w:p>
      <w:pPr>
        <w:pStyle w:val="style0"/>
        <w:rPr>
          <w:sz w:val="24"/>
          <w:szCs w:val="24"/>
        </w:rPr>
      </w:pPr>
      <w:r>
        <w:rPr>
          <w:sz w:val="24"/>
          <w:szCs w:val="24"/>
          <w:lang w:val="en-US"/>
        </w:rPr>
        <w:t>A cross section through an electrolysis cell for aluminium extraction</w:t>
      </w:r>
    </w:p>
    <w:p>
      <w:pPr>
        <w:pStyle w:val="style0"/>
        <w:rPr>
          <w:sz w:val="24"/>
          <w:szCs w:val="24"/>
        </w:rPr>
      </w:pPr>
      <w:r>
        <w:rPr>
          <w:sz w:val="24"/>
          <w:szCs w:val="24"/>
          <w:lang w:val="en-US"/>
        </w:rPr>
        <w:t>The diagram shows an aluminium oxide electrolysis cell. The negative electrodes (cathodes) and th fe positive electrodes (anodes) are made of graphite, a form of carbon.</w:t>
      </w:r>
    </w:p>
    <w:p>
      <w:pPr>
        <w:pStyle w:val="style0"/>
        <w:rPr>
          <w:sz w:val="24"/>
          <w:szCs w:val="24"/>
        </w:rPr>
      </w:pPr>
    </w:p>
    <w:p>
      <w:pPr>
        <w:pStyle w:val="style0"/>
        <w:rPr>
          <w:sz w:val="24"/>
          <w:szCs w:val="24"/>
        </w:rPr>
      </w:pPr>
      <w:r>
        <w:rPr/>
        <w:drawing>
          <wp:anchor distT="0" distB="0" distL="0" distR="0" simplePos="false" relativeHeight="5" behindDoc="false" locked="false" layoutInCell="true" allowOverlap="true">
            <wp:simplePos x="0" y="0"/>
            <wp:positionH relativeFrom="page">
              <wp:posOffset>1409700</wp:posOffset>
            </wp:positionH>
            <wp:positionV relativeFrom="page">
              <wp:posOffset>1409700</wp:posOffset>
            </wp:positionV>
            <wp:extent cx="7327900" cy="6738739"/>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7327900" cy="6738739"/>
                    </a:xfrm>
                    <a:prstGeom prst="rect"/>
                  </pic:spPr>
                </pic:pic>
              </a:graphicData>
            </a:graphic>
          </wp:anchor>
        </w:drawing>
      </w:r>
    </w:p>
    <w:p>
      <w:pPr>
        <w:pStyle w:val="style0"/>
        <w:rPr>
          <w:sz w:val="24"/>
          <w:szCs w:val="24"/>
        </w:rPr>
      </w:pPr>
    </w:p>
    <w:p>
      <w:pPr>
        <w:pStyle w:val="style0"/>
        <w:rPr>
          <w:sz w:val="24"/>
          <w:szCs w:val="24"/>
        </w:rPr>
      </w:pPr>
      <w:r>
        <w:rPr>
          <w:b/>
          <w:bCs/>
          <w:sz w:val="24"/>
          <w:szCs w:val="24"/>
          <w:lang w:val="en-US"/>
        </w:rPr>
        <w:t xml:space="preserve">Reminders: </w:t>
      </w:r>
      <w:r>
        <w:rPr>
          <w:sz w:val="24"/>
          <w:szCs w:val="24"/>
          <w:lang w:val="en-US"/>
        </w:rPr>
        <w:t>Electrolysis (of aluminium oxide) is a way of splitting up (decomposition) of the compound (aluminium oxide) using electrical energy. The electrical energy comes from a d.c. (direct current) power pack supply. A conducting liquid, containing ions, called the electrolyte (molten aluminium oxide), must contain the compound (aluminium oxide) that is being broken down. The electricity must flow through electrodes dipped into the electrolyte to complete the electrical circuit with the battery. Electrolysis can only happen when the circuit is complete, and a d.c. electrical current (electricity) is flowing, then the products of electrolysing molten aluminium oxide are released on the electrode surfaces where they can be collected. Electrolysis always involves a flow of electrons in the external wires and electrodes and a flow of ions in the electrolyte and there is always a reduction at the negative cathode electrode (which attracts positive ions, cations) and an oxidation at the positive anode electrode (which attracts negative ions, anions).</w:t>
      </w:r>
    </w:p>
    <w:p>
      <w:pPr>
        <w:pStyle w:val="style0"/>
        <w:rPr>
          <w:sz w:val="24"/>
          <w:szCs w:val="24"/>
        </w:rPr>
      </w:pPr>
      <w:r>
        <w:rPr>
          <w:sz w:val="24"/>
          <w:szCs w:val="24"/>
          <w:lang w:val="en-US"/>
        </w:rPr>
        <w:t> </w:t>
      </w:r>
    </w:p>
    <w:p>
      <w:pPr>
        <w:pStyle w:val="style0"/>
        <w:rPr>
          <w:sz w:val="24"/>
          <w:szCs w:val="24"/>
        </w:rPr>
      </w:pPr>
      <w:r>
        <w:rPr>
          <w:sz w:val="24"/>
          <w:szCs w:val="24"/>
          <w:lang w:val="en-US"/>
        </w:rPr>
        <w:t> </w:t>
      </w:r>
    </w:p>
    <w:p>
      <w:pPr>
        <w:pStyle w:val="style0"/>
        <w:rPr>
          <w:sz w:val="24"/>
          <w:szCs w:val="24"/>
        </w:rPr>
      </w:pPr>
    </w:p>
    <w:p>
      <w:pPr>
        <w:pStyle w:val="style0"/>
        <w:rPr>
          <w:sz w:val="24"/>
          <w:szCs w:val="24"/>
        </w:rPr>
      </w:pPr>
      <w:r>
        <w:rPr>
          <w:sz w:val="24"/>
          <w:szCs w:val="24"/>
          <w:lang w:val="en-US"/>
        </w:rPr>
        <w:t>The process of electrolysis uses of large amounts of energy in the extraction of a reactive metals and makes aluminium expensive to produce.</w:t>
      </w:r>
    </w:p>
    <w:p>
      <w:pPr>
        <w:pStyle w:val="style0"/>
        <w:rPr>
          <w:sz w:val="24"/>
          <w:szCs w:val="24"/>
        </w:rPr>
      </w:pPr>
      <w:r>
        <w:rPr>
          <w:sz w:val="24"/>
          <w:szCs w:val="24"/>
          <w:lang w:val="en-US"/>
        </w:rPr>
        <w:t>Aluminium is a very useful metal but expensive to produce.</w:t>
      </w:r>
    </w:p>
    <w:p>
      <w:pPr>
        <w:pStyle w:val="style0"/>
        <w:rPr>
          <w:sz w:val="24"/>
          <w:szCs w:val="24"/>
        </w:rPr>
      </w:pPr>
      <w:r>
        <w:rPr>
          <w:sz w:val="24"/>
          <w:szCs w:val="24"/>
          <w:lang w:val="en-US"/>
        </w:rPr>
        <w:t>Aluminium is theoretically a very reactive metal, so, because its position in the reactivity series of metals, aluminium cannot be extracted using carbon because it is above carbon in the reactivity series ie more reactive than carbon in the series.</w:t>
      </w:r>
    </w:p>
    <w:p>
      <w:pPr>
        <w:pStyle w:val="style0"/>
        <w:rPr>
          <w:sz w:val="24"/>
          <w:szCs w:val="24"/>
        </w:rPr>
      </w:pPr>
      <w:r>
        <w:rPr>
          <w:sz w:val="24"/>
          <w:szCs w:val="24"/>
          <w:lang w:val="en-US"/>
        </w:rPr>
        <w:t>Carbon is not reactive enough to displace aluminium from its compounds such as aluminium oxide.</w:t>
      </w:r>
    </w:p>
    <w:p>
      <w:pPr>
        <w:pStyle w:val="style0"/>
        <w:rPr>
          <w:sz w:val="24"/>
          <w:szCs w:val="24"/>
        </w:rPr>
      </w:pPr>
      <w:r>
        <w:rPr>
          <w:sz w:val="24"/>
          <w:szCs w:val="24"/>
          <w:lang w:val="en-US"/>
        </w:rPr>
        <w:t>So, if aluminium is too reactive to be obtained by carbon reduction of its oxide another method must be employed which is called electrolysis.</w:t>
      </w:r>
    </w:p>
    <w:p>
      <w:pPr>
        <w:pStyle w:val="style0"/>
        <w:rPr>
          <w:sz w:val="24"/>
          <w:szCs w:val="24"/>
        </w:rPr>
      </w:pPr>
      <w:r>
        <w:rPr>
          <w:sz w:val="24"/>
          <w:szCs w:val="24"/>
          <w:lang w:val="en-US"/>
        </w:rPr>
        <w:t>Aluminium is obtained from mining the mineral bauxite which is mainly aluminium oxide (Al2O3) and bauxite must be purified prior to electrolysis, adding to the manufacturing costs.</w:t>
      </w:r>
    </w:p>
    <w:p>
      <w:pPr>
        <w:pStyle w:val="style0"/>
        <w:rPr>
          <w:sz w:val="24"/>
          <w:szCs w:val="24"/>
        </w:rPr>
      </w:pPr>
      <w:r>
        <w:rPr>
          <w:sz w:val="24"/>
          <w:szCs w:val="24"/>
          <w:lang w:val="en-US"/>
        </w:rPr>
        <w:t xml:space="preserve">The purified bauxite ore of aluminium oxide is continuously fed in. The mineral cryolite is added to lower the melting point and dissolve the ore. </w:t>
      </w:r>
    </w:p>
    <w:p>
      <w:pPr>
        <w:pStyle w:val="style0"/>
        <w:rPr>
          <w:sz w:val="24"/>
          <w:szCs w:val="24"/>
        </w:rPr>
      </w:pPr>
      <w:r>
        <w:rPr>
          <w:sz w:val="24"/>
          <w:szCs w:val="24"/>
          <w:lang w:val="en-US"/>
        </w:rPr>
        <w:t>So the electrolyte is a mixture of molten aluminium oxide and cryolite minerals.The melting point of aluminium oxide is over 2000oC and it would require a lot of extra energy to keep purified bauxite ore molten for the electrolysis to take place - remember the ions (Al3+ and O2–) must be free to move to electrodes for the electrolysis to work.</w:t>
      </w:r>
    </w:p>
    <w:p>
      <w:pPr>
        <w:pStyle w:val="style0"/>
        <w:rPr>
          <w:sz w:val="24"/>
          <w:szCs w:val="24"/>
        </w:rPr>
      </w:pPr>
      <w:r>
        <w:rPr>
          <w:sz w:val="24"/>
          <w:szCs w:val="24"/>
          <w:lang w:val="en-US"/>
        </w:rPr>
        <w:t xml:space="preserve">The ore–compound containing the aluminium must be molten so the ions are free to move to the electrodes. </w:t>
      </w:r>
    </w:p>
    <w:p>
      <w:pPr>
        <w:pStyle w:val="style0"/>
        <w:rPr>
          <w:sz w:val="24"/>
          <w:szCs w:val="24"/>
        </w:rPr>
      </w:pPr>
      <w:r>
        <w:rPr>
          <w:sz w:val="24"/>
          <w:szCs w:val="24"/>
          <w:lang w:val="en-US"/>
        </w:rPr>
        <w:t>The conducting melt is called the electrolyte, so extracting aluminium this way involves the electrolysis of molten aluminium oxide. See the electrolysis cell diagram on the left. Ions must be free to move to the electrodes called the cathode (–, negative), attracting positive ions e.g.</w:t>
      </w:r>
    </w:p>
    <w:p>
      <w:pPr>
        <w:pStyle w:val="style0"/>
        <w:rPr>
          <w:sz w:val="24"/>
          <w:szCs w:val="24"/>
        </w:rPr>
      </w:pPr>
      <w:r>
        <w:rPr>
          <w:sz w:val="24"/>
          <w:szCs w:val="24"/>
          <w:lang w:val="en-US"/>
        </w:rPr>
        <w:t xml:space="preserve"> Al3+, and the anode (+, positive) which attracts negative ions e.g. O2–.</w:t>
      </w:r>
    </w:p>
    <w:p>
      <w:pPr>
        <w:pStyle w:val="style0"/>
        <w:rPr>
          <w:sz w:val="24"/>
          <w:szCs w:val="24"/>
        </w:rPr>
      </w:pPr>
      <w:r>
        <w:rPr>
          <w:sz w:val="24"/>
          <w:szCs w:val="24"/>
          <w:lang w:val="en-US"/>
        </w:rPr>
        <w:t>When the d.c. current is passed through aluminium forms at the negative cathode (metal*) and sinks to the bottom of the tank where it can tapped off, collected and run into moulds to cool down before transportation to it will be used to make things.</w:t>
      </w:r>
    </w:p>
    <w:p>
      <w:pPr>
        <w:pStyle w:val="style0"/>
        <w:rPr>
          <w:sz w:val="24"/>
          <w:szCs w:val="24"/>
        </w:rPr>
      </w:pPr>
      <w:r>
        <w:rPr>
          <w:sz w:val="24"/>
          <w:szCs w:val="24"/>
          <w:lang w:val="en-US"/>
        </w:rPr>
        <w:t xml:space="preserve">The waste gases; At the positive anode, oxygen gas is formed (non–metal*). This is quite a problem. </w:t>
      </w:r>
    </w:p>
    <w:p>
      <w:pPr>
        <w:pStyle w:val="style0"/>
        <w:rPr>
          <w:sz w:val="24"/>
          <w:szCs w:val="24"/>
        </w:rPr>
      </w:pPr>
      <w:r>
        <w:rPr>
          <w:sz w:val="24"/>
          <w:szCs w:val="24"/>
          <w:lang w:val="en-US"/>
        </w:rPr>
        <w:t>At the high temperature of the electrolysis cell it burns and oxidises away the carbon electrodes to form toxic carbon monoxide or carbon dioxide. So the carbon–graphite electrode is regularly replaced and the waste gases dealt with! </w:t>
      </w:r>
    </w:p>
    <w:p>
      <w:pPr>
        <w:pStyle w:val="style0"/>
        <w:rPr>
          <w:sz w:val="24"/>
          <w:szCs w:val="24"/>
        </w:rPr>
      </w:pPr>
      <w:r>
        <w:rPr>
          <w:sz w:val="24"/>
          <w:szCs w:val="24"/>
          <w:lang w:val="en-US"/>
        </w:rPr>
        <w:t>It is a costly process (6x more than Fe!) due to the large quantities of expensive electrical energy needed for the process.</w:t>
      </w:r>
    </w:p>
    <w:p>
      <w:pPr>
        <w:pStyle w:val="style0"/>
        <w:rPr>
          <w:sz w:val="24"/>
          <w:szCs w:val="24"/>
        </w:rPr>
      </w:pPr>
      <w:r>
        <w:rPr>
          <w:sz w:val="24"/>
          <w:szCs w:val="24"/>
          <w:lang w:val="en-US"/>
        </w:rPr>
        <w:t xml:space="preserve">* Two general rules: </w:t>
      </w:r>
    </w:p>
    <w:p>
      <w:pPr>
        <w:pStyle w:val="style0"/>
        <w:rPr>
          <w:sz w:val="24"/>
          <w:szCs w:val="24"/>
        </w:rPr>
      </w:pPr>
      <w:r>
        <w:rPr>
          <w:sz w:val="24"/>
          <w:szCs w:val="24"/>
          <w:lang w:val="en-US"/>
        </w:rPr>
        <w:t>Metals and hydrogen (from positive ions), form at the negative cathode electrode.</w:t>
      </w:r>
    </w:p>
    <w:p>
      <w:pPr>
        <w:pStyle w:val="style0"/>
        <w:rPr>
          <w:sz w:val="24"/>
          <w:szCs w:val="24"/>
        </w:rPr>
      </w:pPr>
      <w:r>
        <w:rPr>
          <w:sz w:val="24"/>
          <w:szCs w:val="24"/>
          <w:lang w:val="en-US"/>
        </w:rPr>
        <w:t>Non–metals (from negative ions), form at the positive anode electrode.</w:t>
      </w:r>
    </w:p>
    <w:p>
      <w:pPr>
        <w:pStyle w:val="style0"/>
        <w:rPr>
          <w:sz w:val="24"/>
          <w:szCs w:val="24"/>
        </w:rPr>
      </w:pPr>
      <w:r>
        <w:rPr>
          <w:sz w:val="24"/>
          <w:szCs w:val="24"/>
          <w:lang w:val="en-US"/>
        </w:rPr>
        <w:t>Raw materials for the electrolysis process:</w:t>
      </w:r>
    </w:p>
    <w:p>
      <w:pPr>
        <w:pStyle w:val="style0"/>
        <w:rPr>
          <w:sz w:val="24"/>
          <w:szCs w:val="24"/>
        </w:rPr>
      </w:pPr>
      <w:r>
        <w:rPr>
          <w:sz w:val="24"/>
          <w:szCs w:val="24"/>
          <w:lang w:val="en-US"/>
        </w:rPr>
        <w:t>Bauxite ore of impure aluminium oxide [Al2O3 made up of Al3+ and O2– ions]</w:t>
      </w:r>
    </w:p>
    <w:p>
      <w:pPr>
        <w:pStyle w:val="style0"/>
        <w:rPr>
          <w:sz w:val="24"/>
          <w:szCs w:val="24"/>
        </w:rPr>
      </w:pPr>
      <w:r>
        <w:rPr>
          <w:sz w:val="24"/>
          <w:szCs w:val="24"/>
          <w:lang w:val="en-US"/>
        </w:rPr>
        <w:t>Carbon (graphite) for the electrodes.</w:t>
      </w:r>
    </w:p>
    <w:p>
      <w:pPr>
        <w:pStyle w:val="style0"/>
        <w:rPr>
          <w:sz w:val="24"/>
          <w:szCs w:val="24"/>
        </w:rPr>
      </w:pPr>
      <w:r>
        <w:rPr>
          <w:sz w:val="24"/>
          <w:szCs w:val="24"/>
          <w:lang w:val="en-US"/>
        </w:rPr>
        <w:t>Cryolite reduces the melting point of the ore and saves energy, because the ions must be free to move to carry the current and less energy is needed to melt the aluminium oxide obtained from the bauxite ore.</w:t>
      </w:r>
    </w:p>
    <w:p>
      <w:pPr>
        <w:pStyle w:val="style0"/>
        <w:rPr>
          <w:sz w:val="24"/>
          <w:szCs w:val="24"/>
        </w:rPr>
      </w:pPr>
      <w:r>
        <w:rPr>
          <w:sz w:val="24"/>
          <w:szCs w:val="24"/>
          <w:lang w:val="en-US"/>
        </w:rPr>
        <w:t>Electrolysis means using d.c. electrical energy to bring about chemical changes e.g. decomposition of a compound to form metal deposits or release gases. The electrical energy splits the compound!</w:t>
      </w:r>
    </w:p>
    <w:p>
      <w:pPr>
        <w:pStyle w:val="style0"/>
        <w:rPr>
          <w:sz w:val="24"/>
          <w:szCs w:val="24"/>
        </w:rPr>
      </w:pPr>
      <w:r>
        <w:rPr>
          <w:sz w:val="24"/>
          <w:szCs w:val="24"/>
          <w:lang w:val="en-US"/>
        </w:rPr>
        <w:t>At the electrolyte connections called the anode electrode (+, attracts – ions) and the cathode electrode (–, attracts + ions). An electrolyte is a conducting melt or solution of freely moving ions which carry the charge of the electric current.</w:t>
      </w:r>
    </w:p>
    <w:p>
      <w:pPr>
        <w:pStyle w:val="style0"/>
        <w:rPr>
          <w:sz w:val="24"/>
          <w:szCs w:val="24"/>
        </w:rPr>
      </w:pPr>
      <w:r>
        <w:rPr>
          <w:sz w:val="24"/>
          <w:szCs w:val="24"/>
          <w:lang w:val="en-US"/>
        </w:rPr>
        <w:t xml:space="preserve">ELECTRODE EQUATIONS: </w:t>
      </w:r>
    </w:p>
    <w:p>
      <w:pPr>
        <w:pStyle w:val="style0"/>
        <w:rPr>
          <w:sz w:val="24"/>
          <w:szCs w:val="24"/>
        </w:rPr>
      </w:pPr>
      <w:r>
        <w:rPr>
          <w:sz w:val="24"/>
          <w:szCs w:val="24"/>
          <w:lang w:val="en-US"/>
        </w:rPr>
        <w:t>Electrolysis reminders – the negative electrode (–) is called the cathode and attracts positive ions or cations e.g. Al3+, and the positive electrode (+) is called the anode and attracts negative ions or anions e.g. O2–.</w:t>
      </w:r>
    </w:p>
    <w:p>
      <w:pPr>
        <w:pStyle w:val="style0"/>
        <w:rPr>
          <w:sz w:val="24"/>
          <w:szCs w:val="24"/>
        </w:rPr>
      </w:pPr>
      <w:r>
        <w:rPr>
          <w:sz w:val="24"/>
          <w:szCs w:val="24"/>
          <w:lang w:val="en-US"/>
        </w:rPr>
        <w:t>The negative cathode electrode attracts positive ions, the aluminium ion.</w:t>
      </w:r>
    </w:p>
    <w:p>
      <w:pPr>
        <w:pStyle w:val="style0"/>
        <w:rPr>
          <w:sz w:val="24"/>
          <w:szCs w:val="24"/>
        </w:rPr>
      </w:pPr>
      <w:r>
        <w:rPr>
          <w:sz w:val="24"/>
          <w:szCs w:val="24"/>
          <w:lang w:val="en-US"/>
        </w:rPr>
        <w:t xml:space="preserve">At the negative (–) cathode, reduction occurs (electron gain) when the positive aluminium ions are attracted to it. They gain three electrons to change to neutral Al atoms. </w:t>
      </w:r>
    </w:p>
    <w:p>
      <w:pPr>
        <w:pStyle w:val="style0"/>
        <w:rPr>
          <w:sz w:val="24"/>
          <w:szCs w:val="24"/>
        </w:rPr>
      </w:pPr>
      <w:r>
        <w:rPr>
          <w:sz w:val="24"/>
          <w:szCs w:val="24"/>
          <w:lang w:val="en-US"/>
        </w:rPr>
        <w:t>aluminium ion (3+) + 3 electrons (–) ==&gt; neutral and free aluminium atoms</w:t>
      </w:r>
    </w:p>
    <w:p>
      <w:pPr>
        <w:pStyle w:val="style0"/>
        <w:rPr>
          <w:sz w:val="24"/>
          <w:szCs w:val="24"/>
        </w:rPr>
      </w:pPr>
      <w:r>
        <w:rPr>
          <w:sz w:val="24"/>
          <w:szCs w:val="24"/>
          <w:lang w:val="en-US"/>
        </w:rPr>
        <w:t>Al3+ + 3e– ==&gt; Al</w:t>
      </w:r>
    </w:p>
    <w:p>
      <w:pPr>
        <w:pStyle w:val="style0"/>
        <w:rPr>
          <w:sz w:val="24"/>
          <w:szCs w:val="24"/>
        </w:rPr>
      </w:pPr>
      <w:r>
        <w:rPr>
          <w:sz w:val="24"/>
          <w:szCs w:val="24"/>
          <w:lang w:val="en-US"/>
        </w:rPr>
        <w:t>The positive anode attracts negative ions, the oxide ion.</w:t>
      </w:r>
    </w:p>
    <w:p>
      <w:pPr>
        <w:pStyle w:val="style0"/>
        <w:rPr>
          <w:sz w:val="24"/>
          <w:szCs w:val="24"/>
        </w:rPr>
      </w:pPr>
      <w:r>
        <w:rPr>
          <w:sz w:val="24"/>
          <w:szCs w:val="24"/>
          <w:lang w:val="en-US"/>
        </w:rPr>
        <w:t xml:space="preserve">At the positive (+) anode, oxidation takes place (electron loss) when the negative oxide ions are attracted to it. They lose two electrons forming neutral atoms, which combine to form oxygen molecules. </w:t>
      </w:r>
    </w:p>
    <w:p>
      <w:pPr>
        <w:pStyle w:val="style0"/>
        <w:rPr>
          <w:sz w:val="24"/>
          <w:szCs w:val="24"/>
        </w:rPr>
      </w:pPr>
      <w:r>
        <w:rPr>
          <w:sz w:val="24"/>
          <w:szCs w:val="24"/>
          <w:lang w:val="en-US"/>
        </w:rPr>
        <w:t>2O2– ==&gt; O2 + 4e– </w:t>
      </w:r>
    </w:p>
    <w:p>
      <w:pPr>
        <w:pStyle w:val="style0"/>
        <w:rPr>
          <w:sz w:val="24"/>
          <w:szCs w:val="24"/>
        </w:rPr>
      </w:pPr>
      <w:r>
        <w:rPr>
          <w:sz w:val="24"/>
          <w:szCs w:val="24"/>
          <w:lang w:val="en-US"/>
        </w:rPr>
        <w:t>or</w:t>
      </w:r>
    </w:p>
    <w:p>
      <w:pPr>
        <w:pStyle w:val="style0"/>
        <w:rPr>
          <w:sz w:val="24"/>
          <w:szCs w:val="24"/>
        </w:rPr>
      </w:pPr>
      <w:r>
        <w:rPr>
          <w:sz w:val="24"/>
          <w:szCs w:val="24"/>
          <w:lang w:val="en-US"/>
        </w:rPr>
        <w:t>2O2– – 4e– ==&gt; O2 </w:t>
      </w:r>
    </w:p>
    <w:p>
      <w:pPr>
        <w:pStyle w:val="style0"/>
        <w:rPr>
          <w:sz w:val="24"/>
          <w:szCs w:val="24"/>
        </w:rPr>
      </w:pPr>
      <w:r>
        <w:rPr>
          <w:sz w:val="24"/>
          <w:szCs w:val="24"/>
          <w:lang w:val="en-US"/>
        </w:rPr>
        <w:t>During electrolysis:</w:t>
      </w:r>
    </w:p>
    <w:p>
      <w:pPr>
        <w:pStyle w:val="style0"/>
        <w:rPr>
          <w:sz w:val="24"/>
          <w:szCs w:val="24"/>
        </w:rPr>
      </w:pPr>
      <w:r>
        <w:rPr>
          <w:sz w:val="24"/>
          <w:szCs w:val="24"/>
          <w:lang w:val="en-US"/>
        </w:rPr>
        <w:t>Positively charged aluminium ions gain electrons from the cathode, and form molten aluminium oxide ions lose electrons at the anode, and form oxygen molecules</w:t>
      </w:r>
    </w:p>
    <w:p>
      <w:pPr>
        <w:pStyle w:val="style0"/>
        <w:rPr>
          <w:sz w:val="24"/>
          <w:szCs w:val="24"/>
        </w:rPr>
      </w:pPr>
      <w:r>
        <w:rPr>
          <w:sz w:val="24"/>
          <w:szCs w:val="24"/>
          <w:lang w:val="en-US"/>
        </w:rPr>
        <w:t>The oxygen reacts with the carbon in the electrodes, forming carbon dioxide which bubbles off. Carbon is therefore lost from the positive electrodes, so they must be replaced frequently. This adds to the cost of the process.</w:t>
      </w:r>
    </w:p>
    <w:p>
      <w:pPr>
        <w:pStyle w:val="style0"/>
        <w:rPr>
          <w:sz w:val="24"/>
          <w:szCs w:val="24"/>
        </w:rPr>
      </w:pPr>
    </w:p>
    <w:p>
      <w:pPr>
        <w:pStyle w:val="style0"/>
        <w:rPr>
          <w:sz w:val="24"/>
          <w:szCs w:val="24"/>
        </w:rPr>
      </w:pPr>
      <w:r>
        <w:rPr>
          <w:sz w:val="24"/>
          <w:szCs w:val="24"/>
          <w:lang w:val="en-US"/>
        </w:rPr>
        <w:t>Note: Reduction and Oxidation always go together (complementary)!</w:t>
      </w:r>
    </w:p>
    <w:p>
      <w:pPr>
        <w:pStyle w:val="style0"/>
        <w:rPr>
          <w:sz w:val="24"/>
          <w:szCs w:val="24"/>
        </w:rPr>
      </w:pPr>
      <w:r>
        <w:rPr>
          <w:sz w:val="24"/>
          <w:szCs w:val="24"/>
          <w:lang w:val="en-US"/>
        </w:rPr>
        <w:t xml:space="preserve">The overall electrolytic decomposition is ... </w:t>
      </w:r>
    </w:p>
    <w:p>
      <w:pPr>
        <w:pStyle w:val="style0"/>
        <w:rPr>
          <w:sz w:val="24"/>
          <w:szCs w:val="24"/>
        </w:rPr>
      </w:pPr>
      <w:r>
        <w:rPr>
          <w:sz w:val="24"/>
          <w:szCs w:val="24"/>
          <w:lang w:val="en-US"/>
        </w:rPr>
        <w:t>aluminium oxide ==&gt; aluminium + oxygen</w:t>
      </w:r>
    </w:p>
    <w:p>
      <w:pPr>
        <w:pStyle w:val="style0"/>
        <w:rPr>
          <w:sz w:val="24"/>
          <w:szCs w:val="24"/>
        </w:rPr>
      </w:pPr>
      <w:r>
        <w:rPr>
          <w:sz w:val="24"/>
          <w:szCs w:val="24"/>
          <w:lang w:val="en-US"/>
        </w:rPr>
        <w:t>2Al2O3 ==&gt; 4Al + 3O2</w:t>
      </w:r>
    </w:p>
    <w:p>
      <w:pPr>
        <w:pStyle w:val="style0"/>
        <w:rPr>
          <w:sz w:val="24"/>
          <w:szCs w:val="24"/>
        </w:rPr>
      </w:pPr>
      <w:r>
        <w:rPr>
          <w:sz w:val="24"/>
          <w:szCs w:val="24"/>
          <w:lang w:val="en-US"/>
        </w:rPr>
        <w:t>2Al2O3(l) ==&gt; 4Al(l) + 3O2(g)and is a very endothermic process, lots of electrical energy input!</w:t>
      </w:r>
    </w:p>
    <w:p>
      <w:pPr>
        <w:pStyle w:val="style0"/>
        <w:rPr>
          <w:sz w:val="24"/>
          <w:szCs w:val="24"/>
        </w:rPr>
      </w:pPr>
      <w:r>
        <w:rPr>
          <w:sz w:val="24"/>
          <w:szCs w:val="24"/>
          <w:lang w:val="en-US"/>
        </w:rPr>
        <w:t>Note that the aluminium oxide loses its oxygen, therefore in this electrolytic process the compound aluminium oxide is reduced to the metal aluminium.</w:t>
      </w:r>
    </w:p>
    <w:p>
      <w:pPr>
        <w:pStyle w:val="style0"/>
        <w:rPr>
          <w:sz w:val="24"/>
          <w:szCs w:val="24"/>
        </w:rPr>
      </w:pPr>
    </w:p>
    <w:p>
      <w:pPr>
        <w:pStyle w:val="style0"/>
        <w:rPr>
          <w:b/>
          <w:bCs/>
          <w:sz w:val="24"/>
          <w:szCs w:val="24"/>
        </w:rPr>
      </w:pPr>
      <w:r>
        <w:rPr>
          <w:b/>
          <w:bCs/>
          <w:sz w:val="24"/>
          <w:szCs w:val="24"/>
          <w:lang w:val="en-US"/>
        </w:rPr>
        <w:t>GENERAL NOTE ON ELECTROLYSIS:</w:t>
      </w:r>
    </w:p>
    <w:p>
      <w:pPr>
        <w:pStyle w:val="style179"/>
        <w:numPr>
          <w:ilvl w:val="0"/>
          <w:numId w:val="2"/>
        </w:numPr>
        <w:rPr>
          <w:sz w:val="24"/>
          <w:szCs w:val="24"/>
          <w:lang w:val="en-US"/>
        </w:rPr>
      </w:pPr>
      <w:r>
        <w:rPr>
          <w:sz w:val="24"/>
          <w:szCs w:val="24"/>
          <w:lang w:val="en-US"/>
        </w:rPr>
        <w:t xml:space="preserve">Any molten or dissolved material in which the liquid contains free moving ions is called the </w:t>
      </w:r>
      <w:r>
        <w:rPr>
          <w:b/>
          <w:bCs/>
          <w:sz w:val="24"/>
          <w:szCs w:val="24"/>
          <w:lang w:val="en-US"/>
        </w:rPr>
        <w:t>electrolyte</w:t>
      </w:r>
      <w:r>
        <w:rPr>
          <w:sz w:val="24"/>
          <w:szCs w:val="24"/>
          <w:lang w:val="en-US"/>
        </w:rPr>
        <w:t xml:space="preserve">. </w:t>
      </w:r>
    </w:p>
    <w:p>
      <w:pPr>
        <w:pStyle w:val="style179"/>
        <w:numPr>
          <w:ilvl w:val="0"/>
          <w:numId w:val="2"/>
        </w:numPr>
        <w:rPr>
          <w:sz w:val="24"/>
          <w:szCs w:val="24"/>
        </w:rPr>
      </w:pPr>
      <w:r>
        <w:rPr>
          <w:sz w:val="24"/>
          <w:szCs w:val="24"/>
          <w:lang w:val="en-US"/>
        </w:rPr>
        <w:t>Ions are charged particles e.g. Na</w:t>
      </w:r>
      <w:r>
        <w:rPr>
          <w:sz w:val="24"/>
          <w:szCs w:val="24"/>
          <w:vertAlign w:val="superscript"/>
          <w:lang w:val="en-US"/>
        </w:rPr>
        <w:t>+</w:t>
      </w:r>
      <w:r>
        <w:rPr>
          <w:sz w:val="24"/>
          <w:szCs w:val="24"/>
          <w:lang w:val="en-US"/>
        </w:rPr>
        <w:t xml:space="preserve"> sodium ion, or Cl</w:t>
      </w:r>
      <w:r>
        <w:rPr>
          <w:sz w:val="24"/>
          <w:szCs w:val="24"/>
          <w:vertAlign w:val="superscript"/>
          <w:lang w:val="en-US"/>
        </w:rPr>
        <w:t>–</w:t>
      </w:r>
      <w:r>
        <w:rPr>
          <w:sz w:val="24"/>
          <w:szCs w:val="24"/>
          <w:lang w:val="en-US"/>
        </w:rPr>
        <w:t xml:space="preserve"> chloride ion, and their movement or flow constitutes an electric current, because a current is moving charged particles. </w:t>
      </w:r>
    </w:p>
    <w:p>
      <w:pPr>
        <w:pStyle w:val="style0"/>
        <w:rPr>
          <w:sz w:val="24"/>
          <w:szCs w:val="24"/>
        </w:rPr>
      </w:pPr>
      <w:r>
        <w:rPr>
          <w:b/>
          <w:bCs/>
          <w:sz w:val="24"/>
          <w:szCs w:val="24"/>
          <w:highlight w:val="yellow"/>
          <w:lang w:val="en-US"/>
        </w:rPr>
        <w:t>What does the complete electrical circuit consist of?</w:t>
      </w:r>
      <w:r>
        <w:rPr>
          <w:sz w:val="24"/>
          <w:szCs w:val="24"/>
          <w:lang w:val="en-US"/>
        </w:rPr>
        <w:t xml:space="preserve"> </w:t>
      </w:r>
    </w:p>
    <w:p>
      <w:pPr>
        <w:pStyle w:val="style0"/>
        <w:numPr>
          <w:ilvl w:val="0"/>
          <w:numId w:val="0"/>
        </w:numPr>
        <w:rPr>
          <w:sz w:val="24"/>
          <w:szCs w:val="24"/>
        </w:rPr>
      </w:pPr>
      <w:r>
        <w:rPr>
          <w:sz w:val="24"/>
          <w:szCs w:val="24"/>
          <w:lang w:val="en-US"/>
        </w:rPr>
        <w:t>There are two ion currents in the electrolyte flowing in opposite directions:</w:t>
      </w:r>
    </w:p>
    <w:p>
      <w:pPr>
        <w:pStyle w:val="style179"/>
        <w:numPr>
          <w:ilvl w:val="0"/>
          <w:numId w:val="135"/>
        </w:numPr>
        <w:rPr>
          <w:sz w:val="24"/>
          <w:szCs w:val="24"/>
          <w:lang w:val="en-US"/>
        </w:rPr>
      </w:pPr>
      <w:r>
        <w:rPr>
          <w:sz w:val="24"/>
          <w:szCs w:val="24"/>
          <w:lang w:val="en-US"/>
        </w:rPr>
        <w:t>positive cations e.g. A</w:t>
      </w:r>
      <w:r>
        <w:rPr>
          <w:rFonts w:hint="default"/>
          <w:sz w:val="24"/>
          <w:szCs w:val="24"/>
          <w:lang w:val="en-US"/>
        </w:rPr>
        <w:t>l</w:t>
      </w:r>
      <w:r>
        <w:rPr>
          <w:rFonts w:hint="default"/>
          <w:sz w:val="24"/>
          <w:szCs w:val="24"/>
          <w:vertAlign w:val="superscript"/>
          <w:lang w:val="en-US"/>
        </w:rPr>
        <w:t>3</w:t>
      </w:r>
      <w:r>
        <w:rPr>
          <w:sz w:val="24"/>
          <w:szCs w:val="24"/>
          <w:vertAlign w:val="superscript"/>
          <w:lang w:val="en-US"/>
        </w:rPr>
        <w:t>+</w:t>
      </w:r>
      <w:r>
        <w:rPr>
          <w:sz w:val="24"/>
          <w:szCs w:val="24"/>
          <w:lang w:val="en-US"/>
        </w:rPr>
        <w:t xml:space="preserve"> attracted to the negative cathode electrode.</w:t>
      </w:r>
    </w:p>
    <w:p>
      <w:pPr>
        <w:pStyle w:val="style179"/>
        <w:numPr>
          <w:ilvl w:val="0"/>
          <w:numId w:val="135"/>
        </w:numPr>
        <w:rPr>
          <w:sz w:val="24"/>
          <w:szCs w:val="24"/>
          <w:lang w:val="en-US"/>
        </w:rPr>
      </w:pPr>
      <w:r>
        <w:rPr>
          <w:sz w:val="24"/>
          <w:szCs w:val="24"/>
          <w:lang w:val="en-US"/>
        </w:rPr>
        <w:t>negative anions e.g. O</w:t>
      </w:r>
      <w:r>
        <w:rPr>
          <w:sz w:val="24"/>
          <w:szCs w:val="24"/>
          <w:vertAlign w:val="superscript"/>
          <w:lang w:val="en-US"/>
        </w:rPr>
        <w:t>2–</w:t>
      </w:r>
      <w:r>
        <w:rPr>
          <w:sz w:val="24"/>
          <w:szCs w:val="24"/>
          <w:lang w:val="en-US"/>
        </w:rPr>
        <w:t xml:space="preserve"> attracted to the positive anode electrode.</w:t>
      </w:r>
    </w:p>
    <w:p>
      <w:pPr>
        <w:pStyle w:val="style179"/>
        <w:numPr>
          <w:ilvl w:val="0"/>
          <w:numId w:val="135"/>
        </w:numPr>
        <w:rPr>
          <w:sz w:val="24"/>
          <w:szCs w:val="24"/>
          <w:lang w:val="en-US"/>
        </w:rPr>
      </w:pPr>
      <w:r>
        <w:rPr>
          <w:sz w:val="24"/>
          <w:szCs w:val="24"/>
          <w:lang w:val="en-US"/>
        </w:rPr>
        <w:t>BUT remember no electrons flow in the electrolyte, only in the graphite or metal wiring.</w:t>
      </w:r>
    </w:p>
    <w:p>
      <w:pPr>
        <w:pStyle w:val="style179"/>
        <w:numPr>
          <w:ilvl w:val="0"/>
          <w:numId w:val="135"/>
        </w:numPr>
        <w:rPr>
          <w:sz w:val="24"/>
          <w:szCs w:val="24"/>
          <w:lang w:val="en-US"/>
        </w:rPr>
      </w:pPr>
      <w:r>
        <w:rPr>
          <w:sz w:val="24"/>
          <w:szCs w:val="24"/>
          <w:lang w:val="en-US"/>
        </w:rPr>
        <w:t>The circuit of 'charge flow' is completed by the electrons moving around the external circuit e.g. copper wire or graphite electrode, from the positive to the negative electrode.</w:t>
      </w:r>
    </w:p>
    <w:p>
      <w:pPr>
        <w:pStyle w:val="style179"/>
        <w:numPr>
          <w:ilvl w:val="0"/>
          <w:numId w:val="135"/>
        </w:numPr>
        <w:rPr>
          <w:sz w:val="24"/>
          <w:szCs w:val="24"/>
          <w:lang w:val="en-US"/>
        </w:rPr>
      </w:pPr>
      <w:r>
        <w:rPr>
          <w:sz w:val="24"/>
          <w:szCs w:val="24"/>
          <w:lang w:val="en-US"/>
        </w:rPr>
        <w:t>This electron flow from the +ve to the –ve electrode perhaps doesn't make sense until you look at the electrode reactions, electrons released at the +ve anode move round the external circuit to produce the electron rich negative cathode electrode.</w:t>
      </w:r>
    </w:p>
    <w:p>
      <w:pPr>
        <w:pStyle w:val="style179"/>
        <w:numPr>
          <w:ilvl w:val="0"/>
          <w:numId w:val="135"/>
        </w:numPr>
        <w:rPr>
          <w:sz w:val="24"/>
          <w:szCs w:val="24"/>
        </w:rPr>
      </w:pPr>
      <w:r>
        <w:rPr>
          <w:sz w:val="24"/>
          <w:szCs w:val="24"/>
          <w:lang w:val="en-US"/>
        </w:rPr>
        <w:t>Electron balancing: In the above process it takes the removal of four electrons from two oxide ions to form one oxygen molecule and the gain of three electrons by each aluminium ion to form one aluminium atom. Therefore, for every 12 electrons you get 3 oxygen molecules and 4 aluminium atoms formed.</w:t>
      </w:r>
    </w:p>
    <w:p>
      <w:pPr>
        <w:pStyle w:val="style0"/>
        <w:rPr>
          <w:sz w:val="24"/>
          <w:szCs w:val="24"/>
        </w:rPr>
      </w:pPr>
    </w:p>
    <w:p>
      <w:pPr>
        <w:pStyle w:val="style0"/>
        <w:rPr>
          <w:sz w:val="24"/>
          <w:szCs w:val="24"/>
        </w:rPr>
      </w:pPr>
      <w:r>
        <w:rPr>
          <w:sz w:val="24"/>
          <w:szCs w:val="24"/>
          <w:lang w:val="en-US"/>
        </w:rPr>
        <w:t xml:space="preserve"> USES OF ALUMINIUM</w:t>
      </w:r>
    </w:p>
    <w:p>
      <w:pPr>
        <w:pStyle w:val="style0"/>
        <w:rPr>
          <w:sz w:val="24"/>
          <w:szCs w:val="24"/>
        </w:rPr>
      </w:pPr>
      <w:r>
        <w:rPr>
          <w:sz w:val="24"/>
          <w:szCs w:val="24"/>
          <w:lang w:val="en-US"/>
        </w:rPr>
        <w:t>Aluminium is widely used in the packaging industry for the production of coils, cans, foils, and other wrapping materials.</w:t>
      </w:r>
    </w:p>
    <w:p>
      <w:pPr>
        <w:pStyle w:val="style0"/>
        <w:rPr>
          <w:sz w:val="24"/>
          <w:szCs w:val="24"/>
        </w:rPr>
      </w:pPr>
      <w:r>
        <w:rPr>
          <w:sz w:val="24"/>
          <w:szCs w:val="24"/>
          <w:lang w:val="en-US"/>
        </w:rPr>
        <w:t>It is also a component of many commonly used items such as utensils and watches.</w:t>
      </w:r>
    </w:p>
    <w:p>
      <w:pPr>
        <w:pStyle w:val="style0"/>
        <w:rPr>
          <w:sz w:val="24"/>
          <w:szCs w:val="24"/>
        </w:rPr>
      </w:pPr>
      <w:r>
        <w:rPr>
          <w:sz w:val="24"/>
          <w:szCs w:val="24"/>
          <w:lang w:val="en-US"/>
        </w:rPr>
        <w:t>In const   ruction industries, aluminium is employed in the manufacture of doors, windows, wires, and roofing.</w:t>
      </w:r>
    </w:p>
    <w:p>
      <w:pPr>
        <w:pStyle w:val="style0"/>
        <w:rPr>
          <w:sz w:val="24"/>
          <w:szCs w:val="24"/>
        </w:rPr>
      </w:pPr>
      <w:r>
        <w:rPr>
          <w:sz w:val="24"/>
          <w:szCs w:val="24"/>
          <w:lang w:val="en-US"/>
        </w:rPr>
        <w:t>It is used in the transport industry for the production of cycles, spacecraft, car bodies, aircraft and marine parts.</w:t>
      </w:r>
    </w:p>
    <w:p>
      <w:pPr>
        <w:pStyle w:val="style0"/>
        <w:rPr>
          <w:sz w:val="24"/>
          <w:szCs w:val="24"/>
        </w:rPr>
      </w:pPr>
      <w:r>
        <w:rPr>
          <w:sz w:val="24"/>
          <w:szCs w:val="24"/>
          <w:lang w:val="en-US"/>
        </w:rPr>
        <w:t>Many coins are made up of alloys that contain aluminium.</w:t>
      </w:r>
    </w:p>
    <w:p>
      <w:pPr>
        <w:pStyle w:val="style0"/>
        <w:rPr>
          <w:sz w:val="24"/>
          <w:szCs w:val="24"/>
        </w:rPr>
      </w:pPr>
      <w:r>
        <w:rPr>
          <w:sz w:val="24"/>
          <w:szCs w:val="24"/>
          <w:lang w:val="en-US"/>
        </w:rPr>
        <w:t>Aluminium also finds applications in the production of paints, reflective surfaces, and wires.</w:t>
      </w:r>
    </w:p>
    <w:p>
      <w:pPr>
        <w:pStyle w:val="style0"/>
        <w:rPr>
          <w:sz w:val="24"/>
          <w:szCs w:val="24"/>
        </w:rPr>
      </w:pPr>
      <w:r>
        <w:rPr>
          <w:sz w:val="24"/>
          <w:szCs w:val="24"/>
          <w:lang w:val="en-US"/>
        </w:rPr>
        <w:tab/>
      </w:r>
    </w:p>
    <w:p>
      <w:pPr>
        <w:pStyle w:val="style0"/>
        <w:rPr>
          <w:sz w:val="24"/>
          <w:szCs w:val="24"/>
        </w:rPr>
      </w:pPr>
    </w:p>
    <w:p>
      <w:pPr>
        <w:pStyle w:val="style0"/>
        <w:rPr>
          <w:b/>
          <w:bCs/>
          <w:sz w:val="24"/>
          <w:szCs w:val="24"/>
        </w:rPr>
      </w:pPr>
      <w:r>
        <w:rPr>
          <w:b/>
          <w:bCs/>
          <w:sz w:val="24"/>
          <w:szCs w:val="24"/>
          <w:lang w:val="en-US"/>
        </w:rPr>
        <w:t>For cooking utensils</w:t>
      </w:r>
    </w:p>
    <w:p>
      <w:pPr>
        <w:pStyle w:val="style0"/>
        <w:rPr>
          <w:sz w:val="24"/>
          <w:szCs w:val="24"/>
          <w:lang w:val="en-US"/>
        </w:rPr>
      </w:pPr>
      <w:r>
        <w:rPr>
          <w:sz w:val="24"/>
          <w:szCs w:val="24"/>
          <w:lang w:val="en-US"/>
        </w:rPr>
        <w:t>✓To make electric power cables (on a weight basis they conduct twice as well as copper).</w:t>
      </w:r>
    </w:p>
    <w:p>
      <w:pPr>
        <w:pStyle w:val="style0"/>
        <w:rPr>
          <w:sz w:val="24"/>
          <w:szCs w:val="24"/>
        </w:rPr>
      </w:pPr>
      <w:r>
        <w:rPr>
          <w:sz w:val="24"/>
          <w:szCs w:val="24"/>
          <w:lang w:val="en-US"/>
        </w:rPr>
        <w:t>✓Container such as can for drinks, metal foil.</w:t>
      </w:r>
    </w:p>
    <w:p>
      <w:pPr>
        <w:pStyle w:val="style0"/>
        <w:rPr>
          <w:sz w:val="24"/>
          <w:szCs w:val="24"/>
        </w:rPr>
      </w:pPr>
      <w:r>
        <w:rPr>
          <w:sz w:val="24"/>
          <w:szCs w:val="24"/>
          <w:lang w:val="en-US"/>
        </w:rPr>
        <w:t>✓As structural metal in aircraft,ship, cars and heat exchangers.</w:t>
      </w:r>
    </w:p>
    <w:p>
      <w:pPr>
        <w:pStyle w:val="style0"/>
        <w:rPr>
          <w:sz w:val="24"/>
          <w:szCs w:val="24"/>
        </w:rPr>
      </w:pPr>
      <w:r>
        <w:rPr>
          <w:sz w:val="24"/>
          <w:szCs w:val="24"/>
          <w:lang w:val="en-US"/>
        </w:rPr>
        <w:t>✓In building (doors,windows,cladding panels and mobile homes).</w:t>
      </w:r>
    </w:p>
    <w:p>
      <w:pPr>
        <w:pStyle w:val="style0"/>
        <w:rPr>
          <w:sz w:val="24"/>
          <w:szCs w:val="24"/>
        </w:rPr>
      </w:pPr>
      <w:r>
        <w:rPr>
          <w:sz w:val="24"/>
          <w:szCs w:val="24"/>
          <w:lang w:val="en-US"/>
        </w:rPr>
        <w:t>✓Al2(SO4)3—alum is used to treat drinking water.</w:t>
      </w:r>
    </w:p>
    <w:p>
      <w:pPr>
        <w:pStyle w:val="style0"/>
        <w:rPr>
          <w:sz w:val="24"/>
          <w:szCs w:val="24"/>
        </w:rPr>
      </w:pPr>
      <w:r>
        <w:rPr>
          <w:sz w:val="24"/>
          <w:szCs w:val="24"/>
          <w:lang w:val="en-US"/>
        </w:rPr>
        <w:t>✓Al(OH)3 is widely used as an anti-acid treatment for indigestion.</w:t>
      </w:r>
    </w:p>
    <w:p>
      <w:pPr>
        <w:pStyle w:val="style0"/>
        <w:rPr>
          <w:sz w:val="24"/>
          <w:szCs w:val="24"/>
        </w:rPr>
      </w:pPr>
      <w:r>
        <w:rPr>
          <w:sz w:val="24"/>
          <w:szCs w:val="24"/>
          <w:lang w:val="en-US"/>
        </w:rPr>
        <w:t>✓Finely divided aluminium powder is used in preparing aluminium paint.</w:t>
      </w:r>
    </w:p>
    <w:p>
      <w:pPr>
        <w:pStyle w:val="style0"/>
        <w:rPr>
          <w:b/>
          <w:bCs/>
          <w:sz w:val="24"/>
          <w:szCs w:val="24"/>
        </w:rPr>
      </w:pPr>
      <w:r>
        <w:rPr>
          <w:b/>
          <w:bCs/>
          <w:sz w:val="24"/>
          <w:szCs w:val="24"/>
          <w:lang w:val="en-US"/>
        </w:rPr>
        <w:t>Aluminium is especially useful because it:</w:t>
      </w:r>
    </w:p>
    <w:p>
      <w:pPr>
        <w:pStyle w:val="style179"/>
        <w:numPr>
          <w:ilvl w:val="0"/>
          <w:numId w:val="136"/>
        </w:numPr>
        <w:rPr>
          <w:sz w:val="24"/>
          <w:szCs w:val="24"/>
          <w:lang w:val="en-US"/>
        </w:rPr>
      </w:pPr>
      <w:r>
        <w:rPr>
          <w:sz w:val="24"/>
          <w:szCs w:val="24"/>
          <w:lang w:val="en-US"/>
        </w:rPr>
        <w:t>has a low density;</w:t>
      </w:r>
    </w:p>
    <w:p>
      <w:pPr>
        <w:pStyle w:val="style179"/>
        <w:numPr>
          <w:ilvl w:val="0"/>
          <w:numId w:val="136"/>
        </w:numPr>
        <w:rPr>
          <w:sz w:val="24"/>
          <w:szCs w:val="24"/>
          <w:lang w:val="en-US"/>
        </w:rPr>
      </w:pPr>
      <w:r>
        <w:rPr>
          <w:sz w:val="24"/>
          <w:szCs w:val="24"/>
          <w:lang w:val="en-US"/>
        </w:rPr>
        <w:t>is strong when alloyed;</w:t>
      </w:r>
    </w:p>
    <w:p>
      <w:pPr>
        <w:pStyle w:val="style179"/>
        <w:numPr>
          <w:ilvl w:val="0"/>
          <w:numId w:val="136"/>
        </w:numPr>
        <w:rPr>
          <w:sz w:val="24"/>
          <w:szCs w:val="24"/>
          <w:lang w:val="en-US"/>
        </w:rPr>
      </w:pPr>
      <w:r>
        <w:rPr>
          <w:sz w:val="24"/>
          <w:szCs w:val="24"/>
          <w:lang w:val="en-US"/>
        </w:rPr>
        <w:t>is a good conductor of electricity;</w:t>
      </w:r>
    </w:p>
    <w:p>
      <w:pPr>
        <w:pStyle w:val="style179"/>
        <w:numPr>
          <w:ilvl w:val="0"/>
          <w:numId w:val="136"/>
        </w:numPr>
        <w:rPr>
          <w:sz w:val="24"/>
          <w:szCs w:val="24"/>
          <w:lang w:val="en-US"/>
        </w:rPr>
      </w:pPr>
      <w:r>
        <w:rPr>
          <w:sz w:val="24"/>
          <w:szCs w:val="24"/>
          <w:lang w:val="en-US"/>
        </w:rPr>
        <w:t>has a good appearance;</w:t>
      </w:r>
    </w:p>
    <w:p>
      <w:pPr>
        <w:pStyle w:val="style179"/>
        <w:numPr>
          <w:ilvl w:val="0"/>
          <w:numId w:val="136"/>
        </w:numPr>
        <w:rPr>
          <w:sz w:val="24"/>
          <w:szCs w:val="24"/>
        </w:rPr>
      </w:pPr>
      <w:r>
        <w:rPr>
          <w:sz w:val="24"/>
          <w:szCs w:val="24"/>
          <w:lang w:val="en-US"/>
        </w:rPr>
        <w:t>resists corrosion because of the strong thin layer of aluminium oxide on its surface. This layer can be strengthened further by anodising the aluminium.</w:t>
      </w:r>
    </w:p>
    <w:p>
      <w:pPr>
        <w:pStyle w:val="style0"/>
        <w:rPr>
          <w:sz w:val="24"/>
          <w:szCs w:val="24"/>
        </w:rPr>
      </w:pPr>
      <w:r>
        <w:rPr>
          <w:sz w:val="24"/>
          <w:szCs w:val="24"/>
          <w:lang w:val="en-US"/>
        </w:rPr>
        <w:t>Anodising essentially involves etching the aluminium with sodium hydroxide solution to remove the existing oxide layer, and then making the aluminium article the anode in an electrolysis of dilute sulphuric acid. The oxygen given off at the anode reacts with the aluminium surface, to build up a film of oxide up to about 0.02 mm thick.</w:t>
      </w:r>
    </w:p>
    <w:p>
      <w:pPr>
        <w:pStyle w:val="style0"/>
        <w:rPr>
          <w:sz w:val="24"/>
          <w:szCs w:val="24"/>
        </w:rPr>
      </w:pPr>
    </w:p>
    <w:p>
      <w:pPr>
        <w:pStyle w:val="style0"/>
        <w:rPr>
          <w:sz w:val="24"/>
          <w:szCs w:val="24"/>
        </w:rPr>
      </w:pPr>
      <w:r>
        <w:rPr>
          <w:sz w:val="24"/>
          <w:szCs w:val="24"/>
          <w:lang w:val="en-US"/>
        </w:rPr>
        <w:t>As well as increasing the corrosion resistance of the aluminium, this film is porous at this stage and will also take up dyes. (It is further treated to make it completely non-porous afterwards.) That means that you can make aluminium articles with the colour built into the surface.</w:t>
      </w:r>
    </w:p>
    <w:p>
      <w:pPr>
        <w:pStyle w:val="style0"/>
        <w:rPr>
          <w:b/>
          <w:bCs/>
          <w:sz w:val="24"/>
          <w:szCs w:val="24"/>
        </w:rPr>
      </w:pPr>
      <w:r>
        <w:rPr>
          <w:b/>
          <w:bCs/>
          <w:sz w:val="24"/>
          <w:szCs w:val="24"/>
          <w:lang w:val="en-US"/>
        </w:rPr>
        <w:t>Some uses include:</w:t>
      </w:r>
    </w:p>
    <w:p>
      <w:pPr>
        <w:pStyle w:val="style0"/>
        <w:rPr>
          <w:sz w:val="24"/>
          <w:szCs w:val="24"/>
        </w:rPr>
      </w:pPr>
    </w:p>
    <w:p>
      <w:pPr>
        <w:pStyle w:val="style0"/>
        <w:rPr>
          <w:sz w:val="24"/>
          <w:szCs w:val="24"/>
        </w:rPr>
      </w:pPr>
      <w:r>
        <w:rPr>
          <w:sz w:val="24"/>
          <w:szCs w:val="24"/>
          <w:lang w:val="en-US"/>
        </w:rPr>
        <w:t>aluminium is used for</w:t>
      </w:r>
      <w:r>
        <w:rPr>
          <w:sz w:val="24"/>
          <w:szCs w:val="24"/>
          <w:lang w:val="en-US"/>
        </w:rPr>
        <w:tab/>
      </w:r>
      <w:r>
        <w:rPr>
          <w:sz w:val="24"/>
          <w:szCs w:val="24"/>
          <w:lang w:val="en-US"/>
        </w:rPr>
        <w:t>because</w:t>
      </w:r>
    </w:p>
    <w:p>
      <w:pPr>
        <w:pStyle w:val="style0"/>
        <w:rPr>
          <w:sz w:val="24"/>
          <w:szCs w:val="24"/>
        </w:rPr>
      </w:pPr>
      <w:r>
        <w:rPr>
          <w:sz w:val="24"/>
          <w:szCs w:val="24"/>
          <w:lang w:val="en-US"/>
        </w:rPr>
        <w:t>aircraft</w:t>
      </w:r>
      <w:r>
        <w:rPr>
          <w:sz w:val="24"/>
          <w:szCs w:val="24"/>
          <w:lang w:val="en-US"/>
        </w:rPr>
        <w:tab/>
      </w:r>
      <w:r>
        <w:rPr>
          <w:sz w:val="24"/>
          <w:szCs w:val="24"/>
          <w:lang w:val="en-US"/>
        </w:rPr>
        <w:t>light, strong, resists corrosion</w:t>
      </w:r>
    </w:p>
    <w:p>
      <w:pPr>
        <w:pStyle w:val="style0"/>
        <w:rPr>
          <w:sz w:val="24"/>
          <w:szCs w:val="24"/>
        </w:rPr>
      </w:pPr>
      <w:r>
        <w:rPr>
          <w:sz w:val="24"/>
          <w:szCs w:val="24"/>
          <w:lang w:val="en-US"/>
        </w:rPr>
        <w:t>other transport such as ships' superstructures, container vehicle bodies, tube trains (metro trains)</w:t>
      </w:r>
      <w:r>
        <w:rPr>
          <w:sz w:val="24"/>
          <w:szCs w:val="24"/>
          <w:lang w:val="en-US"/>
        </w:rPr>
        <w:tab/>
      </w:r>
      <w:r>
        <w:rPr>
          <w:sz w:val="24"/>
          <w:szCs w:val="24"/>
          <w:lang w:val="en-US"/>
        </w:rPr>
        <w:t>light, strong, resists corrosion</w:t>
      </w:r>
    </w:p>
    <w:p>
      <w:pPr>
        <w:pStyle w:val="style0"/>
        <w:rPr>
          <w:sz w:val="24"/>
          <w:szCs w:val="24"/>
        </w:rPr>
      </w:pPr>
      <w:r>
        <w:rPr>
          <w:sz w:val="24"/>
          <w:szCs w:val="24"/>
          <w:lang w:val="en-US"/>
        </w:rPr>
        <w:t>overhead power cables (with a steel core to strengthen them)</w:t>
      </w:r>
      <w:r>
        <w:rPr>
          <w:sz w:val="24"/>
          <w:szCs w:val="24"/>
          <w:lang w:val="en-US"/>
        </w:rPr>
        <w:tab/>
      </w:r>
      <w:r>
        <w:rPr>
          <w:sz w:val="24"/>
          <w:szCs w:val="24"/>
          <w:lang w:val="en-US"/>
        </w:rPr>
        <w:t>light, resists corrosion, good conductor of electricity</w:t>
      </w:r>
    </w:p>
    <w:p>
      <w:pPr>
        <w:pStyle w:val="style0"/>
        <w:rPr>
          <w:sz w:val="24"/>
          <w:szCs w:val="24"/>
        </w:rPr>
      </w:pPr>
      <w:r>
        <w:rPr>
          <w:sz w:val="24"/>
          <w:szCs w:val="24"/>
          <w:lang w:val="en-US"/>
        </w:rPr>
        <w:t>saucepans</w:t>
      </w:r>
      <w:r>
        <w:rPr>
          <w:sz w:val="24"/>
          <w:szCs w:val="24"/>
          <w:lang w:val="en-US"/>
        </w:rPr>
        <w:tab/>
      </w:r>
      <w:r>
        <w:rPr>
          <w:sz w:val="24"/>
          <w:szCs w:val="24"/>
          <w:lang w:val="en-US"/>
        </w:rPr>
        <w:t>light, resists corrosion, good appearance, good conductor of heat</w:t>
      </w:r>
    </w:p>
    <w:p>
      <w:pPr>
        <w:pStyle w:val="style0"/>
        <w:rPr>
          <w:sz w:val="24"/>
          <w:szCs w:val="24"/>
        </w:rPr>
      </w:pPr>
    </w:p>
    <w:p>
      <w:pPr>
        <w:pStyle w:val="style0"/>
        <w:rPr>
          <w:b/>
          <w:bCs/>
          <w:sz w:val="24"/>
          <w:szCs w:val="24"/>
        </w:rPr>
      </w:pPr>
      <w:r>
        <w:rPr>
          <w:b/>
          <w:bCs/>
          <w:sz w:val="24"/>
          <w:szCs w:val="24"/>
          <w:lang w:val="en-US"/>
        </w:rPr>
        <w:t>RECYCLING of Aluminium</w:t>
      </w:r>
    </w:p>
    <w:p>
      <w:pPr>
        <w:pStyle w:val="style0"/>
        <w:rPr>
          <w:sz w:val="24"/>
          <w:szCs w:val="24"/>
        </w:rPr>
      </w:pPr>
      <w:r>
        <w:rPr>
          <w:sz w:val="24"/>
          <w:szCs w:val="24"/>
          <w:lang w:val="en-US"/>
        </w:rPr>
        <w:t>About 39% of the aluminium in foil, car components etc. is recycled aluminium.</w:t>
      </w:r>
    </w:p>
    <w:p>
      <w:pPr>
        <w:pStyle w:val="style0"/>
        <w:rPr>
          <w:sz w:val="24"/>
          <w:szCs w:val="24"/>
        </w:rPr>
      </w:pPr>
      <w:r>
        <w:rPr>
          <w:sz w:val="24"/>
          <w:szCs w:val="24"/>
          <w:lang w:val="en-US"/>
        </w:rPr>
        <w:t>This makes good economics because recycling saves on costs AND allows a mineral resource like aluminium's bauxite ore to last a lot longer – slower depletion of the Earth's mineral ore resources will make it last longer.</w:t>
      </w:r>
    </w:p>
    <w:p>
      <w:pPr>
        <w:pStyle w:val="style0"/>
        <w:rPr>
          <w:sz w:val="24"/>
          <w:szCs w:val="24"/>
        </w:rPr>
      </w:pPr>
      <w:r>
        <w:rPr>
          <w:sz w:val="24"/>
          <w:szCs w:val="24"/>
          <w:lang w:val="en-US"/>
        </w:rPr>
        <w:t>Aluminium is very useful metal and used as a lightweight construction material eg greenhouse frames.</w:t>
      </w:r>
    </w:p>
    <w:p>
      <w:pPr>
        <w:pStyle w:val="style0"/>
        <w:rPr>
          <w:sz w:val="24"/>
          <w:szCs w:val="24"/>
        </w:rPr>
      </w:pPr>
      <w:r>
        <w:rPr>
          <w:sz w:val="24"/>
          <w:szCs w:val="24"/>
          <w:lang w:val="en-US"/>
        </w:rPr>
        <w:t>Aluminium can be made more resistant to corrosion by a process called anodising.</w:t>
      </w:r>
    </w:p>
    <w:p>
      <w:pPr>
        <w:pStyle w:val="style0"/>
        <w:rPr>
          <w:sz w:val="24"/>
          <w:szCs w:val="24"/>
        </w:rPr>
      </w:pPr>
      <w:r>
        <w:rPr>
          <w:sz w:val="24"/>
          <w:szCs w:val="24"/>
          <w:lang w:val="en-US"/>
        </w:rPr>
        <w:t xml:space="preserve">Aluminium is a reactive metal but it is resistant to corrosion. This is because aluminium reacts in air to form a layer of aluminium oxide which then protects the aluminium from further attack. </w:t>
      </w:r>
    </w:p>
    <w:p>
      <w:pPr>
        <w:pStyle w:val="style0"/>
        <w:rPr>
          <w:sz w:val="24"/>
          <w:szCs w:val="24"/>
        </w:rPr>
      </w:pPr>
      <w:r>
        <w:rPr>
          <w:sz w:val="24"/>
          <w:szCs w:val="24"/>
          <w:lang w:val="en-US"/>
        </w:rPr>
        <w:t>This is why it appears to be less reactive than its position in the reactivity series of metals would predict.</w:t>
      </w:r>
    </w:p>
    <w:p>
      <w:pPr>
        <w:pStyle w:val="style0"/>
        <w:rPr>
          <w:sz w:val="24"/>
          <w:szCs w:val="24"/>
        </w:rPr>
      </w:pPr>
      <w:r>
        <w:rPr>
          <w:sz w:val="24"/>
          <w:szCs w:val="24"/>
          <w:lang w:val="en-US"/>
        </w:rPr>
        <w:t xml:space="preserve">Aluminium can be alloyed to make 'Duralumin' by adding copper (and smaller amounts of magnesium, silicon and iron), to make a stronger alloy used in aircraft components (low density = 'lighter'!), greenhouse and window frames (good anti–corrosion properties), overhead power lines (quite a good conductor and 'light'), but steel strands are included to make the 'line' stronger and poorly electrical conducting ceramic materials are used to insulate the wires from the pylons and the ground. </w:t>
      </w:r>
    </w:p>
    <w:p>
      <w:pPr>
        <w:pStyle w:val="style0"/>
        <w:rPr>
          <w:sz w:val="24"/>
          <w:szCs w:val="24"/>
          <w:lang w:val="en-US"/>
        </w:rPr>
      </w:pPr>
    </w:p>
    <w:p>
      <w:pPr>
        <w:pStyle w:val="style0"/>
        <w:rPr>
          <w:b/>
          <w:bCs/>
          <w:sz w:val="24"/>
          <w:szCs w:val="24"/>
          <w:lang w:val="en-US"/>
        </w:rPr>
      </w:pPr>
      <w:r>
        <w:rPr>
          <w:b/>
          <w:bCs/>
          <w:sz w:val="24"/>
          <w:szCs w:val="24"/>
          <w:lang w:val="en-US"/>
        </w:rPr>
        <w:t>INTRODUCTION TO THE EXTRACTION OF METALS</w:t>
      </w:r>
    </w:p>
    <w:p>
      <w:pPr>
        <w:pStyle w:val="style0"/>
        <w:rPr>
          <w:b/>
          <w:bCs/>
          <w:sz w:val="24"/>
          <w:szCs w:val="24"/>
          <w:lang w:val="en-US"/>
        </w:rPr>
      </w:pPr>
      <w:r>
        <w:rPr>
          <w:b/>
          <w:bCs/>
          <w:sz w:val="24"/>
          <w:szCs w:val="24"/>
          <w:lang w:val="en-US"/>
        </w:rPr>
        <w:t>Metallurgical processes</w:t>
      </w:r>
    </w:p>
    <w:p>
      <w:pPr>
        <w:pStyle w:val="style0"/>
        <w:rPr>
          <w:sz w:val="24"/>
          <w:szCs w:val="24"/>
          <w:lang w:val="en-US"/>
        </w:rPr>
      </w:pPr>
      <w:r>
        <w:rPr>
          <w:sz w:val="24"/>
          <w:szCs w:val="24"/>
          <w:lang w:val="en-US"/>
        </w:rPr>
        <w:t>Metallurgy is a branch of chemistry which deals with,</w:t>
      </w:r>
    </w:p>
    <w:p>
      <w:pPr>
        <w:pStyle w:val="style0"/>
        <w:rPr>
          <w:sz w:val="24"/>
          <w:szCs w:val="24"/>
          <w:lang w:val="en-US"/>
        </w:rPr>
      </w:pPr>
      <w:r>
        <w:rPr>
          <w:sz w:val="24"/>
          <w:szCs w:val="24"/>
          <w:lang w:val="en-US"/>
        </w:rPr>
        <w:t>(i) Extraction of metals from ores</w:t>
      </w:r>
    </w:p>
    <w:p>
      <w:pPr>
        <w:pStyle w:val="style0"/>
        <w:rPr>
          <w:sz w:val="24"/>
          <w:szCs w:val="24"/>
          <w:lang w:val="en-US"/>
        </w:rPr>
      </w:pPr>
      <w:r>
        <w:rPr>
          <w:sz w:val="24"/>
          <w:szCs w:val="24"/>
          <w:lang w:val="en-US"/>
        </w:rPr>
        <w:t>(ii) Refining of crude metal</w:t>
      </w:r>
    </w:p>
    <w:p>
      <w:pPr>
        <w:pStyle w:val="style0"/>
        <w:rPr>
          <w:sz w:val="24"/>
          <w:szCs w:val="24"/>
          <w:lang w:val="en-US"/>
        </w:rPr>
      </w:pPr>
      <w:r>
        <w:rPr>
          <w:sz w:val="24"/>
          <w:szCs w:val="24"/>
          <w:lang w:val="en-US"/>
        </w:rPr>
        <w:t>(iii)Producing alloys and the study of their constitution, structure and properties.</w:t>
      </w:r>
    </w:p>
    <w:p>
      <w:pPr>
        <w:pStyle w:val="style0"/>
        <w:rPr>
          <w:sz w:val="24"/>
          <w:szCs w:val="24"/>
          <w:lang w:val="en-US"/>
        </w:rPr>
      </w:pPr>
      <w:r>
        <w:rPr>
          <w:sz w:val="24"/>
          <w:szCs w:val="24"/>
          <w:lang w:val="en-US"/>
        </w:rPr>
        <w:t>(iv) The relationship of physical and mechanical treatment of metals to alloys.</w:t>
      </w:r>
    </w:p>
    <w:p>
      <w:pPr>
        <w:pStyle w:val="style0"/>
        <w:rPr>
          <w:sz w:val="24"/>
          <w:szCs w:val="24"/>
          <w:lang w:val="en-US"/>
        </w:rPr>
      </w:pPr>
      <w:r>
        <w:rPr>
          <w:sz w:val="24"/>
          <w:szCs w:val="24"/>
          <w:lang w:val="en-US"/>
        </w:rPr>
        <w:t>The extraction of metals cannot be carried out by any universal method because extraction of each metal requires different methods of extraction. This depends upon the nature and preparation of metals.</w:t>
      </w:r>
    </w:p>
    <w:p>
      <w:pPr>
        <w:pStyle w:val="style0"/>
        <w:rPr>
          <w:sz w:val="24"/>
          <w:szCs w:val="24"/>
          <w:lang w:val="en-US"/>
        </w:rPr>
      </w:pPr>
      <w:r>
        <w:rPr>
          <w:sz w:val="24"/>
          <w:szCs w:val="24"/>
          <w:lang w:val="en-US"/>
        </w:rPr>
        <w:t>The Earth's crust contains many different rocks.</w:t>
      </w:r>
    </w:p>
    <w:p>
      <w:pPr>
        <w:pStyle w:val="style0"/>
        <w:rPr>
          <w:sz w:val="24"/>
          <w:szCs w:val="24"/>
          <w:lang w:val="en-US"/>
        </w:rPr>
      </w:pPr>
      <w:r>
        <w:rPr>
          <w:sz w:val="24"/>
          <w:szCs w:val="24"/>
          <w:lang w:val="en-US"/>
        </w:rPr>
        <w:t>Rocks are a mixture of minerals and from some we can make useful substances.</w:t>
      </w:r>
    </w:p>
    <w:p>
      <w:pPr>
        <w:pStyle w:val="style0"/>
        <w:rPr>
          <w:sz w:val="24"/>
          <w:szCs w:val="24"/>
          <w:lang w:val="en-US"/>
        </w:rPr>
      </w:pPr>
      <w:r>
        <w:rPr>
          <w:sz w:val="24"/>
          <w:szCs w:val="24"/>
          <w:lang w:val="en-US"/>
        </w:rPr>
        <w:t>A mineral can be a solid metallic or non–metallic element or a compound found naturally in the Earth's crust.</w:t>
      </w:r>
    </w:p>
    <w:p>
      <w:pPr>
        <w:pStyle w:val="style0"/>
        <w:rPr>
          <w:sz w:val="24"/>
          <w:szCs w:val="24"/>
          <w:lang w:val="en-US"/>
        </w:rPr>
      </w:pPr>
      <w:r>
        <w:rPr>
          <w:sz w:val="24"/>
          <w:szCs w:val="24"/>
          <w:lang w:val="en-US"/>
        </w:rPr>
        <w:t>Mineral ores are naturally occurring rocks that provide an economic starting point for the extraction and manufacture of metals for a huge variety of purposes ie a metal ore is rock containing sufficient metal to be worth extracting the metal from it.</w:t>
      </w:r>
    </w:p>
    <w:p>
      <w:pPr>
        <w:pStyle w:val="style0"/>
        <w:rPr>
          <w:sz w:val="24"/>
          <w:szCs w:val="24"/>
          <w:lang w:val="en-US"/>
        </w:rPr>
      </w:pPr>
      <w:r>
        <w:rPr>
          <w:sz w:val="24"/>
          <w:szCs w:val="24"/>
          <w:lang w:val="en-US"/>
        </w:rPr>
        <w:t>The simplest definition of an ore is a mixture of a metal containing mineral and other materials ('minerals') from the surrounding rocks, which can be described as impurities with respect to what you want from the ore.</w:t>
      </w:r>
    </w:p>
    <w:p>
      <w:pPr>
        <w:pStyle w:val="style0"/>
        <w:rPr>
          <w:sz w:val="24"/>
          <w:szCs w:val="24"/>
          <w:lang w:val="en-US"/>
        </w:rPr>
      </w:pPr>
      <w:r>
        <w:rPr>
          <w:sz w:val="24"/>
          <w:szCs w:val="24"/>
          <w:lang w:val="en-US"/>
        </w:rPr>
        <w:t>Metal ores (mineral containing valuable metal) are obtained by mining and this may involve digging up and processing large amounts of rock.</w:t>
      </w:r>
    </w:p>
    <w:p>
      <w:pPr>
        <w:pStyle w:val="style0"/>
        <w:rPr>
          <w:sz w:val="24"/>
          <w:szCs w:val="24"/>
          <w:lang w:val="en-US"/>
        </w:rPr>
      </w:pPr>
      <w:r>
        <w:rPr>
          <w:sz w:val="24"/>
          <w:szCs w:val="24"/>
          <w:lang w:val="en-US"/>
        </w:rPr>
        <w:t>Most ores mined have to be concentrated before the metal is extracted and purified.</w:t>
      </w:r>
    </w:p>
    <w:p>
      <w:pPr>
        <w:pStyle w:val="style0"/>
        <w:rPr>
          <w:sz w:val="24"/>
          <w:szCs w:val="24"/>
          <w:lang w:val="en-US"/>
        </w:rPr>
      </w:pPr>
      <w:r>
        <w:rPr>
          <w:sz w:val="24"/>
          <w:szCs w:val="24"/>
          <w:lang w:val="en-US"/>
        </w:rPr>
        <w:t>The rock must contain enough of the metal compound, hence enough of the metal, to be worth exploiting the ore reserve and extract the metal by physical and chemical processes.</w:t>
      </w:r>
    </w:p>
    <w:p>
      <w:pPr>
        <w:pStyle w:val="style0"/>
        <w:rPr>
          <w:sz w:val="24"/>
          <w:szCs w:val="24"/>
          <w:lang w:val="en-US"/>
        </w:rPr>
      </w:pPr>
      <w:r>
        <w:rPr>
          <w:sz w:val="24"/>
          <w:szCs w:val="24"/>
          <w:lang w:val="en-US"/>
        </w:rPr>
        <w:t>The metal ore, a mineral or mixture of minerals from which economically viable amounts of metal can be extracted, i.e. its got to have enough of the metal, or one of its compounds, in it to be worth digging out.</w:t>
      </w:r>
    </w:p>
    <w:p>
      <w:pPr>
        <w:pStyle w:val="style0"/>
        <w:rPr>
          <w:b/>
          <w:bCs/>
          <w:sz w:val="24"/>
          <w:szCs w:val="24"/>
          <w:lang w:val="en-US"/>
        </w:rPr>
      </w:pPr>
      <w:r>
        <w:rPr>
          <w:b/>
          <w:bCs/>
          <w:sz w:val="24"/>
          <w:szCs w:val="24"/>
          <w:lang w:val="en-US"/>
        </w:rPr>
        <w:t>Ores are often oxides, carbonates or sulphides.</w:t>
      </w:r>
    </w:p>
    <w:p>
      <w:pPr>
        <w:pStyle w:val="style0"/>
        <w:rPr>
          <w:sz w:val="24"/>
          <w:szCs w:val="24"/>
          <w:lang w:val="en-US"/>
        </w:rPr>
      </w:pPr>
      <w:r>
        <w:rPr>
          <w:sz w:val="24"/>
          <w:szCs w:val="24"/>
          <w:lang w:val="en-US"/>
        </w:rPr>
        <w:t>Any ore must contain enough of the metal to make it worthwhile to mine and then extract the metal.</w:t>
      </w:r>
    </w:p>
    <w:p>
      <w:pPr>
        <w:pStyle w:val="style0"/>
        <w:rPr>
          <w:sz w:val="24"/>
          <w:szCs w:val="24"/>
          <w:lang w:val="en-US"/>
        </w:rPr>
      </w:pPr>
      <w:r>
        <w:rPr>
          <w:sz w:val="24"/>
          <w:szCs w:val="24"/>
          <w:lang w:val="en-US"/>
        </w:rPr>
        <w:t>The economics of metal extraction are not only dependent on the quality of the ore and the cost of extraction (ie richer ores lead to cheaper production), but also depend on the market price and demand. If demand is high the metal price rises and may off–set the price of mining lower grade ores, but if demand is low, the metal price falls and inefficient mines and smelters will go out of business ie its not worth extracting the metal. Of course it is possible to improve the technology of metal extraction and enable companies to produce more metal from the ore than was previously possible and even utilise low grade ores previously discarded and not considered worthwhile mining.</w:t>
      </w:r>
    </w:p>
    <w:p>
      <w:pPr>
        <w:pStyle w:val="style0"/>
        <w:rPr>
          <w:sz w:val="24"/>
          <w:szCs w:val="24"/>
          <w:lang w:val="en-US"/>
        </w:rPr>
      </w:pPr>
      <w:r>
        <w:rPr>
          <w:sz w:val="24"/>
          <w:szCs w:val="24"/>
          <w:lang w:val="en-US"/>
        </w:rPr>
        <w:t>Since the majority of metals are found combined with non–metals like oxygen (oxide ion) or sulfur (sulfide ion) or the carbonate ion, chemical reactions are needed to free the metal from its mineral source.</w:t>
      </w:r>
    </w:p>
    <w:p>
      <w:pPr>
        <w:pStyle w:val="style0"/>
        <w:rPr>
          <w:sz w:val="24"/>
          <w:szCs w:val="24"/>
          <w:lang w:val="en-US"/>
        </w:rPr>
      </w:pPr>
      <w:r>
        <w:rPr>
          <w:sz w:val="24"/>
          <w:szCs w:val="24"/>
          <w:lang w:val="en-US"/>
        </w:rPr>
        <w:t xml:space="preserve">In order to extract a metal, the ore or compound of the metal must undergo a process called REDUCTION to free the metal i.e.The oxide/sulfide loses oxygen/sulfur, to form the free metallic atoms, or the positive metal ion gains negative electrons to form the neutral metal atom. </w:t>
      </w:r>
    </w:p>
    <w:p>
      <w:pPr>
        <w:pStyle w:val="style0"/>
        <w:rPr>
          <w:sz w:val="24"/>
          <w:szCs w:val="24"/>
          <w:lang w:val="en-US"/>
        </w:rPr>
      </w:pPr>
      <w:r>
        <w:rPr>
          <w:sz w:val="24"/>
          <w:szCs w:val="24"/>
          <w:lang w:val="en-US"/>
        </w:rPr>
        <w:t>The chemical that removes the oxygen from an oxide is called the reducing agent i.e. carbon, carbon monoxide or sometimes hydrogen.</w:t>
      </w:r>
    </w:p>
    <w:p>
      <w:pPr>
        <w:pStyle w:val="style0"/>
        <w:rPr>
          <w:sz w:val="24"/>
          <w:szCs w:val="24"/>
          <w:lang w:val="en-US"/>
        </w:rPr>
      </w:pPr>
      <w:r>
        <w:rPr>
          <w:sz w:val="24"/>
          <w:szCs w:val="24"/>
          <w:lang w:val="en-US"/>
        </w:rPr>
        <w:t>The reactivity is a measure of the ease of compound formation and stability (i.e. the more reactive the metal, the more readily the metal forms a stable compound eg with oxygen or sulfur, and therefore this greater compound stability, the more difficult it is to reduce to the compound to the metal).</w:t>
      </w:r>
    </w:p>
    <w:p>
      <w:pPr>
        <w:pStyle w:val="style0"/>
        <w:rPr>
          <w:sz w:val="24"/>
          <w:szCs w:val="24"/>
          <w:lang w:val="en-US"/>
        </w:rPr>
      </w:pPr>
      <w:r>
        <w:rPr>
          <w:sz w:val="24"/>
          <w:szCs w:val="24"/>
          <w:lang w:val="en-US"/>
        </w:rPr>
        <w:t>The least reactive metals such as gold, silver and copper have been used for the past 10000 years because the pure metal was found naturally.</w:t>
      </w:r>
    </w:p>
    <w:p>
      <w:pPr>
        <w:pStyle w:val="style0"/>
        <w:rPr>
          <w:sz w:val="24"/>
          <w:szCs w:val="24"/>
          <w:lang w:val="en-US"/>
        </w:rPr>
      </w:pPr>
      <w:r>
        <w:rPr>
          <w:sz w:val="24"/>
          <w:szCs w:val="24"/>
          <w:lang w:val="en-US"/>
        </w:rPr>
        <w:t>Conversely, the more reactive a metal, the stronger it bonds to other elements like oxygen and sulfur. Moderately reactive metals like zinc, iron, lead, tin have been extracted using carbon based smelting. BUT it is only in the last 200 years that very reactive metals like sodium or aluminium have been extracted by electrolysis.</w:t>
      </w:r>
    </w:p>
    <w:p>
      <w:pPr>
        <w:pStyle w:val="style0"/>
        <w:rPr>
          <w:sz w:val="24"/>
          <w:szCs w:val="24"/>
          <w:lang w:val="en-US"/>
        </w:rPr>
      </w:pPr>
      <w:r>
        <w:rPr>
          <w:sz w:val="24"/>
          <w:szCs w:val="24"/>
          <w:lang w:val="en-US"/>
        </w:rPr>
        <w:t>The crucial point is that generally speaking, the method of extraction depends on the metals position in the reactivity series</w:t>
      </w:r>
    </w:p>
    <w:p>
      <w:pPr>
        <w:pStyle w:val="style0"/>
        <w:rPr>
          <w:sz w:val="24"/>
          <w:szCs w:val="24"/>
          <w:lang w:val="en-US"/>
        </w:rPr>
      </w:pPr>
      <w:r>
        <w:rPr>
          <w:sz w:val="24"/>
          <w:szCs w:val="24"/>
          <w:lang w:val="en-US"/>
        </w:rPr>
        <w:t>The reactivity series of metals can be presented to include two non–metals, carbon and hydrogen, to help predict which method could be used to extract the metal.</w:t>
      </w:r>
    </w:p>
    <w:p>
      <w:pPr>
        <w:pStyle w:val="style0"/>
        <w:rPr>
          <w:sz w:val="24"/>
          <w:szCs w:val="24"/>
          <w:lang w:val="en-US"/>
        </w:rPr>
      </w:pPr>
      <w:r>
        <w:rPr>
          <w:sz w:val="24"/>
          <w:szCs w:val="24"/>
          <w:lang w:val="en-US"/>
        </w:rPr>
        <w:t>lower Pt Au Ag Cu (H) Pb Sn Fe Zn (C) Al Mg Ca Na K higher in series.</w:t>
      </w:r>
    </w:p>
    <w:p>
      <w:pPr>
        <w:pStyle w:val="style0"/>
        <w:rPr>
          <w:sz w:val="24"/>
          <w:szCs w:val="24"/>
          <w:lang w:val="en-US"/>
        </w:rPr>
      </w:pPr>
    </w:p>
    <w:p>
      <w:pPr>
        <w:pStyle w:val="style0"/>
        <w:rPr>
          <w:sz w:val="24"/>
          <w:szCs w:val="24"/>
          <w:lang w:val="en-US"/>
        </w:rPr>
      </w:pPr>
      <w:r>
        <w:rPr>
          <w:b/>
          <w:bCs/>
          <w:sz w:val="24"/>
          <w:szCs w:val="24"/>
          <w:lang w:val="en-US"/>
        </w:rPr>
        <w:t xml:space="preserve">RULE: </w:t>
      </w:r>
      <w:r>
        <w:rPr>
          <w:sz w:val="24"/>
          <w:szCs w:val="24"/>
          <w:lang w:val="en-US"/>
        </w:rPr>
        <w:t>Any element higher in the series can displace any other lower element.</w:t>
      </w:r>
    </w:p>
    <w:p>
      <w:pPr>
        <w:pStyle w:val="style0"/>
        <w:rPr>
          <w:sz w:val="24"/>
          <w:szCs w:val="24"/>
          <w:lang w:val="en-US"/>
        </w:rPr>
      </w:pPr>
    </w:p>
    <w:p>
      <w:pPr>
        <w:pStyle w:val="style0"/>
        <w:rPr>
          <w:sz w:val="24"/>
          <w:szCs w:val="24"/>
          <w:lang w:val="en-US"/>
        </w:rPr>
      </w:pPr>
      <w:r>
        <w:rPr>
          <w:sz w:val="24"/>
          <w:szCs w:val="24"/>
          <w:lang w:val="en-US"/>
        </w:rPr>
        <w:t>Generally speaking, the more reactive a metal, the more difficult it is to extract.</w:t>
      </w:r>
    </w:p>
    <w:p>
      <w:pPr>
        <w:pStyle w:val="style0"/>
        <w:rPr>
          <w:sz w:val="24"/>
          <w:szCs w:val="24"/>
          <w:lang w:val="en-US"/>
        </w:rPr>
      </w:pPr>
      <w:r>
        <w:rPr>
          <w:sz w:val="24"/>
          <w:szCs w:val="24"/>
          <w:lang w:val="en-US"/>
        </w:rPr>
        <w:t>This is because the more reactive a metal, the more strongly it combines with another non–metallic element like oxygen or sulfur and therefore the oxide or sulfide is more difficult to reduce to the metal.</w:t>
      </w:r>
    </w:p>
    <w:p>
      <w:pPr>
        <w:pStyle w:val="style0"/>
        <w:rPr>
          <w:sz w:val="24"/>
          <w:szCs w:val="24"/>
          <w:lang w:val="en-US"/>
        </w:rPr>
      </w:pPr>
      <w:r>
        <w:rPr>
          <w:sz w:val="24"/>
          <w:szCs w:val="24"/>
          <w:lang w:val="en-US"/>
        </w:rPr>
        <w:t>Although most metals occur as compounds, some metals are so unreactive that they do not readily combine with oxygen in the air or any other element present in the Earth's crust, and so can be found as the metal itself (sometimes referred to as 'native' metal).</w:t>
      </w:r>
    </w:p>
    <w:p>
      <w:pPr>
        <w:pStyle w:val="style0"/>
        <w:rPr>
          <w:sz w:val="24"/>
          <w:szCs w:val="24"/>
          <w:lang w:val="en-US"/>
        </w:rPr>
      </w:pPr>
      <w:r>
        <w:rPr>
          <w:sz w:val="24"/>
          <w:szCs w:val="24"/>
          <w:lang w:val="en-US"/>
        </w:rPr>
        <w:t>For example, a metal, most frequently found as the uncombined metal is gold (and sometimes copper and silver) and no chemical separation is needed.</w:t>
      </w:r>
    </w:p>
    <w:p>
      <w:pPr>
        <w:pStyle w:val="style0"/>
        <w:rPr>
          <w:sz w:val="24"/>
          <w:szCs w:val="24"/>
          <w:lang w:val="en-US"/>
        </w:rPr>
      </w:pPr>
      <w:r>
        <w:rPr>
          <w:sz w:val="24"/>
          <w:szCs w:val="24"/>
          <w:lang w:val="en-US"/>
        </w:rPr>
        <w:t>In fact, all the metals below hydrogen can be found as the 'free' or 'native' element, though they occur mainly as compounds combined with non–metals like oxygen (oxide ion) or sulfur (sulfide ion) or the carbonate ion in their ores.</w:t>
      </w:r>
    </w:p>
    <w:p>
      <w:pPr>
        <w:pStyle w:val="style0"/>
        <w:rPr>
          <w:sz w:val="24"/>
          <w:szCs w:val="24"/>
          <w:lang w:val="en-US"/>
        </w:rPr>
      </w:pPr>
      <w:r>
        <w:rPr>
          <w:sz w:val="24"/>
          <w:szCs w:val="24"/>
          <w:lang w:val="en-US"/>
        </w:rPr>
        <w:t>At this point we need to say more about oxidation and reduction  reactions.</w:t>
      </w:r>
    </w:p>
    <w:p>
      <w:pPr>
        <w:pStyle w:val="style0"/>
        <w:rPr>
          <w:sz w:val="24"/>
          <w:szCs w:val="24"/>
          <w:lang w:val="en-US"/>
        </w:rPr>
      </w:pPr>
      <w:r>
        <w:rPr>
          <w:sz w:val="24"/>
          <w:szCs w:val="24"/>
          <w:lang w:val="en-US"/>
        </w:rPr>
        <w:t>One definition of oxidation is oxygen gain. Aluminium combined with oxygen to form aluminium oxide, the main compound in bauxite ore from which aluminium is extracted.</w:t>
      </w:r>
    </w:p>
    <w:p>
      <w:pPr>
        <w:pStyle w:val="style0"/>
        <w:rPr>
          <w:sz w:val="24"/>
          <w:szCs w:val="24"/>
          <w:lang w:val="en-US"/>
        </w:rPr>
      </w:pPr>
      <w:r>
        <w:rPr>
          <w:sz w:val="24"/>
          <w:szCs w:val="24"/>
          <w:lang w:val="en-US"/>
        </w:rPr>
        <w:t>aluminium + oxygen ==&gt; aluminium oxide.</w:t>
      </w:r>
    </w:p>
    <w:p>
      <w:pPr>
        <w:pStyle w:val="style0"/>
        <w:rPr>
          <w:sz w:val="24"/>
          <w:szCs w:val="24"/>
          <w:lang w:val="en-US"/>
        </w:rPr>
      </w:pPr>
      <w:r>
        <w:rPr>
          <w:sz w:val="24"/>
          <w:szCs w:val="24"/>
          <w:lang w:val="en-US"/>
        </w:rPr>
        <w:t>We would therefore say the aluminium was oxidised by oxygen gain.</w:t>
      </w:r>
    </w:p>
    <w:p>
      <w:pPr>
        <w:pStyle w:val="style0"/>
        <w:rPr>
          <w:sz w:val="24"/>
          <w:szCs w:val="24"/>
          <w:lang w:val="en-US"/>
        </w:rPr>
      </w:pPr>
      <w:r>
        <w:rPr>
          <w:sz w:val="24"/>
          <w:szCs w:val="24"/>
          <w:lang w:val="en-US"/>
        </w:rPr>
        <w:t>Therefore to extract aluminium we must reduce it and remove the oxygen.</w:t>
      </w:r>
    </w:p>
    <w:p>
      <w:pPr>
        <w:pStyle w:val="style0"/>
        <w:rPr>
          <w:sz w:val="24"/>
          <w:szCs w:val="24"/>
          <w:lang w:val="en-US"/>
        </w:rPr>
      </w:pPr>
      <w:r>
        <w:rPr>
          <w:sz w:val="24"/>
          <w:szCs w:val="24"/>
          <w:lang w:val="en-US"/>
        </w:rPr>
        <w:t>One definition of reduction is oxygen loss.</w:t>
      </w:r>
    </w:p>
    <w:p>
      <w:pPr>
        <w:pStyle w:val="style0"/>
        <w:rPr>
          <w:sz w:val="24"/>
          <w:szCs w:val="24"/>
          <w:lang w:val="en-US"/>
        </w:rPr>
      </w:pPr>
      <w:r>
        <w:rPr>
          <w:sz w:val="24"/>
          <w:szCs w:val="24"/>
          <w:lang w:val="en-US"/>
        </w:rPr>
        <w:t>Copper ores are processed to give copper oxide from which copper may be obtained by a reduction process to remove the oxygen (reduction). This can be done by heating with carbon.</w:t>
      </w:r>
    </w:p>
    <w:p>
      <w:pPr>
        <w:pStyle w:val="style0"/>
        <w:rPr>
          <w:sz w:val="24"/>
          <w:szCs w:val="24"/>
          <w:lang w:val="en-US"/>
        </w:rPr>
      </w:pPr>
      <w:r>
        <w:rPr>
          <w:sz w:val="24"/>
          <w:szCs w:val="24"/>
          <w:lang w:val="en-US"/>
        </w:rPr>
        <w:t>copper oxide + carbon ==&gt; copper + carbon dioxide.</w:t>
      </w:r>
    </w:p>
    <w:p>
      <w:pPr>
        <w:pStyle w:val="style0"/>
        <w:rPr>
          <w:sz w:val="24"/>
          <w:szCs w:val="24"/>
          <w:lang w:val="en-US"/>
        </w:rPr>
      </w:pPr>
      <w:r>
        <w:rPr>
          <w:sz w:val="24"/>
          <w:szCs w:val="24"/>
          <w:lang w:val="en-US"/>
        </w:rPr>
        <w:t>Here the copper oxide is reduced by oxygen loss, and the carbon is the 'oxygen remover' and is referred to as the reducing agent.</w:t>
      </w:r>
    </w:p>
    <w:p>
      <w:pPr>
        <w:pStyle w:val="style0"/>
        <w:rPr>
          <w:sz w:val="24"/>
          <w:szCs w:val="24"/>
          <w:lang w:val="en-US"/>
        </w:rPr>
      </w:pPr>
      <w:r>
        <w:rPr>
          <w:sz w:val="24"/>
          <w:szCs w:val="24"/>
          <w:lang w:val="en-US"/>
        </w:rPr>
        <w:t>Similarly in a blast furnace, the iron oxide is reduced with carbon to free the iron from oxygen.</w:t>
      </w:r>
    </w:p>
    <w:p>
      <w:pPr>
        <w:pStyle w:val="style0"/>
        <w:rPr>
          <w:sz w:val="24"/>
          <w:szCs w:val="24"/>
          <w:lang w:val="en-US"/>
        </w:rPr>
      </w:pPr>
      <w:r>
        <w:rPr>
          <w:sz w:val="24"/>
          <w:szCs w:val="24"/>
          <w:lang w:val="en-US"/>
        </w:rPr>
        <w:t>iron oxide + carbon ==&gt; iron + carbon dioxide.</w:t>
      </w:r>
    </w:p>
    <w:p>
      <w:pPr>
        <w:pStyle w:val="style0"/>
        <w:rPr>
          <w:sz w:val="24"/>
          <w:szCs w:val="24"/>
          <w:lang w:val="en-US"/>
        </w:rPr>
      </w:pPr>
      <w:r>
        <w:rPr>
          <w:sz w:val="24"/>
          <w:szCs w:val="24"/>
          <w:lang w:val="en-US"/>
        </w:rPr>
        <w:t>The method employed to extract a metal by a reduction process largely depends on its reactivity.Metals below carbon in the reactivity series can be extracted by heating the oxide with carbon or carbon monoxide. The non–metallic carbon will displace the metals less reactive than carbon in a smelter or  blast furnace e.g. iron or zinc and metals lower in the series.</w:t>
      </w:r>
    </w:p>
    <w:p>
      <w:pPr>
        <w:pStyle w:val="style0"/>
        <w:rPr>
          <w:sz w:val="24"/>
          <w:szCs w:val="24"/>
          <w:lang w:val="en-US"/>
        </w:rPr>
      </w:pPr>
      <w:r>
        <w:rPr>
          <w:sz w:val="24"/>
          <w:szCs w:val="24"/>
          <w:lang w:val="en-US"/>
        </w:rPr>
        <w:t>Therefore metals like iron, copper, tin, lead, zinc can readily be extracted by–reduction of their oxides using cheap carbon (i.e. coke made from coal).</w:t>
      </w:r>
    </w:p>
    <w:p>
      <w:pPr>
        <w:pStyle w:val="style0"/>
        <w:rPr>
          <w:sz w:val="24"/>
          <w:szCs w:val="24"/>
          <w:lang w:val="en-US"/>
        </w:rPr>
      </w:pPr>
      <w:r>
        <w:rPr>
          <w:sz w:val="24"/>
          <w:szCs w:val="24"/>
          <w:lang w:val="en-US"/>
        </w:rPr>
        <w:t>As described above, the carbon removes the oxygen from the metal oxide.</w:t>
      </w:r>
    </w:p>
    <w:p>
      <w:pPr>
        <w:pStyle w:val="style0"/>
        <w:rPr>
          <w:sz w:val="24"/>
          <w:szCs w:val="24"/>
          <w:lang w:val="en-US"/>
        </w:rPr>
      </w:pPr>
      <w:r>
        <w:rPr>
          <w:sz w:val="24"/>
          <w:szCs w:val="24"/>
          <w:lang w:val="en-US"/>
        </w:rPr>
        <w:t>Iron ore is used to make iron and steel. Iron is produced in a blast furnace by reducing iron oxides with carbon and it is the carbon that removes the oxygen from the iron oxides – the carbon is known as the reducing agent.</w:t>
      </w:r>
    </w:p>
    <w:p>
      <w:pPr>
        <w:pStyle w:val="style0"/>
        <w:rPr>
          <w:sz w:val="24"/>
          <w:szCs w:val="24"/>
          <w:lang w:val="en-US"/>
        </w:rPr>
      </w:pPr>
      <w:r>
        <w:rPr>
          <w:sz w:val="24"/>
          <w:szCs w:val="24"/>
          <w:lang w:val="en-US"/>
        </w:rPr>
        <w:t xml:space="preserve">Metals below hydrogen will not displace hydrogen from acids. </w:t>
      </w:r>
    </w:p>
    <w:p>
      <w:pPr>
        <w:pStyle w:val="style0"/>
        <w:rPr>
          <w:sz w:val="24"/>
          <w:szCs w:val="24"/>
          <w:lang w:val="en-US"/>
        </w:rPr>
      </w:pPr>
      <w:r>
        <w:rPr>
          <w:sz w:val="24"/>
          <w:szCs w:val="24"/>
          <w:lang w:val="en-US"/>
        </w:rPr>
        <w:t>Their oxides are easily reduced to the metal by heating in a stream of hydrogen, though this is an extraction method rarely used in industry.</w:t>
      </w:r>
    </w:p>
    <w:p>
      <w:pPr>
        <w:pStyle w:val="style0"/>
        <w:rPr>
          <w:sz w:val="24"/>
          <w:szCs w:val="24"/>
          <w:lang w:val="en-US"/>
        </w:rPr>
      </w:pPr>
      <w:r>
        <w:rPr>
          <w:sz w:val="24"/>
          <w:szCs w:val="24"/>
          <w:lang w:val="en-US"/>
        </w:rPr>
        <w:t>Metals above carbon in the reactivity series cannot usually be extracted with carbon or carbon monoxide.</w:t>
      </w:r>
    </w:p>
    <w:p>
      <w:pPr>
        <w:pStyle w:val="style0"/>
        <w:rPr>
          <w:sz w:val="24"/>
          <w:szCs w:val="24"/>
          <w:lang w:val="en-US"/>
        </w:rPr>
      </w:pPr>
      <w:r>
        <w:rPr>
          <w:sz w:val="24"/>
          <w:szCs w:val="24"/>
          <w:lang w:val="en-US"/>
        </w:rPr>
        <w:t>So, metals more reactive than carbon are usually extracted by electrolysis of the purified molten ore or other suitable compound.</w:t>
      </w:r>
    </w:p>
    <w:p>
      <w:pPr>
        <w:pStyle w:val="style0"/>
        <w:rPr>
          <w:b/>
          <w:bCs/>
          <w:sz w:val="24"/>
          <w:szCs w:val="24"/>
          <w:lang w:val="en-US"/>
        </w:rPr>
      </w:pPr>
      <w:r>
        <w:rPr>
          <w:sz w:val="24"/>
          <w:szCs w:val="24"/>
          <w:lang w:val="en-US"/>
        </w:rPr>
        <w:t>Electrolysis is the process of breaking down a compound using electrical energy and is needed to extract the most reactive metals.</w:t>
      </w:r>
    </w:p>
    <w:p>
      <w:pPr>
        <w:pStyle w:val="style0"/>
        <w:rPr>
          <w:b/>
          <w:bCs/>
          <w:sz w:val="24"/>
          <w:szCs w:val="24"/>
          <w:lang w:val="en-US"/>
        </w:rPr>
      </w:pPr>
      <w:r>
        <w:rPr>
          <w:b/>
          <w:bCs/>
          <w:sz w:val="24"/>
          <w:szCs w:val="24"/>
          <w:lang w:val="en-US"/>
        </w:rPr>
        <w:t>Electro = of electricity. Lysis = break apart or split</w:t>
      </w:r>
    </w:p>
    <w:p>
      <w:pPr>
        <w:pStyle w:val="style0"/>
        <w:rPr>
          <w:sz w:val="24"/>
          <w:szCs w:val="24"/>
          <w:lang w:val="en-US"/>
        </w:rPr>
      </w:pPr>
      <w:r>
        <w:rPr>
          <w:sz w:val="24"/>
          <w:szCs w:val="24"/>
          <w:lang w:val="en-US"/>
        </w:rPr>
        <w:t>The process of electrolysis uses  large amounts of energy in the extraction of these reactive metals and makes them expensive to produce.</w:t>
      </w:r>
    </w:p>
    <w:p>
      <w:pPr>
        <w:pStyle w:val="style0"/>
        <w:rPr>
          <w:sz w:val="24"/>
          <w:szCs w:val="24"/>
          <w:lang w:val="en-US"/>
        </w:rPr>
      </w:pPr>
      <w:r>
        <w:rPr>
          <w:sz w:val="24"/>
          <w:szCs w:val="24"/>
          <w:lang w:val="en-US"/>
        </w:rPr>
        <w:t>The metal ions in the ore compound are forced by electrical energy into accepting electrons and producing free metal atoms.</w:t>
      </w:r>
    </w:p>
    <w:p>
      <w:pPr>
        <w:pStyle w:val="style0"/>
        <w:rPr>
          <w:sz w:val="24"/>
          <w:szCs w:val="24"/>
          <w:lang w:val="en-US"/>
        </w:rPr>
      </w:pPr>
      <w:r>
        <w:rPr>
          <w:sz w:val="24"/>
          <w:szCs w:val="24"/>
          <w:lang w:val="en-US"/>
        </w:rPr>
        <w:t>Another definition of reduction is electron gain.</w:t>
      </w:r>
    </w:p>
    <w:p>
      <w:pPr>
        <w:pStyle w:val="style0"/>
        <w:rPr>
          <w:sz w:val="24"/>
          <w:szCs w:val="24"/>
          <w:lang w:val="en-US"/>
        </w:rPr>
      </w:pPr>
      <w:r>
        <w:rPr>
          <w:sz w:val="24"/>
          <w:szCs w:val="24"/>
          <w:lang w:val="en-US"/>
        </w:rPr>
        <w:t>e.g. during the electrolysis of molten aluminium oxide the following reaction happens.</w:t>
      </w:r>
    </w:p>
    <w:p>
      <w:pPr>
        <w:pStyle w:val="style0"/>
        <w:rPr>
          <w:sz w:val="24"/>
          <w:szCs w:val="24"/>
          <w:lang w:val="en-US"/>
        </w:rPr>
      </w:pPr>
      <w:r>
        <w:rPr>
          <w:sz w:val="24"/>
          <w:szCs w:val="24"/>
          <w:lang w:val="en-US"/>
        </w:rPr>
        <w:t>Aluminium ion (3+) + 3 electrons (–) ==&gt; neutral and free aluminium atoms</w:t>
      </w:r>
    </w:p>
    <w:p>
      <w:pPr>
        <w:pStyle w:val="style0"/>
        <w:rPr>
          <w:sz w:val="24"/>
          <w:szCs w:val="24"/>
          <w:lang w:val="en-US"/>
        </w:rPr>
      </w:pPr>
      <w:r>
        <w:rPr>
          <w:sz w:val="24"/>
          <w:szCs w:val="24"/>
          <w:lang w:val="en-US"/>
        </w:rPr>
        <w:t>Al</w:t>
      </w:r>
      <w:r>
        <w:rPr>
          <w:sz w:val="24"/>
          <w:szCs w:val="24"/>
          <w:vertAlign w:val="superscript"/>
          <w:lang w:val="en-US"/>
        </w:rPr>
        <w:t xml:space="preserve">3+ </w:t>
      </w:r>
      <w:r>
        <w:rPr>
          <w:sz w:val="24"/>
          <w:szCs w:val="24"/>
          <w:lang w:val="en-US"/>
        </w:rPr>
        <w:t>+ 3e</w:t>
      </w:r>
      <w:r>
        <w:rPr>
          <w:sz w:val="24"/>
          <w:szCs w:val="24"/>
          <w:vertAlign w:val="superscript"/>
          <w:lang w:val="en-US"/>
        </w:rPr>
        <w:t>–</w:t>
      </w:r>
      <w:r>
        <w:rPr>
          <w:sz w:val="24"/>
          <w:szCs w:val="24"/>
          <w:lang w:val="en-US"/>
        </w:rPr>
        <w:t xml:space="preserve"> ==&gt; Al</w:t>
      </w:r>
    </w:p>
    <w:p>
      <w:pPr>
        <w:pStyle w:val="style0"/>
        <w:rPr>
          <w:sz w:val="24"/>
          <w:szCs w:val="24"/>
          <w:lang w:val="en-US"/>
        </w:rPr>
      </w:pPr>
      <w:r>
        <w:rPr>
          <w:sz w:val="24"/>
          <w:szCs w:val="24"/>
          <w:lang w:val="en-US"/>
        </w:rPr>
        <w:t>so, once again the metal ore compound is reduced to the metal.</w:t>
      </w:r>
    </w:p>
    <w:p>
      <w:pPr>
        <w:pStyle w:val="style0"/>
        <w:rPr>
          <w:sz w:val="24"/>
          <w:szCs w:val="24"/>
          <w:lang w:val="en-US"/>
        </w:rPr>
      </w:pPr>
      <w:r>
        <w:rPr>
          <w:sz w:val="24"/>
          <w:szCs w:val="24"/>
          <w:lang w:val="en-US"/>
        </w:rPr>
        <w:t>Aluminium is a very useful metal but expensive to produce. e.g. aluminium from molten aluminium oxide or sodium from molten sodium chloride.</w:t>
      </w:r>
    </w:p>
    <w:p>
      <w:pPr>
        <w:pStyle w:val="style0"/>
        <w:rPr>
          <w:sz w:val="24"/>
          <w:szCs w:val="24"/>
          <w:lang w:val="en-US"/>
        </w:rPr>
      </w:pPr>
      <w:r>
        <w:rPr>
          <w:sz w:val="24"/>
          <w:szCs w:val="24"/>
          <w:lang w:val="en-US"/>
        </w:rPr>
        <w:t>The ore or compound must be molten or dissolved in a solution in an electrolytic cell to allow free movement of ions (electrical current). The conducting solution is called the electrolyte.  Because these reactive metals cannot be obtained by relatively cheap carbon reduction methods, their extraction tends to be more costly due to more specialised stages in the extraction process, more energy is needed (maybe costly electricity) and more costly specialist chemicals like a more reactive metal or chlorine (remember carbon–coke is relatively cheap e.g. as used in the blast furnace extraction of iron).</w:t>
      </w:r>
    </w:p>
    <w:p>
      <w:pPr>
        <w:pStyle w:val="style0"/>
        <w:rPr>
          <w:sz w:val="24"/>
          <w:szCs w:val="24"/>
          <w:lang w:val="en-US"/>
        </w:rPr>
      </w:pPr>
      <w:r>
        <w:rPr>
          <w:sz w:val="24"/>
          <w:szCs w:val="24"/>
          <w:lang w:val="en-US"/>
        </w:rPr>
        <w:t>Titanium is another very useful metal but expensive to produce.</w:t>
      </w:r>
    </w:p>
    <w:p>
      <w:pPr>
        <w:pStyle w:val="style0"/>
        <w:rPr>
          <w:sz w:val="24"/>
          <w:szCs w:val="24"/>
          <w:lang w:val="en-US"/>
        </w:rPr>
      </w:pPr>
      <w:r>
        <w:rPr>
          <w:sz w:val="24"/>
          <w:szCs w:val="24"/>
          <w:lang w:val="en-US"/>
        </w:rPr>
        <w:t>Sometimes electrolysis is used to purify less reactive metals which have previously been extracted using carbon or hydrogen (e.g Cu and Zn). Electrolysis is also used to plate one metal with another.</w:t>
      </w:r>
    </w:p>
    <w:p>
      <w:pPr>
        <w:pStyle w:val="style0"/>
        <w:rPr>
          <w:sz w:val="24"/>
          <w:szCs w:val="24"/>
          <w:lang w:val="en-US"/>
        </w:rPr>
      </w:pPr>
      <w:r>
        <w:rPr>
          <w:sz w:val="24"/>
          <w:szCs w:val="24"/>
          <w:lang w:val="en-US"/>
        </w:rPr>
        <w:t>Metals can be mixed together to make alloys to improve the metal's properties to better suit a particular purpose.</w:t>
      </w:r>
    </w:p>
    <w:p>
      <w:pPr>
        <w:pStyle w:val="style0"/>
        <w:rPr>
          <w:sz w:val="24"/>
          <w:szCs w:val="24"/>
          <w:lang w:val="en-US"/>
        </w:rPr>
      </w:pPr>
      <w:r>
        <w:rPr>
          <w:sz w:val="24"/>
          <w:szCs w:val="24"/>
          <w:lang w:val="en-US"/>
        </w:rPr>
        <w:t>METHODS OF EXTRACTION OF METALS</w:t>
      </w:r>
    </w:p>
    <w:p>
      <w:pPr>
        <w:pStyle w:val="style0"/>
        <w:rPr>
          <w:sz w:val="24"/>
          <w:szCs w:val="24"/>
          <w:lang w:val="en-US"/>
        </w:rPr>
      </w:pPr>
      <w:r>
        <w:rPr>
          <w:sz w:val="24"/>
          <w:szCs w:val="24"/>
          <w:lang w:val="en-US"/>
        </w:rPr>
        <w:t>The extraction of a metal from its ore is an example of a decomposition reaction. It can also be described as a REDUCTION REACTION, bexat the ore is reduced (broken down)to release the metal. During reduction, the elements combined with the metal are removed and the metal is left free.The method used depends on how reactive is the metal. Many ores are oxides, so this means removing oxygen to release the metal.</w:t>
      </w:r>
    </w:p>
    <w:p>
      <w:pPr>
        <w:pStyle w:val="style0"/>
        <w:rPr>
          <w:sz w:val="24"/>
          <w:szCs w:val="24"/>
          <w:lang w:val="en-US"/>
        </w:rPr>
      </w:pPr>
      <w:r>
        <w:rPr>
          <w:sz w:val="24"/>
          <w:szCs w:val="24"/>
          <w:lang w:val="en-US"/>
        </w:rPr>
        <w:t>The following methods are employ in the extraction of metals:</w:t>
      </w:r>
    </w:p>
    <w:p>
      <w:pPr>
        <w:pStyle w:val="style0"/>
        <w:rPr>
          <w:sz w:val="24"/>
          <w:szCs w:val="24"/>
          <w:lang w:val="en-US"/>
        </w:rPr>
      </w:pPr>
      <w:r>
        <w:rPr>
          <w:sz w:val="24"/>
          <w:szCs w:val="24"/>
          <w:lang w:val="en-US"/>
        </w:rPr>
        <w:t>1. By electrolysis: For very reactive metals such as K,Na, Ca, Mg, and Al, electrolysis (decomposing metal compounds with electricity) is used.</w:t>
      </w:r>
    </w:p>
    <w:p>
      <w:pPr>
        <w:pStyle w:val="style0"/>
        <w:rPr>
          <w:sz w:val="24"/>
          <w:szCs w:val="24"/>
          <w:lang w:val="en-US"/>
        </w:rPr>
      </w:pPr>
      <w:r>
        <w:rPr>
          <w:sz w:val="24"/>
          <w:szCs w:val="24"/>
          <w:lang w:val="en-US"/>
        </w:rPr>
        <w:t>2. By chemical reduction: For moderately reactive metals such as Zn, Fe and Pb, heating the metal oxide with coke (chemical reduction) is required. This involves reducing oxides of metals with coke or carbon monoxide;Fe2O3(s) + 3CO(g) =&gt; 2Fe(s) + 3CO2(g).  For sulphides, it involves oxidation of the sulphide to the oxide followed by reduction of the oxide by coke;</w:t>
      </w:r>
    </w:p>
    <w:p>
      <w:pPr>
        <w:pStyle w:val="style0"/>
        <w:rPr>
          <w:sz w:val="24"/>
          <w:szCs w:val="24"/>
          <w:lang w:val="en-US"/>
        </w:rPr>
      </w:pPr>
      <w:r>
        <w:rPr>
          <w:sz w:val="24"/>
          <w:szCs w:val="24"/>
          <w:lang w:val="en-US"/>
        </w:rPr>
        <w:t>2PbS(s) + 3O2(s) =&gt; 2PbO(s) + 2SO2(g)</w:t>
      </w:r>
    </w:p>
    <w:p>
      <w:pPr>
        <w:pStyle w:val="style0"/>
        <w:rPr>
          <w:sz w:val="24"/>
          <w:szCs w:val="24"/>
          <w:lang w:val="en-US"/>
        </w:rPr>
      </w:pPr>
      <w:r>
        <w:rPr>
          <w:sz w:val="24"/>
          <w:szCs w:val="24"/>
          <w:lang w:val="en-US"/>
        </w:rPr>
        <w:t>2PbO(s) + C(s) =&gt; 2Pb(s) + CO2(g)</w:t>
      </w:r>
    </w:p>
    <w:p>
      <w:pPr>
        <w:pStyle w:val="style0"/>
        <w:rPr>
          <w:sz w:val="24"/>
          <w:szCs w:val="24"/>
          <w:lang w:val="en-US"/>
        </w:rPr>
      </w:pPr>
      <w:r>
        <w:rPr>
          <w:sz w:val="24"/>
          <w:szCs w:val="24"/>
          <w:lang w:val="en-US"/>
        </w:rPr>
        <w:t>3. By thermal reduction: For less reactive metals such as Cu, Hg, Ag and Au, heating the metal compounds in air (thermal reduction) is required.</w:t>
      </w:r>
    </w:p>
    <w:p>
      <w:pPr>
        <w:pStyle w:val="style0"/>
        <w:rPr>
          <w:sz w:val="24"/>
          <w:szCs w:val="24"/>
          <w:lang w:val="en-US"/>
        </w:rPr>
      </w:pPr>
      <w:r>
        <w:rPr>
          <w:sz w:val="24"/>
          <w:szCs w:val="24"/>
          <w:lang w:val="en-US"/>
        </w:rPr>
        <w:t>HgS(s) + O2(g) =&gt; Hg(s) + SO2(g).</w:t>
      </w:r>
    </w:p>
    <w:p>
      <w:pPr>
        <w:pStyle w:val="style0"/>
        <w:rPr>
          <w:sz w:val="24"/>
          <w:szCs w:val="24"/>
          <w:lang w:val="en-US"/>
        </w:rPr>
      </w:pPr>
    </w:p>
    <w:p>
      <w:pPr>
        <w:pStyle w:val="style0"/>
        <w:rPr>
          <w:sz w:val="24"/>
          <w:szCs w:val="24"/>
          <w:lang w:val="en-US"/>
        </w:rPr>
      </w:pPr>
    </w:p>
    <w:p>
      <w:pPr>
        <w:pStyle w:val="style0"/>
        <w:rPr>
          <w:sz w:val="24"/>
          <w:szCs w:val="24"/>
          <w:lang w:val="en-US"/>
        </w:rPr>
      </w:pPr>
      <w:r>
        <w:rPr>
          <w:sz w:val="24"/>
          <w:szCs w:val="24"/>
          <w:lang w:val="en-US"/>
        </w:rPr>
        <w:t>SOME COMMON METALS AND THEIR ORES</w:t>
      </w:r>
    </w:p>
    <w:p>
      <w:pPr>
        <w:pStyle w:val="style0"/>
        <w:rPr>
          <w:sz w:val="24"/>
          <w:szCs w:val="24"/>
          <w:lang w:val="en-US"/>
        </w:rPr>
      </w:pPr>
      <w:r>
        <w:rPr>
          <w:sz w:val="24"/>
          <w:szCs w:val="24"/>
          <w:lang w:val="en-US"/>
        </w:rPr>
        <w:t>Most metals are found in the earth as deposits of ore.</w:t>
      </w:r>
    </w:p>
    <w:p>
      <w:pPr>
        <w:pStyle w:val="style0"/>
        <w:rPr>
          <w:sz w:val="24"/>
          <w:szCs w:val="24"/>
          <w:lang w:val="en-US"/>
        </w:rPr>
      </w:pPr>
      <w:r>
        <w:rPr>
          <w:sz w:val="24"/>
          <w:szCs w:val="24"/>
          <w:lang w:val="en-US"/>
        </w:rPr>
        <w:t>An ore is a rock (mineral) that contains enough of the valuabl metal for it to be economically extracted.</w:t>
      </w:r>
    </w:p>
    <w:p>
      <w:pPr>
        <w:pStyle w:val="style0"/>
        <w:rPr>
          <w:sz w:val="24"/>
          <w:szCs w:val="24"/>
          <w:lang w:val="en-US"/>
        </w:rPr>
      </w:pPr>
      <w:r>
        <w:rPr>
          <w:sz w:val="24"/>
          <w:szCs w:val="24"/>
          <w:lang w:val="en-US"/>
        </w:rPr>
        <w:t>The table lists some common ores.</w:t>
      </w:r>
    </w:p>
    <w:p>
      <w:pPr>
        <w:pStyle w:val="style0"/>
        <w:rPr>
          <w:sz w:val="24"/>
          <w:szCs w:val="24"/>
          <w:lang w:val="en-US"/>
        </w:rPr>
      </w:pPr>
      <w:r>
        <w:rPr>
          <w:sz w:val="24"/>
          <w:szCs w:val="24"/>
          <w:lang w:val="en-US"/>
        </w:rPr>
        <w:t>Metal            Name of ore/Chemical formula</w:t>
      </w:r>
    </w:p>
    <w:p>
      <w:pPr>
        <w:pStyle w:val="style0"/>
        <w:rPr>
          <w:sz w:val="24"/>
          <w:szCs w:val="24"/>
          <w:lang w:val="en-US"/>
        </w:rPr>
      </w:pPr>
      <w:r>
        <w:rPr>
          <w:sz w:val="24"/>
          <w:szCs w:val="24"/>
          <w:lang w:val="en-US"/>
        </w:rPr>
        <w:t>Sodium         Rock salt - Sodium chloride (NaCl)</w:t>
      </w:r>
    </w:p>
    <w:p>
      <w:pPr>
        <w:pStyle w:val="style0"/>
        <w:rPr>
          <w:sz w:val="24"/>
          <w:szCs w:val="24"/>
          <w:lang w:val="en-US"/>
        </w:rPr>
      </w:pPr>
      <w:r>
        <w:rPr>
          <w:sz w:val="24"/>
          <w:szCs w:val="24"/>
          <w:lang w:val="en-US"/>
        </w:rPr>
        <w:t>Zinc                Zinc blend - Zinc blend (ZnS)</w:t>
      </w:r>
    </w:p>
    <w:p>
      <w:pPr>
        <w:pStyle w:val="style0"/>
        <w:rPr>
          <w:sz w:val="24"/>
          <w:szCs w:val="24"/>
          <w:lang w:val="en-US"/>
        </w:rPr>
      </w:pPr>
      <w:r>
        <w:rPr>
          <w:sz w:val="24"/>
          <w:szCs w:val="24"/>
          <w:lang w:val="en-US"/>
        </w:rPr>
        <w:t>Mercury         Cinnabar - Mercury sulphide (HgS)</w:t>
      </w:r>
    </w:p>
    <w:p>
      <w:pPr>
        <w:pStyle w:val="style0"/>
        <w:rPr>
          <w:sz w:val="24"/>
          <w:szCs w:val="24"/>
          <w:lang w:val="en-US"/>
        </w:rPr>
      </w:pPr>
      <w:r>
        <w:rPr>
          <w:sz w:val="24"/>
          <w:szCs w:val="24"/>
          <w:lang w:val="en-US"/>
        </w:rPr>
        <w:t>Iron                  Haematite - Iron (iii)oxide (Fe2O3)</w:t>
      </w:r>
    </w:p>
    <w:p>
      <w:pPr>
        <w:pStyle w:val="style0"/>
        <w:rPr>
          <w:sz w:val="24"/>
          <w:szCs w:val="24"/>
          <w:lang w:val="en-US"/>
        </w:rPr>
      </w:pPr>
      <w:r>
        <w:rPr>
          <w:sz w:val="24"/>
          <w:szCs w:val="24"/>
          <w:lang w:val="en-US"/>
        </w:rPr>
        <w:t xml:space="preserve">                          Magnetite - Iron (IV) oxide (Fe3O4)</w:t>
      </w:r>
    </w:p>
    <w:p>
      <w:pPr>
        <w:pStyle w:val="style0"/>
        <w:rPr>
          <w:sz w:val="24"/>
          <w:szCs w:val="24"/>
          <w:lang w:val="en-US"/>
        </w:rPr>
      </w:pPr>
      <w:r>
        <w:rPr>
          <w:sz w:val="24"/>
          <w:szCs w:val="24"/>
          <w:lang w:val="en-US"/>
        </w:rPr>
        <w:t>Copper              Malachite - copper (ii) carbonate (CuCO3.Cu(OH)2)</w:t>
      </w:r>
    </w:p>
    <w:p>
      <w:pPr>
        <w:pStyle w:val="style0"/>
        <w:rPr>
          <w:sz w:val="24"/>
          <w:szCs w:val="24"/>
          <w:lang w:val="en-US"/>
        </w:rPr>
      </w:pPr>
      <w:r>
        <w:rPr>
          <w:sz w:val="24"/>
          <w:szCs w:val="24"/>
          <w:lang w:val="en-US"/>
        </w:rPr>
        <w:t>Aluminium           Bauxite - Aluminium oxide (Al2O3)</w:t>
      </w:r>
    </w:p>
    <w:p>
      <w:pPr>
        <w:pStyle w:val="style0"/>
        <w:rPr>
          <w:sz w:val="24"/>
          <w:szCs w:val="24"/>
          <w:lang w:val="en-US"/>
        </w:rPr>
      </w:pPr>
      <w:r>
        <w:rPr>
          <w:sz w:val="24"/>
          <w:szCs w:val="24"/>
          <w:lang w:val="en-US"/>
        </w:rPr>
        <w:t>Lead                      Galena - Lead sulphide (PbS)</w:t>
      </w:r>
    </w:p>
    <w:p>
      <w:pPr>
        <w:pStyle w:val="style0"/>
        <w:rPr>
          <w:sz w:val="24"/>
          <w:szCs w:val="24"/>
          <w:lang w:val="en-US"/>
        </w:rPr>
      </w:pPr>
    </w:p>
    <w:p>
      <w:pPr>
        <w:pStyle w:val="style0"/>
        <w:rPr>
          <w:sz w:val="24"/>
          <w:szCs w:val="24"/>
          <w:lang w:val="en-US"/>
        </w:rPr>
      </w:pPr>
      <w:r>
        <w:rPr>
          <w:sz w:val="24"/>
          <w:szCs w:val="24"/>
          <w:lang w:val="en-US"/>
        </w:rPr>
        <w:t xml:space="preserve">Metals such as silver and gold are very unreactive. They occur as the metals themselves.  </w:t>
      </w:r>
    </w:p>
    <w:p>
      <w:pPr>
        <w:pStyle w:val="style0"/>
        <w:rPr>
          <w:sz w:val="24"/>
          <w:szCs w:val="24"/>
          <w:lang w:val="en-US"/>
        </w:rPr>
      </w:pPr>
    </w:p>
    <w:p>
      <w:pPr>
        <w:pStyle w:val="style0"/>
        <w:rPr>
          <w:sz w:val="24"/>
          <w:szCs w:val="24"/>
          <w:lang w:val="en-US"/>
        </w:rPr>
      </w:pPr>
      <w:r>
        <w:rPr>
          <w:sz w:val="24"/>
          <w:szCs w:val="24"/>
          <w:lang w:val="en-US"/>
        </w:rPr>
        <w:t>Comparing iron and aluminium:</w:t>
      </w:r>
    </w:p>
    <w:p>
      <w:pPr>
        <w:pStyle w:val="style0"/>
        <w:rPr>
          <w:sz w:val="24"/>
          <w:szCs w:val="24"/>
          <w:lang w:val="en-US"/>
        </w:rPr>
      </w:pPr>
      <w:r>
        <w:rPr>
          <w:sz w:val="24"/>
          <w:szCs w:val="24"/>
          <w:lang w:val="en-US"/>
        </w:rPr>
        <w:t>Fe is magnetic while Mg is non-magnetic.</w:t>
      </w:r>
    </w:p>
    <w:p>
      <w:pPr>
        <w:pStyle w:val="style0"/>
        <w:rPr>
          <w:sz w:val="24"/>
          <w:szCs w:val="24"/>
          <w:lang w:val="en-US"/>
        </w:rPr>
      </w:pPr>
      <w:r>
        <w:rPr>
          <w:sz w:val="24"/>
          <w:szCs w:val="24"/>
          <w:lang w:val="en-US"/>
        </w:rPr>
        <w:t>Fe is more densed than Mg.</w:t>
      </w:r>
    </w:p>
    <w:p>
      <w:pPr>
        <w:pStyle w:val="style0"/>
        <w:rPr>
          <w:sz w:val="24"/>
          <w:szCs w:val="24"/>
          <w:lang w:val="en-US"/>
        </w:rPr>
      </w:pPr>
      <w:r>
        <w:rPr>
          <w:sz w:val="24"/>
          <w:szCs w:val="24"/>
          <w:lang w:val="en-US"/>
        </w:rPr>
        <w:t>Fe rusts while Mg does not rust.</w:t>
      </w:r>
    </w:p>
    <w:p>
      <w:pPr>
        <w:pStyle w:val="style0"/>
        <w:rPr>
          <w:sz w:val="24"/>
          <w:szCs w:val="24"/>
          <w:lang w:val="en-US"/>
        </w:rPr>
      </w:pPr>
      <w:r>
        <w:rPr>
          <w:sz w:val="24"/>
          <w:szCs w:val="24"/>
          <w:lang w:val="en-US"/>
        </w:rPr>
        <w:t>Both are malleable.</w:t>
      </w:r>
    </w:p>
    <w:p>
      <w:pPr>
        <w:pStyle w:val="style0"/>
        <w:rPr>
          <w:sz w:val="24"/>
          <w:szCs w:val="24"/>
          <w:lang w:val="en-US"/>
        </w:rPr>
      </w:pPr>
      <w:r>
        <w:rPr>
          <w:sz w:val="24"/>
          <w:szCs w:val="24"/>
          <w:lang w:val="en-US"/>
        </w:rPr>
        <w:t>Both are good conductors of electricity and heat.</w:t>
      </w:r>
    </w:p>
    <w:p>
      <w:pPr>
        <w:pStyle w:val="style0"/>
        <w:rPr>
          <w:sz w:val="24"/>
          <w:szCs w:val="24"/>
          <w:lang w:val="en-US"/>
        </w:rPr>
      </w:pPr>
    </w:p>
    <w:p>
      <w:pPr>
        <w:pStyle w:val="style0"/>
        <w:rPr>
          <w:sz w:val="24"/>
          <w:szCs w:val="24"/>
          <w:lang w:val="en-US"/>
        </w:rPr>
      </w:pPr>
    </w:p>
    <w:p>
      <w:pPr>
        <w:pStyle w:val="style0"/>
        <w:rPr>
          <w:b/>
          <w:bCs/>
          <w:sz w:val="24"/>
          <w:szCs w:val="24"/>
          <w:lang w:val="en-US"/>
        </w:rPr>
      </w:pPr>
      <w:r>
        <w:rPr>
          <w:b/>
          <w:bCs/>
          <w:sz w:val="24"/>
          <w:szCs w:val="24"/>
          <w:lang w:val="en-US"/>
        </w:rPr>
        <w:t>ALLOYS</w:t>
      </w:r>
    </w:p>
    <w:p>
      <w:pPr>
        <w:pStyle w:val="style0"/>
        <w:rPr>
          <w:sz w:val="24"/>
          <w:szCs w:val="24"/>
          <w:lang w:val="en-US"/>
        </w:rPr>
      </w:pPr>
      <w:r>
        <w:rPr>
          <w:sz w:val="24"/>
          <w:szCs w:val="24"/>
          <w:lang w:val="en-US"/>
        </w:rPr>
        <w:t>An alloy is a mixture of metals with other elements(usually metals but sometimes non-metals such as carbon). OR an alloy is a mixture of two or more metals and sometimes also a non-metal. They are most commonly produced by heating and melting the substances together.Allow it to cool into what is solid solution. Generally,alloys are stronger and harder than the main metals,less malleable and less ductile.</w:t>
      </w:r>
    </w:p>
    <w:p>
      <w:pPr>
        <w:pStyle w:val="style0"/>
        <w:rPr>
          <w:sz w:val="24"/>
          <w:szCs w:val="24"/>
          <w:lang w:val="en-US"/>
        </w:rPr>
      </w:pPr>
      <w:r>
        <w:rPr>
          <w:sz w:val="24"/>
          <w:szCs w:val="24"/>
          <w:lang w:val="en-US"/>
        </w:rPr>
        <w:t>Alloys have chemical properties similar to those of the elements they contain but have different physical properties. Example, lead melts at 327 and tin at 232 but solder(lead and tin) melts at 183</w:t>
      </w:r>
    </w:p>
    <w:p>
      <w:pPr>
        <w:pStyle w:val="style0"/>
        <w:rPr>
          <w:sz w:val="24"/>
          <w:szCs w:val="24"/>
          <w:lang w:val="en-US"/>
        </w:rPr>
      </w:pPr>
      <w:r>
        <w:rPr>
          <w:sz w:val="24"/>
          <w:szCs w:val="24"/>
          <w:lang w:val="en-US"/>
        </w:rPr>
        <w:t xml:space="preserve">An alloy usually has different properties from the elements that it is composed of. A variation in the concentration and ratios of elements produces alloys with different properties. There are several combinations of alloys which can be achieved by combining different metals or elements to have different properties and serve different functions. </w:t>
      </w:r>
    </w:p>
    <w:p>
      <w:pPr>
        <w:pStyle w:val="style0"/>
        <w:rPr>
          <w:sz w:val="24"/>
          <w:szCs w:val="24"/>
          <w:lang w:val="en-US"/>
        </w:rPr>
      </w:pPr>
    </w:p>
    <w:p>
      <w:pPr>
        <w:pStyle w:val="style0"/>
        <w:rPr>
          <w:sz w:val="24"/>
          <w:szCs w:val="24"/>
          <w:lang w:val="en-US"/>
        </w:rPr>
      </w:pPr>
    </w:p>
    <w:p>
      <w:pPr>
        <w:pStyle w:val="style0"/>
        <w:rPr>
          <w:sz w:val="24"/>
          <w:szCs w:val="24"/>
          <w:lang w:val="en-US"/>
        </w:rPr>
      </w:pPr>
      <w:r>
        <w:rPr>
          <w:sz w:val="24"/>
          <w:szCs w:val="24"/>
          <w:lang w:val="en-US"/>
        </w:rPr>
        <w:t>Some common alloys and what we use them for.</w:t>
      </w:r>
    </w:p>
    <w:p>
      <w:pPr>
        <w:pStyle w:val="style0"/>
        <w:rPr>
          <w:sz w:val="24"/>
          <w:szCs w:val="24"/>
          <w:lang w:val="en-US"/>
        </w:rPr>
      </w:pPr>
      <w:r>
        <w:rPr>
          <w:sz w:val="24"/>
          <w:szCs w:val="24"/>
          <w:lang w:val="en-US"/>
        </w:rPr>
        <w:t>A summary of six common alloys, the metals they contain, and their typical uses.</w:t>
      </w:r>
    </w:p>
    <w:p>
      <w:pPr>
        <w:pStyle w:val="style0"/>
        <w:rPr>
          <w:sz w:val="24"/>
          <w:szCs w:val="24"/>
          <w:lang w:val="en-US"/>
        </w:rPr>
      </w:pPr>
      <w:r>
        <w:rPr>
          <w:sz w:val="24"/>
          <w:szCs w:val="24"/>
          <w:lang w:val="en-US"/>
        </w:rPr>
        <w:t>alloy</w:t>
      </w:r>
      <w:r>
        <w:rPr>
          <w:sz w:val="24"/>
          <w:szCs w:val="24"/>
          <w:lang w:val="en-US"/>
        </w:rPr>
        <w:tab/>
      </w:r>
      <w:r>
        <w:rPr>
          <w:sz w:val="24"/>
          <w:szCs w:val="24"/>
          <w:lang w:val="en-US"/>
        </w:rPr>
        <w:t xml:space="preserve">        main metal(s) in alloy</w:t>
      </w:r>
      <w:r>
        <w:rPr>
          <w:sz w:val="24"/>
          <w:szCs w:val="24"/>
          <w:lang w:val="en-US"/>
        </w:rPr>
        <w:tab/>
      </w:r>
      <w:r>
        <w:rPr>
          <w:sz w:val="24"/>
          <w:szCs w:val="24"/>
          <w:lang w:val="en-US"/>
        </w:rPr>
        <w:t>typical use</w:t>
      </w:r>
    </w:p>
    <w:p>
      <w:pPr>
        <w:pStyle w:val="style0"/>
        <w:rPr>
          <w:sz w:val="24"/>
          <w:szCs w:val="24"/>
          <w:lang w:val="en-US"/>
        </w:rPr>
      </w:pPr>
      <w:r>
        <w:rPr>
          <w:sz w:val="24"/>
          <w:szCs w:val="24"/>
          <w:lang w:val="en-US"/>
        </w:rPr>
        <w:t>amalgam</w:t>
      </w:r>
      <w:r>
        <w:rPr>
          <w:sz w:val="24"/>
          <w:szCs w:val="24"/>
          <w:lang w:val="en-US"/>
        </w:rPr>
        <w:tab/>
      </w:r>
      <w:r>
        <w:rPr>
          <w:sz w:val="24"/>
          <w:szCs w:val="24"/>
          <w:lang w:val="en-US"/>
        </w:rPr>
        <w:t>mercury</w:t>
      </w:r>
      <w:r>
        <w:rPr>
          <w:sz w:val="24"/>
          <w:szCs w:val="24"/>
          <w:lang w:val="en-US"/>
        </w:rPr>
        <w:tab/>
      </w:r>
      <w:r>
        <w:rPr>
          <w:sz w:val="24"/>
          <w:szCs w:val="24"/>
          <w:lang w:val="en-US"/>
        </w:rPr>
        <w:t xml:space="preserve">             dental fillings(because it is easily moulded.)</w:t>
      </w:r>
    </w:p>
    <w:p>
      <w:pPr>
        <w:pStyle w:val="style0"/>
        <w:rPr>
          <w:sz w:val="24"/>
          <w:szCs w:val="24"/>
          <w:lang w:val="en-US"/>
        </w:rPr>
      </w:pPr>
      <w:r>
        <w:rPr>
          <w:sz w:val="24"/>
          <w:szCs w:val="24"/>
          <w:lang w:val="en-US"/>
        </w:rPr>
        <w:t>brass</w:t>
      </w:r>
      <w:r>
        <w:rPr>
          <w:sz w:val="24"/>
          <w:szCs w:val="24"/>
          <w:lang w:val="en-US"/>
        </w:rPr>
        <w:tab/>
      </w:r>
      <w:r>
        <w:rPr>
          <w:sz w:val="24"/>
          <w:szCs w:val="24"/>
          <w:lang w:val="en-US"/>
        </w:rPr>
        <w:t xml:space="preserve">            copper and zinc</w:t>
      </w:r>
      <w:r>
        <w:rPr>
          <w:sz w:val="24"/>
          <w:szCs w:val="24"/>
          <w:lang w:val="en-US"/>
        </w:rPr>
        <w:tab/>
      </w:r>
      <w:r>
        <w:rPr>
          <w:sz w:val="24"/>
          <w:szCs w:val="24"/>
          <w:lang w:val="en-US"/>
        </w:rPr>
        <w:t xml:space="preserve">hinges, electrical plugs, statues(because of its resistant </w:t>
      </w:r>
    </w:p>
    <w:p>
      <w:pPr>
        <w:pStyle w:val="style0"/>
        <w:rPr>
          <w:sz w:val="24"/>
          <w:szCs w:val="24"/>
          <w:lang w:val="en-US"/>
        </w:rPr>
      </w:pPr>
      <w:r>
        <w:rPr>
          <w:sz w:val="24"/>
          <w:szCs w:val="24"/>
          <w:lang w:val="en-US"/>
        </w:rPr>
        <w:t xml:space="preserve">                                                                     to corrosion)  </w:t>
      </w:r>
    </w:p>
    <w:p>
      <w:pPr>
        <w:pStyle w:val="style0"/>
        <w:rPr>
          <w:sz w:val="24"/>
          <w:szCs w:val="24"/>
          <w:lang w:val="en-US"/>
        </w:rPr>
      </w:pPr>
      <w:r>
        <w:rPr>
          <w:sz w:val="24"/>
          <w:szCs w:val="24"/>
          <w:lang w:val="en-US"/>
        </w:rPr>
        <w:t>solder</w:t>
      </w:r>
      <w:r>
        <w:rPr>
          <w:sz w:val="24"/>
          <w:szCs w:val="24"/>
          <w:lang w:val="en-US"/>
        </w:rPr>
        <w:tab/>
      </w:r>
      <w:r>
        <w:rPr>
          <w:sz w:val="24"/>
          <w:szCs w:val="24"/>
          <w:lang w:val="en-US"/>
        </w:rPr>
        <w:t xml:space="preserve">            lead and tin</w:t>
      </w:r>
      <w:r>
        <w:rPr>
          <w:sz w:val="24"/>
          <w:szCs w:val="24"/>
          <w:lang w:val="en-US"/>
        </w:rPr>
        <w:tab/>
      </w:r>
      <w:r>
        <w:rPr>
          <w:sz w:val="24"/>
          <w:szCs w:val="24"/>
          <w:lang w:val="en-US"/>
        </w:rPr>
        <w:t xml:space="preserve">             joining metals</w:t>
      </w:r>
    </w:p>
    <w:p>
      <w:pPr>
        <w:pStyle w:val="style0"/>
        <w:rPr>
          <w:sz w:val="24"/>
          <w:szCs w:val="24"/>
          <w:lang w:val="en-US"/>
        </w:rPr>
      </w:pPr>
      <w:r>
        <w:rPr>
          <w:sz w:val="24"/>
          <w:szCs w:val="24"/>
          <w:lang w:val="en-US"/>
        </w:rPr>
        <w:t xml:space="preserve">Duralumin   Al, Cu, Mn, Mg         used in aircraft because it is strong and has low density(light)         </w:t>
      </w:r>
    </w:p>
    <w:p>
      <w:pPr>
        <w:pStyle w:val="style0"/>
        <w:rPr>
          <w:sz w:val="24"/>
          <w:szCs w:val="24"/>
          <w:lang w:val="en-US"/>
        </w:rPr>
      </w:pPr>
    </w:p>
    <w:p>
      <w:pPr>
        <w:pStyle w:val="style0"/>
        <w:rPr>
          <w:sz w:val="24"/>
          <w:szCs w:val="24"/>
          <w:lang w:val="en-US"/>
        </w:rPr>
      </w:pPr>
      <w:r>
        <w:rPr>
          <w:sz w:val="24"/>
          <w:szCs w:val="24"/>
          <w:lang w:val="en-US"/>
        </w:rPr>
        <w:t>Stainless steel Fe, Cr, Ni, C             used in cutlery because it does not corrode or stain</w:t>
      </w:r>
    </w:p>
    <w:p>
      <w:pPr>
        <w:pStyle w:val="style0"/>
        <w:rPr>
          <w:sz w:val="24"/>
          <w:szCs w:val="24"/>
          <w:lang w:val="en-US"/>
        </w:rPr>
      </w:pPr>
      <w:r>
        <w:rPr>
          <w:sz w:val="24"/>
          <w:szCs w:val="24"/>
          <w:lang w:val="en-US"/>
        </w:rPr>
        <w:t>Bronze            Cu and Sn               used in machinery parts</w:t>
      </w:r>
    </w:p>
    <w:p>
      <w:pPr>
        <w:pStyle w:val="style0"/>
        <w:rPr>
          <w:sz w:val="24"/>
          <w:szCs w:val="24"/>
          <w:lang w:val="en-US"/>
        </w:rPr>
      </w:pPr>
    </w:p>
    <w:p>
      <w:pPr>
        <w:pStyle w:val="style0"/>
        <w:rPr>
          <w:sz w:val="24"/>
          <w:szCs w:val="24"/>
          <w:lang w:val="en-US"/>
        </w:rPr>
      </w:pPr>
    </w:p>
    <w:p>
      <w:pPr>
        <w:pStyle w:val="style0"/>
        <w:rPr>
          <w:sz w:val="24"/>
          <w:szCs w:val="24"/>
          <w:lang w:val="en-US"/>
        </w:rPr>
      </w:pPr>
      <w:r>
        <w:rPr>
          <w:sz w:val="24"/>
          <w:szCs w:val="24"/>
          <w:lang w:val="en-US"/>
        </w:rPr>
        <w:t>Bronze can be made into works of art, furniture, armour and weapons. It is used in construction and ship-building.</w:t>
      </w:r>
    </w:p>
    <w:p>
      <w:pPr>
        <w:pStyle w:val="style0"/>
        <w:rPr>
          <w:sz w:val="24"/>
          <w:szCs w:val="24"/>
          <w:lang w:val="en-US"/>
        </w:rPr>
      </w:pPr>
      <w:r>
        <w:rPr>
          <w:sz w:val="24"/>
          <w:szCs w:val="24"/>
          <w:lang w:val="en-US"/>
        </w:rPr>
        <w:t>Brass is an alloy of copper and zinc. It's used to make musical instruments, coins, works of art and household fixtures such as doorknobs and faucets. There are several different types of brass.</w:t>
      </w:r>
    </w:p>
    <w:p>
      <w:pPr>
        <w:pStyle w:val="style0"/>
        <w:rPr>
          <w:sz w:val="24"/>
          <w:szCs w:val="24"/>
          <w:lang w:val="en-US"/>
        </w:rPr>
      </w:pPr>
      <w:r>
        <w:rPr>
          <w:sz w:val="24"/>
          <w:szCs w:val="24"/>
          <w:lang w:val="en-US"/>
        </w:rPr>
        <w:t>Pewter is an alloy of tin and another metal, such as antimony, silver, lead or bismuth. It is used for household items such as flatware, drinking vessels, buttons and candlesticks.</w:t>
      </w:r>
    </w:p>
    <w:p>
      <w:pPr>
        <w:pStyle w:val="style0"/>
        <w:rPr>
          <w:sz w:val="24"/>
          <w:szCs w:val="24"/>
          <w:lang w:val="en-US"/>
        </w:rPr>
      </w:pPr>
      <w:r>
        <w:rPr>
          <w:sz w:val="24"/>
          <w:szCs w:val="24"/>
          <w:lang w:val="en-US"/>
        </w:rPr>
        <w:t>Pure gold is too soft for everyday wear, so it's alloyed with other metals to make it stronger while retaining its beauty. Gold is often alloyed with copper to produce yellow or rose gold and with silver or another white metal to produce white gold.</w:t>
      </w:r>
    </w:p>
    <w:p>
      <w:pPr>
        <w:pStyle w:val="style0"/>
        <w:rPr>
          <w:sz w:val="24"/>
          <w:szCs w:val="24"/>
          <w:lang w:val="en-US"/>
        </w:rPr>
      </w:pPr>
      <w:r>
        <w:rPr>
          <w:sz w:val="24"/>
          <w:szCs w:val="24"/>
          <w:lang w:val="en-US"/>
        </w:rPr>
        <w:t>Steel is an alloy of iron and carbon that is used to produce housewares, buildings, power tools, weaponry and even jewelry.</w:t>
      </w:r>
    </w:p>
    <w:p>
      <w:pPr>
        <w:pStyle w:val="style0"/>
        <w:rPr>
          <w:sz w:val="24"/>
          <w:szCs w:val="24"/>
          <w:lang w:val="en-US"/>
        </w:rPr>
      </w:pPr>
    </w:p>
    <w:p>
      <w:pPr>
        <w:pStyle w:val="style0"/>
        <w:rPr>
          <w:sz w:val="24"/>
          <w:szCs w:val="24"/>
          <w:lang w:val="en-US"/>
        </w:rPr>
      </w:pPr>
    </w:p>
    <w:p>
      <w:pPr>
        <w:pStyle w:val="style0"/>
        <w:rPr>
          <w:sz w:val="24"/>
          <w:szCs w:val="24"/>
          <w:lang w:val="en-US"/>
        </w:rPr>
      </w:pPr>
      <w:r>
        <w:rPr>
          <w:sz w:val="24"/>
          <w:szCs w:val="24"/>
          <w:lang w:val="en-US"/>
        </w:rPr>
        <w:t>Uses of Aluminium Alloys</w:t>
      </w:r>
    </w:p>
    <w:p>
      <w:pPr>
        <w:pStyle w:val="style0"/>
        <w:rPr>
          <w:sz w:val="24"/>
          <w:szCs w:val="24"/>
          <w:lang w:val="en-US"/>
        </w:rPr>
      </w:pPr>
      <w:r>
        <w:rPr>
          <w:sz w:val="24"/>
          <w:szCs w:val="24"/>
          <w:lang w:val="en-US"/>
        </w:rPr>
        <w:t>Properties such as light weight and great strength allow aluminium to be used in several different industries. Applications of aluminium include transportation, electrical applications, construction and medicine. High altitude flying would not have been possible without aluminium as it posses properties that can withstand high pressures.</w:t>
      </w:r>
    </w:p>
    <w:p>
      <w:pPr>
        <w:pStyle w:val="style0"/>
        <w:rPr>
          <w:sz w:val="24"/>
          <w:szCs w:val="24"/>
          <w:lang w:val="en-US"/>
        </w:rPr>
      </w:pPr>
    </w:p>
    <w:p>
      <w:pPr>
        <w:pStyle w:val="style0"/>
        <w:rPr>
          <w:sz w:val="24"/>
          <w:szCs w:val="24"/>
          <w:lang w:val="en-US"/>
        </w:rPr>
      </w:pPr>
      <w:r>
        <w:rPr>
          <w:sz w:val="24"/>
          <w:szCs w:val="24"/>
          <w:lang w:val="en-US"/>
        </w:rPr>
        <w:t>Uses of Copper Alloys</w:t>
      </w:r>
    </w:p>
    <w:p>
      <w:pPr>
        <w:pStyle w:val="style0"/>
        <w:rPr>
          <w:sz w:val="24"/>
          <w:szCs w:val="24"/>
          <w:lang w:val="en-US"/>
        </w:rPr>
      </w:pPr>
      <w:r>
        <w:rPr>
          <w:sz w:val="24"/>
          <w:szCs w:val="24"/>
          <w:lang w:val="en-US"/>
        </w:rPr>
        <w:t>Possessing properties such as high corrosion resistance, ductility, low cost and electrical and thermal conductivity, copper alloys are used vastly in manufacturing electrical equipment. They are commonly used for heat exchangers as they can conduct thermal energy efficiently. Their low cost allows them to be used for making several electrical appliances in the industry.</w:t>
      </w:r>
    </w:p>
    <w:p>
      <w:pPr>
        <w:pStyle w:val="style0"/>
        <w:rPr>
          <w:sz w:val="24"/>
          <w:szCs w:val="24"/>
          <w:lang w:val="en-US"/>
        </w:rPr>
      </w:pPr>
    </w:p>
    <w:p>
      <w:pPr>
        <w:pStyle w:val="style0"/>
        <w:rPr>
          <w:sz w:val="24"/>
          <w:szCs w:val="24"/>
          <w:lang w:val="en-US"/>
        </w:rPr>
      </w:pPr>
      <w:r>
        <w:rPr>
          <w:sz w:val="24"/>
          <w:szCs w:val="24"/>
          <w:lang w:val="en-US"/>
        </w:rPr>
        <w:t>Uses of Nickel Alloys</w:t>
      </w:r>
    </w:p>
    <w:p>
      <w:pPr>
        <w:pStyle w:val="style0"/>
        <w:rPr>
          <w:sz w:val="24"/>
          <w:szCs w:val="24"/>
          <w:lang w:val="en-US"/>
        </w:rPr>
      </w:pPr>
      <w:r>
        <w:rPr>
          <w:sz w:val="24"/>
          <w:szCs w:val="24"/>
          <w:lang w:val="en-US"/>
        </w:rPr>
        <w:t>Used in applications such as aircraft turbine engines, nuclear power plants and many chemical and petrochemical industries, nickel alloys have contributed to today’s economy greatly. These alloys have great corrosion and heat resistance and are commonly used in control equipment to determine the base electrical characteristics of that equipment.</w:t>
      </w:r>
    </w:p>
    <w:p>
      <w:pPr>
        <w:pStyle w:val="style0"/>
        <w:rPr>
          <w:sz w:val="24"/>
          <w:szCs w:val="24"/>
          <w:lang w:val="en-US"/>
        </w:rPr>
      </w:pPr>
    </w:p>
    <w:p>
      <w:pPr>
        <w:pStyle w:val="style0"/>
        <w:rPr>
          <w:sz w:val="24"/>
          <w:szCs w:val="24"/>
          <w:lang w:val="en-US"/>
        </w:rPr>
      </w:pPr>
      <w:r>
        <w:rPr>
          <w:sz w:val="24"/>
          <w:szCs w:val="24"/>
          <w:lang w:val="en-US"/>
        </w:rPr>
        <w:t>Uses of Stainless steel Alloys</w:t>
      </w:r>
    </w:p>
    <w:p>
      <w:pPr>
        <w:pStyle w:val="style0"/>
        <w:rPr>
          <w:sz w:val="24"/>
          <w:szCs w:val="24"/>
          <w:lang w:val="en-US"/>
        </w:rPr>
      </w:pPr>
      <w:r>
        <w:rPr>
          <w:sz w:val="24"/>
          <w:szCs w:val="24"/>
          <w:lang w:val="en-US"/>
        </w:rPr>
        <w:t>One of the most vastly used alloys, steel is a combination of iron with a small amount of carbon, which gives the alloy a different type of crystal arrangement within, allowing the crystal layer to slide past one another and thus giving the alloy properties like resistance to oxidation and strength. Stainless steelalloys are also vastly used in many industries. Their key property to resist corrosion and rusting allow them to be used in applications at the bottom of the sea. Commercial applications of these alloys include cutleries and watch straps. In the manufacturing industry, stainless steel alloys are used to make electronic agricultural materials</w:t>
      </w:r>
    </w:p>
    <w:p>
      <w:pPr>
        <w:pStyle w:val="style0"/>
        <w:rPr>
          <w:sz w:val="24"/>
          <w:szCs w:val="24"/>
          <w:lang w:val="en-US"/>
        </w:rPr>
      </w:pPr>
    </w:p>
    <w:p>
      <w:pPr>
        <w:pStyle w:val="style0"/>
        <w:rPr>
          <w:b/>
          <w:bCs/>
          <w:sz w:val="24"/>
          <w:szCs w:val="24"/>
          <w:lang w:val="en-US"/>
        </w:rPr>
      </w:pPr>
      <w:r>
        <w:rPr>
          <w:b/>
          <w:bCs/>
          <w:sz w:val="24"/>
          <w:szCs w:val="24"/>
          <w:lang w:val="en-US"/>
        </w:rPr>
        <w:t>Reasons for using some alloys:</w:t>
      </w:r>
    </w:p>
    <w:p>
      <w:pPr>
        <w:pStyle w:val="style0"/>
        <w:rPr>
          <w:sz w:val="24"/>
          <w:szCs w:val="24"/>
          <w:lang w:val="en-US"/>
        </w:rPr>
      </w:pPr>
      <w:r>
        <w:rPr>
          <w:sz w:val="24"/>
          <w:szCs w:val="24"/>
          <w:lang w:val="en-US"/>
        </w:rPr>
        <w:t>Amalgam-easily moulded.</w:t>
      </w:r>
    </w:p>
    <w:p>
      <w:pPr>
        <w:pStyle w:val="style0"/>
        <w:rPr>
          <w:sz w:val="24"/>
          <w:szCs w:val="24"/>
          <w:lang w:val="en-US"/>
        </w:rPr>
      </w:pPr>
      <w:r>
        <w:rPr>
          <w:sz w:val="24"/>
          <w:szCs w:val="24"/>
          <w:lang w:val="en-US"/>
        </w:rPr>
        <w:t>Steel-malleable,relatvely cheap.</w:t>
      </w:r>
    </w:p>
    <w:p>
      <w:pPr>
        <w:pStyle w:val="style0"/>
        <w:rPr>
          <w:sz w:val="24"/>
          <w:szCs w:val="24"/>
          <w:lang w:val="en-US"/>
        </w:rPr>
      </w:pPr>
      <w:r>
        <w:rPr>
          <w:sz w:val="24"/>
          <w:szCs w:val="24"/>
          <w:lang w:val="en-US"/>
        </w:rPr>
        <w:t>Brass-resistant to corrosion.</w:t>
      </w:r>
    </w:p>
    <w:p>
      <w:pPr>
        <w:pStyle w:val="style0"/>
        <w:rPr>
          <w:sz w:val="24"/>
          <w:szCs w:val="24"/>
          <w:lang w:val="en-US"/>
        </w:rPr>
      </w:pPr>
      <w:r>
        <w:rPr>
          <w:sz w:val="24"/>
          <w:szCs w:val="24"/>
          <w:lang w:val="en-US"/>
        </w:rPr>
        <w:t>Bronze-hard,easily cast,resistant to corrosion.</w:t>
      </w:r>
    </w:p>
    <w:p>
      <w:pPr>
        <w:pStyle w:val="style0"/>
        <w:rPr>
          <w:sz w:val="24"/>
          <w:szCs w:val="24"/>
          <w:lang w:val="en-US"/>
        </w:rPr>
      </w:pPr>
      <w:r>
        <w:rPr>
          <w:sz w:val="24"/>
          <w:szCs w:val="24"/>
          <w:lang w:val="en-US"/>
        </w:rPr>
        <w:t>Solder-low melting point.</w:t>
      </w:r>
    </w:p>
    <w:p>
      <w:pPr>
        <w:pStyle w:val="style0"/>
        <w:rPr>
          <w:sz w:val="24"/>
          <w:szCs w:val="24"/>
          <w:lang w:val="en-US"/>
        </w:rPr>
      </w:pPr>
      <w:r>
        <w:rPr>
          <w:sz w:val="24"/>
          <w:szCs w:val="24"/>
          <w:lang w:val="en-US"/>
        </w:rPr>
        <w:t>Duralumin-strong,low density.</w:t>
      </w:r>
    </w:p>
    <w:p>
      <w:pPr>
        <w:pStyle w:val="style0"/>
        <w:rPr>
          <w:sz w:val="24"/>
          <w:szCs w:val="24"/>
          <w:lang w:val="en-US"/>
        </w:rPr>
      </w:pPr>
      <w:r>
        <w:rPr>
          <w:sz w:val="24"/>
          <w:szCs w:val="24"/>
          <w:lang w:val="en-US"/>
        </w:rPr>
        <w:t>Stainless steel-does not corrode or stain.</w:t>
      </w: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sz w:val="24"/>
          <w:szCs w:val="24"/>
          <w:lang w:val="en-US"/>
        </w:rPr>
      </w:pPr>
    </w:p>
    <w:p>
      <w:pPr>
        <w:pStyle w:val="style0"/>
        <w:rPr>
          <w:b/>
          <w:bCs/>
          <w:sz w:val="24"/>
          <w:szCs w:val="24"/>
          <w:lang w:val="en-US"/>
        </w:rPr>
      </w:pPr>
      <w:r>
        <w:rPr>
          <w:b/>
          <w:bCs/>
          <w:sz w:val="24"/>
          <w:szCs w:val="24"/>
          <w:lang w:val="en-US"/>
        </w:rPr>
        <w:t>CHAPTER 4: TRANSITION METALS</w:t>
      </w:r>
    </w:p>
    <w:p>
      <w:pPr>
        <w:pStyle w:val="style0"/>
        <w:rPr>
          <w:sz w:val="24"/>
          <w:szCs w:val="24"/>
          <w:lang w:val="en-US"/>
        </w:rPr>
      </w:pPr>
      <w:r>
        <w:rPr>
          <w:sz w:val="24"/>
          <w:szCs w:val="24"/>
          <w:lang w:val="en-US"/>
        </w:rPr>
        <w:t>The transition elements are located in groups IB to VIIIB of the periodic table.The transition elements are defined as those metallic elements that have an incompletely ( partially )filled d subshell or easily give rise to common ions that have an incompletely filled d subshell. E.g iron has an electron configuration [Ar]3d64s2 i.e iron has an incompletely filled 3d subshell.</w:t>
      </w:r>
    </w:p>
    <w:p>
      <w:pPr>
        <w:pStyle w:val="style0"/>
        <w:rPr>
          <w:sz w:val="24"/>
          <w:szCs w:val="24"/>
          <w:lang w:val="en-US"/>
        </w:rPr>
      </w:pPr>
      <w:r>
        <w:rPr>
          <w:sz w:val="24"/>
          <w:szCs w:val="24"/>
          <w:lang w:val="en-US"/>
        </w:rPr>
        <w:t>The largest group of elements in the periodic table are the transition metals.</w:t>
      </w:r>
    </w:p>
    <w:p>
      <w:pPr>
        <w:pStyle w:val="style0"/>
        <w:rPr>
          <w:sz w:val="24"/>
          <w:szCs w:val="24"/>
          <w:lang w:val="en-US"/>
        </w:rPr>
      </w:pPr>
      <w:r>
        <w:rPr>
          <w:sz w:val="24"/>
          <w:szCs w:val="24"/>
          <w:lang w:val="en-US"/>
        </w:rPr>
        <w:t xml:space="preserve">According to the IUPAC, (acronym for International Union of Pure and Applied Chemistry) a transition metal is any element with a partially filled d electron sub-shell. This describes groups 3 through 12 on the periodic table, although the f-block elements (lanthanides and actinides, below the main body of the periodic </w:t>
      </w:r>
    </w:p>
    <w:p>
      <w:pPr>
        <w:pStyle w:val="style0"/>
        <w:rPr>
          <w:sz w:val="24"/>
          <w:szCs w:val="24"/>
          <w:lang w:val="en-US"/>
        </w:rPr>
      </w:pPr>
      <w:r>
        <w:rPr>
          <w:sz w:val="24"/>
          <w:szCs w:val="24"/>
          <w:lang w:val="en-US"/>
        </w:rPr>
        <w:t>table) are also transition metals. The d-block elements are called</w:t>
      </w:r>
      <w:r>
        <w:rPr>
          <w:b/>
          <w:bCs/>
          <w:sz w:val="24"/>
          <w:szCs w:val="24"/>
          <w:lang w:val="en-US"/>
        </w:rPr>
        <w:t xml:space="preserve"> transition metals</w:t>
      </w:r>
      <w:r>
        <w:rPr>
          <w:sz w:val="24"/>
          <w:szCs w:val="24"/>
          <w:lang w:val="en-US"/>
        </w:rPr>
        <w:t>, while the lanthanides and actinides are called</w:t>
      </w:r>
      <w:r>
        <w:rPr>
          <w:b/>
          <w:bCs/>
          <w:sz w:val="24"/>
          <w:szCs w:val="24"/>
          <w:lang w:val="en-US"/>
        </w:rPr>
        <w:t xml:space="preserve"> "inner transition metals"</w:t>
      </w:r>
      <w:r>
        <w:rPr>
          <w:sz w:val="24"/>
          <w:szCs w:val="24"/>
          <w:lang w:val="en-US"/>
        </w:rPr>
        <w:t>.</w:t>
      </w:r>
    </w:p>
    <w:p>
      <w:pPr>
        <w:pStyle w:val="style0"/>
        <w:rPr>
          <w:sz w:val="24"/>
          <w:szCs w:val="24"/>
          <w:lang w:val="en-US"/>
        </w:rPr>
      </w:pPr>
    </w:p>
    <w:p>
      <w:pPr>
        <w:pStyle w:val="style0"/>
        <w:rPr>
          <w:sz w:val="24"/>
          <w:szCs w:val="24"/>
          <w:lang w:val="en-US"/>
        </w:rPr>
      </w:pPr>
      <w:r>
        <w:rPr>
          <w:sz w:val="24"/>
          <w:szCs w:val="24"/>
          <w:lang w:val="en-US"/>
        </w:rPr>
        <w:t>The transition elements are located in groups IB to VIIIB of the periodic table, so the transition metals are elements:</w:t>
      </w:r>
    </w:p>
    <w:p>
      <w:pPr>
        <w:pStyle w:val="style0"/>
        <w:rPr>
          <w:sz w:val="24"/>
          <w:szCs w:val="24"/>
          <w:lang w:val="en-US"/>
        </w:rPr>
      </w:pPr>
      <w:r>
        <w:rPr>
          <w:sz w:val="24"/>
          <w:szCs w:val="24"/>
          <w:lang w:val="en-US"/>
        </w:rPr>
        <w:t>21 (Sc) through 30 (Zn)</w:t>
      </w:r>
    </w:p>
    <w:p>
      <w:pPr>
        <w:pStyle w:val="style0"/>
        <w:rPr>
          <w:sz w:val="24"/>
          <w:szCs w:val="24"/>
          <w:lang w:val="en-US"/>
        </w:rPr>
      </w:pPr>
      <w:r>
        <w:rPr>
          <w:sz w:val="24"/>
          <w:szCs w:val="24"/>
          <w:lang w:val="en-US"/>
        </w:rPr>
        <w:t>39 (Y) through 48 (Cd)</w:t>
      </w:r>
    </w:p>
    <w:p>
      <w:pPr>
        <w:pStyle w:val="style0"/>
        <w:rPr>
          <w:sz w:val="24"/>
          <w:szCs w:val="24"/>
          <w:lang w:val="en-US"/>
        </w:rPr>
      </w:pPr>
      <w:r>
        <w:rPr>
          <w:sz w:val="24"/>
          <w:szCs w:val="24"/>
          <w:lang w:val="en-US"/>
        </w:rPr>
        <w:t>57 (Hf) through 80 (Hg)</w:t>
      </w:r>
    </w:p>
    <w:p>
      <w:pPr>
        <w:pStyle w:val="style0"/>
        <w:rPr>
          <w:sz w:val="24"/>
          <w:szCs w:val="24"/>
          <w:lang w:val="en-US"/>
        </w:rPr>
      </w:pPr>
      <w:r>
        <w:rPr>
          <w:sz w:val="24"/>
          <w:szCs w:val="24"/>
          <w:lang w:val="en-US"/>
        </w:rPr>
        <w:t>89 (Ac) through 112 (Cn) - which includes the lanthanides and actinides</w:t>
      </w:r>
    </w:p>
    <w:p>
      <w:pPr>
        <w:pStyle w:val="style0"/>
        <w:rPr>
          <w:sz w:val="24"/>
          <w:szCs w:val="24"/>
          <w:lang w:val="en-US"/>
        </w:rPr>
      </w:pPr>
      <w:r>
        <w:rPr>
          <w:sz w:val="24"/>
          <w:szCs w:val="24"/>
          <w:lang w:val="en-US"/>
        </w:rPr>
        <w:t>Transition elements largely fall into block D of the periodic table</w:t>
      </w:r>
    </w:p>
    <w:p>
      <w:pPr>
        <w:pStyle w:val="style0"/>
        <w:rPr>
          <w:sz w:val="24"/>
          <w:szCs w:val="24"/>
          <w:lang w:val="en-US"/>
        </w:rPr>
      </w:pPr>
    </w:p>
    <w:p>
      <w:pPr>
        <w:pStyle w:val="style0"/>
        <w:rPr>
          <w:b/>
          <w:bCs/>
          <w:sz w:val="24"/>
          <w:szCs w:val="24"/>
          <w:lang w:val="en-US"/>
        </w:rPr>
      </w:pPr>
    </w:p>
    <w:p>
      <w:pPr>
        <w:pStyle w:val="style0"/>
        <w:rPr>
          <w:b/>
          <w:bCs/>
          <w:sz w:val="24"/>
          <w:szCs w:val="24"/>
          <w:lang w:val="en-US"/>
        </w:rPr>
      </w:pPr>
      <w:r>
        <w:rPr>
          <w:b/>
          <w:bCs/>
          <w:sz w:val="24"/>
          <w:szCs w:val="24"/>
          <w:lang w:val="en-US"/>
        </w:rPr>
        <w:t>SPECIAL CHARACTERISTICS OF TRANSITION METALS</w:t>
      </w:r>
    </w:p>
    <w:p>
      <w:pPr>
        <w:pStyle w:val="style0"/>
        <w:rPr>
          <w:sz w:val="24"/>
          <w:szCs w:val="24"/>
          <w:lang w:val="en-US"/>
        </w:rPr>
      </w:pPr>
    </w:p>
    <w:p>
      <w:pPr>
        <w:pStyle w:val="style179"/>
        <w:numPr>
          <w:ilvl w:val="0"/>
          <w:numId w:val="129"/>
        </w:numPr>
        <w:rPr>
          <w:sz w:val="24"/>
          <w:szCs w:val="24"/>
          <w:lang w:val="en-US"/>
        </w:rPr>
      </w:pPr>
      <w:r>
        <w:rPr>
          <w:sz w:val="24"/>
          <w:szCs w:val="24"/>
          <w:lang w:val="en-US"/>
        </w:rPr>
        <w:t>They have variable oxidation states. The multiplicity of oxidation states is due to the varying involvement of the s and d electrons in bonding. The total number of oxidation states actually observed increases from scandium (+3) to manganese (all states from +2 to +7).</w:t>
      </w:r>
    </w:p>
    <w:p>
      <w:pPr>
        <w:pStyle w:val="style179"/>
        <w:numPr>
          <w:ilvl w:val="0"/>
          <w:numId w:val="129"/>
        </w:numPr>
        <w:rPr>
          <w:sz w:val="24"/>
          <w:szCs w:val="24"/>
          <w:lang w:val="en-US"/>
        </w:rPr>
      </w:pPr>
      <w:r>
        <w:rPr>
          <w:sz w:val="24"/>
          <w:szCs w:val="24"/>
          <w:lang w:val="en-US"/>
        </w:rPr>
        <w:t>They form complexes. This is because they have small, highly charged ions and vacant d-orbitals of approximately correct energy to accept lone pairs of electrons donated by other groups of ligands. Examples of complexes are Ni(NH</w:t>
      </w:r>
      <w:r>
        <w:rPr>
          <w:sz w:val="24"/>
          <w:szCs w:val="24"/>
          <w:vertAlign w:val="subscript"/>
          <w:lang w:val="en-US"/>
        </w:rPr>
        <w:t>3</w:t>
      </w:r>
      <w:r>
        <w:rPr>
          <w:sz w:val="24"/>
          <w:szCs w:val="24"/>
          <w:lang w:val="en-US"/>
        </w:rPr>
        <w:t>)</w:t>
      </w:r>
      <w:r>
        <w:rPr>
          <w:sz w:val="24"/>
          <w:szCs w:val="24"/>
          <w:vertAlign w:val="subscript"/>
          <w:lang w:val="en-US"/>
        </w:rPr>
        <w:t>4</w:t>
      </w:r>
      <w:r>
        <w:rPr>
          <w:sz w:val="24"/>
          <w:szCs w:val="24"/>
          <w:lang w:val="en-US"/>
        </w:rPr>
        <w:t>, Cu(NH</w:t>
      </w:r>
      <w:r>
        <w:rPr>
          <w:sz w:val="24"/>
          <w:szCs w:val="24"/>
          <w:vertAlign w:val="subscript"/>
          <w:lang w:val="en-US"/>
        </w:rPr>
        <w:t>3</w:t>
      </w:r>
      <w:r>
        <w:rPr>
          <w:sz w:val="24"/>
          <w:szCs w:val="24"/>
          <w:lang w:val="en-US"/>
        </w:rPr>
        <w:t>)</w:t>
      </w:r>
      <w:r>
        <w:rPr>
          <w:sz w:val="24"/>
          <w:szCs w:val="24"/>
          <w:vertAlign w:val="subscript"/>
          <w:lang w:val="en-US"/>
        </w:rPr>
        <w:t>4</w:t>
      </w:r>
      <w:r>
        <w:rPr>
          <w:sz w:val="24"/>
          <w:szCs w:val="24"/>
          <w:lang w:val="en-US"/>
        </w:rPr>
        <w:t>, [Cr(H</w:t>
      </w:r>
      <w:r>
        <w:rPr>
          <w:sz w:val="24"/>
          <w:szCs w:val="24"/>
          <w:vertAlign w:val="subscript"/>
          <w:lang w:val="en-US"/>
        </w:rPr>
        <w:t>2</w:t>
      </w:r>
      <w:r>
        <w:rPr>
          <w:sz w:val="24"/>
          <w:szCs w:val="24"/>
          <w:lang w:val="en-US"/>
        </w:rPr>
        <w:t>O)</w:t>
      </w:r>
      <w:r>
        <w:rPr>
          <w:sz w:val="24"/>
          <w:szCs w:val="24"/>
          <w:vertAlign w:val="subscript"/>
          <w:lang w:val="en-US"/>
        </w:rPr>
        <w:t>6</w:t>
      </w:r>
      <w:r>
        <w:rPr>
          <w:sz w:val="24"/>
          <w:szCs w:val="24"/>
          <w:lang w:val="en-US"/>
        </w:rPr>
        <w:t>]</w:t>
      </w:r>
      <w:r>
        <w:rPr>
          <w:sz w:val="24"/>
          <w:szCs w:val="24"/>
          <w:vertAlign w:val="superscript"/>
          <w:lang w:val="en-US"/>
        </w:rPr>
        <w:t xml:space="preserve">3+ </w:t>
      </w:r>
      <w:r>
        <w:rPr>
          <w:sz w:val="24"/>
          <w:szCs w:val="24"/>
          <w:lang w:val="en-US"/>
        </w:rPr>
        <w:t>and [Fe(CN)</w:t>
      </w:r>
      <w:r>
        <w:rPr>
          <w:sz w:val="24"/>
          <w:szCs w:val="24"/>
          <w:vertAlign w:val="subscript"/>
          <w:lang w:val="en-US"/>
        </w:rPr>
        <w:t>6</w:t>
      </w:r>
      <w:r>
        <w:rPr>
          <w:sz w:val="24"/>
          <w:szCs w:val="24"/>
          <w:lang w:val="en-US"/>
        </w:rPr>
        <w:t>]</w:t>
      </w:r>
      <w:r>
        <w:rPr>
          <w:sz w:val="24"/>
          <w:szCs w:val="24"/>
          <w:vertAlign w:val="superscript"/>
          <w:lang w:val="en-US"/>
        </w:rPr>
        <w:t xml:space="preserve">3+ </w:t>
      </w:r>
      <w:r>
        <w:rPr>
          <w:sz w:val="24"/>
          <w:szCs w:val="24"/>
          <w:lang w:val="en-US"/>
        </w:rPr>
        <w:t>.</w:t>
      </w:r>
    </w:p>
    <w:p>
      <w:pPr>
        <w:pStyle w:val="style179"/>
        <w:numPr>
          <w:ilvl w:val="0"/>
          <w:numId w:val="129"/>
        </w:numPr>
        <w:rPr>
          <w:sz w:val="24"/>
          <w:szCs w:val="24"/>
          <w:lang w:val="en-US"/>
        </w:rPr>
      </w:pPr>
      <w:r>
        <w:rPr>
          <w:sz w:val="24"/>
          <w:szCs w:val="24"/>
          <w:lang w:val="en-US"/>
        </w:rPr>
        <w:t>They have magnetic properties. Most of the transition metals are paramagnetic. That is they attract magnetic line of force. This property is associated with unpaired electron spins in the atom. Other substances in which all the electron spins are paired do not attract magnetic line of force and are termed diamagnetic. There are other set of transition metals which can be permanently magnetised due to the presence of three or more unpaired electrons and are termed ferromagnetic. Examples of ferromagnetic substances are iron, cobalt etc.</w:t>
      </w:r>
    </w:p>
    <w:p>
      <w:pPr>
        <w:pStyle w:val="style179"/>
        <w:numPr>
          <w:ilvl w:val="0"/>
          <w:numId w:val="129"/>
        </w:numPr>
        <w:rPr>
          <w:sz w:val="24"/>
          <w:szCs w:val="24"/>
          <w:lang w:val="en-US"/>
        </w:rPr>
      </w:pPr>
      <w:r>
        <w:rPr>
          <w:sz w:val="24"/>
          <w:szCs w:val="24"/>
          <w:lang w:val="en-US"/>
        </w:rPr>
        <w:t>They have catalytic properties. The catalytic properties of transition metals are due to:</w:t>
      </w:r>
    </w:p>
    <w:p>
      <w:pPr>
        <w:pStyle w:val="style0"/>
        <w:rPr>
          <w:i/>
          <w:iCs/>
          <w:sz w:val="24"/>
          <w:szCs w:val="24"/>
          <w:lang w:val="en-US"/>
        </w:rPr>
      </w:pPr>
      <w:r>
        <w:rPr>
          <w:i/>
          <w:iCs/>
          <w:sz w:val="24"/>
          <w:szCs w:val="24"/>
          <w:lang w:val="en-US"/>
        </w:rPr>
        <w:t>1. Utilisation of both 4s and 3d electrons in bonding.</w:t>
      </w:r>
    </w:p>
    <w:p>
      <w:pPr>
        <w:pStyle w:val="style0"/>
        <w:rPr>
          <w:i/>
          <w:iCs/>
          <w:sz w:val="24"/>
          <w:szCs w:val="24"/>
          <w:lang w:val="en-US"/>
        </w:rPr>
      </w:pPr>
      <w:r>
        <w:rPr>
          <w:i/>
          <w:iCs/>
          <w:sz w:val="24"/>
          <w:szCs w:val="24"/>
          <w:lang w:val="en-US"/>
        </w:rPr>
        <w:t>2. Variable oxidation states.</w:t>
      </w:r>
    </w:p>
    <w:p>
      <w:pPr>
        <w:pStyle w:val="style179"/>
        <w:numPr>
          <w:ilvl w:val="0"/>
          <w:numId w:val="130"/>
        </w:numPr>
        <w:rPr>
          <w:sz w:val="24"/>
          <w:szCs w:val="24"/>
          <w:lang w:val="en-US"/>
        </w:rPr>
      </w:pPr>
      <w:r>
        <w:rPr>
          <w:sz w:val="24"/>
          <w:szCs w:val="24"/>
          <w:lang w:val="en-US"/>
        </w:rPr>
        <w:t>Formation of coloured compounds: The colour is associated with incomplete electron shells and the ability to promote an electron from one energy level to another. The d electrons are promoted to a higher energy level within the d shell. Exactly the right amount of energy to do this is obtained by absorbing light of a particular wavelength.</w:t>
      </w:r>
    </w:p>
    <w:p>
      <w:pPr>
        <w:pStyle w:val="style0"/>
        <w:rPr>
          <w:sz w:val="24"/>
          <w:szCs w:val="24"/>
          <w:lang w:val="en-US"/>
        </w:rPr>
      </w:pPr>
    </w:p>
    <w:p>
      <w:pPr>
        <w:pStyle w:val="style0"/>
        <w:rPr>
          <w:b/>
          <w:bCs/>
          <w:sz w:val="24"/>
          <w:szCs w:val="24"/>
          <w:lang w:val="en-US"/>
        </w:rPr>
      </w:pPr>
      <w:r>
        <w:rPr>
          <w:b/>
          <w:bCs/>
          <w:sz w:val="24"/>
          <w:szCs w:val="24"/>
          <w:lang w:val="en-US"/>
        </w:rPr>
        <w:t>IMPORTANCE OF TRANSITION METALS</w:t>
      </w:r>
    </w:p>
    <w:p>
      <w:pPr>
        <w:pStyle w:val="style0"/>
        <w:rPr>
          <w:sz w:val="24"/>
          <w:szCs w:val="24"/>
          <w:lang w:val="en-US"/>
        </w:rPr>
      </w:pPr>
      <w:r>
        <w:rPr>
          <w:sz w:val="24"/>
          <w:szCs w:val="24"/>
          <w:lang w:val="en-US"/>
        </w:rPr>
        <w:t>Some of the transition elements are important to the biochemistry of life.The most familiar examples being iron and cobalt. Iron can be seen as the most common and important transition metal that has many function in living systems; oxygen transport and electron transfer reactions just to cite two of them.Cobalt is present in the vitamin B12, which is essential in humans, Vanadium is present in high concentrations in blood cells of some fish. Example of the central roles that transition metal play in the human, animal and plants are endless.</w:t>
      </w:r>
    </w:p>
    <w:p>
      <w:pPr>
        <w:pStyle w:val="style0"/>
        <w:rPr>
          <w:sz w:val="24"/>
          <w:szCs w:val="24"/>
          <w:lang w:val="en-US"/>
        </w:rPr>
      </w:pPr>
      <w:r>
        <w:rPr>
          <w:sz w:val="24"/>
          <w:szCs w:val="24"/>
          <w:lang w:val="en-US"/>
        </w:rPr>
        <w:t>A car is made of transition metals. The body shell is made of mild steel, which is iron with a little carbon. The steel also contains traces of manganese, to improve its quality and strength. At times the steel shell is galvanize(coated zinc),to protect the steel from rusting. Car paints are often made using transition compounds, examples; white paint may contain titanium dioxide, and red and yellow paints may contain cadmium sulphide. The headlamp reflector is usually chromium plated. The light bulb contains tungsten in the coiled filament(it retains its strength when white hot, and is long-lasting). The bearings in the gear box are layered with an inner lining of relatively soft bearing alloy containing metals such as copper, tin and lead.the main body of spark plug is made of iron. Suspension springs are made of steel with a high percentage of carbon in it,hardened and heat-treated to give increased strength.</w:t>
      </w:r>
    </w:p>
    <w:p>
      <w:pPr>
        <w:pStyle w:val="style0"/>
        <w:rPr>
          <w:sz w:val="24"/>
          <w:szCs w:val="24"/>
          <w:lang w:val="en-US"/>
        </w:rPr>
      </w:pPr>
      <w:r>
        <w:rPr>
          <w:sz w:val="24"/>
          <w:szCs w:val="24"/>
          <w:lang w:val="en-US"/>
        </w:rPr>
        <w:t>Many of the elements are technologically important: titanium, iron, nickel, and copper, for example, are used in almost any electrical technology component. The transition elements form many useful alloys with one another and with other metallic elements. Finally, most of these elements dissolve in mineral acids, although a few, such as platinum, silver, and gold, are called “noble”—that is, are unaffected by simple (non oxidizing) acids.</w:t>
      </w:r>
    </w:p>
    <w:p>
      <w:pPr>
        <w:pStyle w:val="style0"/>
        <w:rPr>
          <w:b/>
          <w:bCs/>
          <w:caps/>
          <w:smallCaps w:val="false"/>
          <w:sz w:val="24"/>
          <w:szCs w:val="24"/>
          <w:lang w:val="en-US"/>
        </w:rPr>
      </w:pPr>
    </w:p>
    <w:p>
      <w:pPr>
        <w:pStyle w:val="style0"/>
        <w:rPr>
          <w:b/>
          <w:bCs/>
          <w:caps/>
          <w:smallCaps w:val="false"/>
          <w:sz w:val="24"/>
          <w:szCs w:val="24"/>
          <w:lang w:val="en-US"/>
        </w:rPr>
      </w:pPr>
      <w:r>
        <w:rPr>
          <w:b/>
          <w:bCs/>
          <w:caps/>
          <w:smallCaps w:val="false"/>
          <w:sz w:val="24"/>
          <w:szCs w:val="24"/>
          <w:lang w:val="en-US"/>
        </w:rPr>
        <w:t>Classification of transition metals</w:t>
      </w:r>
    </w:p>
    <w:p>
      <w:pPr>
        <w:pStyle w:val="style0"/>
        <w:rPr>
          <w:sz w:val="24"/>
          <w:szCs w:val="24"/>
          <w:lang w:val="en-US"/>
        </w:rPr>
      </w:pPr>
      <w:r>
        <w:rPr>
          <w:sz w:val="24"/>
          <w:szCs w:val="24"/>
          <w:lang w:val="en-US"/>
        </w:rPr>
        <w:t>The transition elements may be classified based on the electronic structures of their atoms into three main transition series: the first, second, and third transition series, and two inner transition series, called the lanthanoids and the actinoids. These three main transition series are included in the set of 30 elements often called the d-block transition elements.</w:t>
      </w:r>
    </w:p>
    <w:p>
      <w:pPr>
        <w:pStyle w:val="style0"/>
        <w:rPr>
          <w:sz w:val="24"/>
          <w:szCs w:val="24"/>
          <w:lang w:val="en-US"/>
        </w:rPr>
      </w:pPr>
      <w:r>
        <w:rPr>
          <w:sz w:val="24"/>
          <w:szCs w:val="24"/>
          <w:lang w:val="en-US"/>
        </w:rPr>
        <w:t>The elements of the second and third rows of the Periodic Table show gradual changes in properties across the table from left to right. What happen is that the electrons in the outer shells of the atoms have little shielding which results in an increase in effective nuclear charge due to the addition of protons in the nucleus.  This trend continues until one reaches Calcium. Consequently, the effects on atomic properties are: smaller atomic radius, increased first ionization energy, enhanced electronegativity and more nonmetallic character.  After the Calcium, this trend stops and the next ten elements belong to the first transition series and they are remarkably similar in their physical and chemical properties. Elements of first transition are more reactive than the elements of second and third.</w:t>
      </w:r>
    </w:p>
    <w:p>
      <w:pPr>
        <w:pStyle w:val="style0"/>
        <w:rPr>
          <w:sz w:val="24"/>
          <w:szCs w:val="24"/>
          <w:lang w:val="en-US"/>
        </w:rPr>
      </w:pPr>
      <w:r>
        <w:rPr>
          <w:sz w:val="24"/>
          <w:szCs w:val="24"/>
          <w:lang w:val="en-US"/>
        </w:rPr>
        <w:t>This general similarity in properties is due to their relatively small difference in effective nuclear charge over the series. This occurs because each additional electron enters the penultimate 3d shell and proves an effective shield between the nucleus and the outer 4s shell.</w:t>
      </w:r>
    </w:p>
    <w:p>
      <w:pPr>
        <w:pStyle w:val="style0"/>
        <w:rPr>
          <w:sz w:val="24"/>
          <w:szCs w:val="24"/>
          <w:lang w:val="en-US"/>
        </w:rPr>
      </w:pPr>
    </w:p>
    <w:p>
      <w:pPr>
        <w:pStyle w:val="style0"/>
        <w:rPr>
          <w:sz w:val="24"/>
          <w:szCs w:val="24"/>
          <w:lang w:val="en-US"/>
        </w:rPr>
      </w:pPr>
    </w:p>
    <w:p>
      <w:pPr>
        <w:pStyle w:val="style0"/>
        <w:rPr>
          <w:b/>
          <w:bCs/>
          <w:sz w:val="24"/>
          <w:szCs w:val="24"/>
        </w:rPr>
      </w:pPr>
      <w:r>
        <w:rPr>
          <w:b/>
          <w:bCs/>
          <w:sz w:val="24"/>
          <w:szCs w:val="24"/>
          <w:lang w:val="en-US"/>
        </w:rPr>
        <w:t>THE EXTRACTION OF IRON</w:t>
      </w:r>
    </w:p>
    <w:p>
      <w:pPr>
        <w:pStyle w:val="style0"/>
        <w:rPr>
          <w:b/>
          <w:bCs/>
          <w:sz w:val="24"/>
          <w:szCs w:val="24"/>
        </w:rPr>
      </w:pPr>
      <w:r>
        <w:rPr>
          <w:b/>
          <w:bCs/>
          <w:sz w:val="24"/>
          <w:szCs w:val="24"/>
          <w:lang w:val="en-US"/>
        </w:rPr>
        <w:t>Raw Materials:</w:t>
      </w:r>
    </w:p>
    <w:p>
      <w:pPr>
        <w:pStyle w:val="style0"/>
        <w:rPr>
          <w:sz w:val="24"/>
          <w:szCs w:val="24"/>
        </w:rPr>
      </w:pPr>
      <w:r>
        <w:rPr>
          <w:b w:val="false"/>
          <w:bCs w:val="false"/>
          <w:sz w:val="24"/>
          <w:szCs w:val="24"/>
          <w:lang w:val="en-US"/>
        </w:rPr>
        <w:t>Iron Ore e.g. haemat</w:t>
      </w:r>
      <w:r>
        <w:rPr>
          <w:sz w:val="24"/>
          <w:szCs w:val="24"/>
          <w:lang w:val="en-US"/>
        </w:rPr>
        <w:t>ite ore (iron(III) oxide) - Fe</w:t>
      </w:r>
      <w:r>
        <w:rPr>
          <w:sz w:val="24"/>
          <w:szCs w:val="24"/>
          <w:vertAlign w:val="subscript"/>
          <w:lang w:val="en-US"/>
        </w:rPr>
        <w:t>2</w:t>
      </w:r>
      <w:r>
        <w:rPr>
          <w:sz w:val="24"/>
          <w:szCs w:val="24"/>
          <w:lang w:val="en-US"/>
        </w:rPr>
        <w:t>O</w:t>
      </w:r>
      <w:r>
        <w:rPr>
          <w:b w:val="false"/>
          <w:bCs w:val="false"/>
          <w:sz w:val="24"/>
          <w:szCs w:val="24"/>
          <w:vertAlign w:val="subscript"/>
          <w:lang w:val="en-US"/>
        </w:rPr>
        <w:t>3</w:t>
      </w:r>
      <w:r>
        <w:rPr>
          <w:sz w:val="24"/>
          <w:szCs w:val="24"/>
          <w:lang w:val="en-US"/>
        </w:rPr>
        <w:t xml:space="preserve">  the source of iron or magnetite ore (Fe</w:t>
      </w:r>
      <w:r>
        <w:rPr>
          <w:sz w:val="24"/>
          <w:szCs w:val="24"/>
          <w:vertAlign w:val="subscript"/>
          <w:lang w:val="en-US"/>
        </w:rPr>
        <w:t>3</w:t>
      </w:r>
      <w:r>
        <w:rPr>
          <w:sz w:val="24"/>
          <w:szCs w:val="24"/>
          <w:lang w:val="en-US"/>
        </w:rPr>
        <w:t>O</w:t>
      </w:r>
      <w:r>
        <w:rPr>
          <w:sz w:val="24"/>
          <w:szCs w:val="24"/>
          <w:vertAlign w:val="subscript"/>
          <w:lang w:val="en-US"/>
        </w:rPr>
        <w:t>4</w:t>
      </w:r>
      <w:r>
        <w:rPr>
          <w:sz w:val="24"/>
          <w:szCs w:val="24"/>
          <w:lang w:val="en-US"/>
        </w:rPr>
        <w:t>), coke (carbon, C), both fuel and reducing agent, hot air (for the oxygen in it) to burn the coke, limestone (calcium carbonate) - CaCO</w:t>
      </w:r>
      <w:r>
        <w:rPr>
          <w:sz w:val="24"/>
          <w:szCs w:val="24"/>
          <w:vertAlign w:val="subscript"/>
          <w:lang w:val="en-US"/>
        </w:rPr>
        <w:t>3</w:t>
      </w:r>
      <w:r>
        <w:rPr>
          <w:sz w:val="24"/>
          <w:szCs w:val="24"/>
          <w:lang w:val="en-US"/>
        </w:rPr>
        <w:t xml:space="preserve"> to remove certain impurities like silica.</w:t>
      </w:r>
    </w:p>
    <w:p>
      <w:pPr>
        <w:pStyle w:val="style0"/>
        <w:rPr>
          <w:sz w:val="24"/>
          <w:szCs w:val="24"/>
        </w:rPr>
      </w:pPr>
      <w:r>
        <w:rPr>
          <w:sz w:val="24"/>
          <w:szCs w:val="24"/>
          <w:lang w:val="en-US"/>
        </w:rPr>
        <w:t xml:space="preserve">Iron ore is used to make iron and steel eg haematite and magnetite. Iron is produced (extracted) in a blast furnace by reducing iron oxides with carbon and it is the carbon that removes the oxygen from the iron oxides – the carbon is known as the </w:t>
      </w:r>
      <w:r>
        <w:rPr>
          <w:b/>
          <w:bCs/>
          <w:sz w:val="24"/>
          <w:szCs w:val="24"/>
          <w:lang w:val="en-US"/>
        </w:rPr>
        <w:t>reducing agent.</w:t>
      </w:r>
      <w:r>
        <w:rPr>
          <w:sz w:val="24"/>
          <w:szCs w:val="24"/>
          <w:lang w:val="en-US"/>
        </w:rPr>
        <w:t xml:space="preserve"> Coke is a cheap and readily made reducing agent.</w:t>
      </w:r>
    </w:p>
    <w:p>
      <w:pPr>
        <w:pStyle w:val="style0"/>
        <w:rPr>
          <w:sz w:val="24"/>
          <w:szCs w:val="24"/>
        </w:rPr>
      </w:pPr>
      <w:r>
        <w:rPr>
          <w:sz w:val="24"/>
          <w:szCs w:val="24"/>
          <w:lang w:val="en-US"/>
        </w:rPr>
        <w:t>Iron is not a very reactive metal, so, because its position in the reactivity series of metals, iron can be extracted using carbon in a blast furnace because iron is below carbon (iron is less reactive than carbon). Therefore, iron can be displaced from its  its oxides, by heating with the theoretically 'more reactive' carbon in a sort of displacement reaction. Examples of rich or high quality ores are haematite Fe</w:t>
      </w:r>
      <w:r>
        <w:rPr>
          <w:sz w:val="24"/>
          <w:szCs w:val="24"/>
          <w:vertAlign w:val="subscript"/>
          <w:lang w:val="en-US"/>
        </w:rPr>
        <w:t>2</w:t>
      </w:r>
      <w:r>
        <w:rPr>
          <w:sz w:val="24"/>
          <w:szCs w:val="24"/>
          <w:lang w:val="en-US"/>
        </w:rPr>
        <w:t>O</w:t>
      </w:r>
      <w:r>
        <w:rPr>
          <w:sz w:val="24"/>
          <w:szCs w:val="24"/>
          <w:vertAlign w:val="subscript"/>
          <w:lang w:val="en-US"/>
        </w:rPr>
        <w:t>3</w:t>
      </w:r>
      <w:r>
        <w:rPr>
          <w:sz w:val="24"/>
          <w:szCs w:val="24"/>
          <w:lang w:val="en-US"/>
        </w:rPr>
        <w:t xml:space="preserve"> and magnetite  Fe</w:t>
      </w:r>
      <w:r>
        <w:rPr>
          <w:sz w:val="24"/>
          <w:szCs w:val="24"/>
          <w:vertAlign w:val="subscript"/>
          <w:lang w:val="en-US"/>
        </w:rPr>
        <w:t>3</w:t>
      </w:r>
      <w:r>
        <w:rPr>
          <w:sz w:val="24"/>
          <w:szCs w:val="24"/>
          <w:lang w:val="en-US"/>
        </w:rPr>
        <w:t>O</w:t>
      </w:r>
      <w:r>
        <w:rPr>
          <w:sz w:val="24"/>
          <w:szCs w:val="24"/>
          <w:vertAlign w:val="subscript"/>
          <w:lang w:val="en-US"/>
        </w:rPr>
        <w:t>4</w:t>
      </w:r>
      <w:r>
        <w:rPr>
          <w:sz w:val="24"/>
          <w:szCs w:val="24"/>
          <w:lang w:val="en-US"/>
        </w:rPr>
        <w:t>.</w:t>
      </w:r>
    </w:p>
    <w:p>
      <w:pPr>
        <w:pStyle w:val="style0"/>
        <w:rPr>
          <w:sz w:val="24"/>
          <w:szCs w:val="24"/>
        </w:rPr>
      </w:pPr>
      <w:r>
        <w:rPr>
          <w:sz w:val="24"/>
          <w:szCs w:val="24"/>
          <w:lang w:val="en-US"/>
        </w:rPr>
        <w:t>A solid mixture of magnetite/haematite ore, coke and limestone is continuously fed into the top of the blast furnace.</w:t>
      </w:r>
    </w:p>
    <w:p>
      <w:pPr>
        <w:pStyle w:val="style0"/>
        <w:rPr>
          <w:b/>
          <w:bCs/>
          <w:caps/>
          <w:smallCaps w:val="false"/>
          <w:sz w:val="24"/>
          <w:szCs w:val="24"/>
        </w:rPr>
      </w:pPr>
      <w:r>
        <w:rPr>
          <w:b/>
          <w:bCs/>
          <w:caps/>
          <w:smallCaps w:val="false"/>
          <w:sz w:val="24"/>
          <w:szCs w:val="24"/>
          <w:lang w:val="en-US"/>
        </w:rPr>
        <w:t>The double role and function of coke (carbon)</w:t>
      </w:r>
    </w:p>
    <w:p>
      <w:pPr>
        <w:pStyle w:val="style0"/>
        <w:rPr>
          <w:sz w:val="24"/>
          <w:szCs w:val="24"/>
        </w:rPr>
      </w:pPr>
      <w:r>
        <w:rPr>
          <w:b/>
          <w:bCs/>
          <w:sz w:val="24"/>
          <w:szCs w:val="24"/>
          <w:lang w:val="en-US"/>
        </w:rPr>
        <w:t>1. Coke function as a fuel .</w:t>
      </w:r>
      <w:r>
        <w:rPr>
          <w:sz w:val="24"/>
          <w:szCs w:val="24"/>
          <w:lang w:val="en-US"/>
        </w:rPr>
        <w:t xml:space="preserve">The coke is ignited at the base and hot air blown in to burn the coke (carbon) to form carbon dioxide in an oxidation reaction (C gains O). The heat energy is needed from this very exothermic reaction to raise the temperature of the blast furnace to over 1000oC to effect the ore reduction. The furnace contents must be he </w:t>
      </w:r>
    </w:p>
    <w:p>
      <w:pPr>
        <w:pStyle w:val="style0"/>
        <w:rPr>
          <w:sz w:val="24"/>
          <w:szCs w:val="24"/>
        </w:rPr>
      </w:pPr>
      <w:r>
        <w:rPr>
          <w:sz w:val="24"/>
          <w:szCs w:val="24"/>
          <w:lang w:val="en-US"/>
        </w:rPr>
        <w:t>carbon + oxygen ==&gt; carbon dioxide</w:t>
      </w:r>
    </w:p>
    <w:p>
      <w:pPr>
        <w:pStyle w:val="style0"/>
        <w:rPr>
          <w:sz w:val="24"/>
          <w:szCs w:val="24"/>
        </w:rPr>
      </w:pPr>
      <w:r>
        <w:rPr>
          <w:sz w:val="24"/>
          <w:szCs w:val="24"/>
          <w:lang w:val="en-US"/>
        </w:rPr>
        <w:t>C + O</w:t>
      </w:r>
      <w:r>
        <w:rPr>
          <w:sz w:val="24"/>
          <w:szCs w:val="24"/>
          <w:vertAlign w:val="subscript"/>
          <w:lang w:val="en-US"/>
        </w:rPr>
        <w:t xml:space="preserve">2 </w:t>
      </w:r>
      <w:r>
        <w:rPr>
          <w:sz w:val="24"/>
          <w:szCs w:val="24"/>
          <w:lang w:val="en-US"/>
        </w:rPr>
        <w:t>==&gt; CO</w:t>
      </w:r>
      <w:r>
        <w:rPr>
          <w:sz w:val="24"/>
          <w:szCs w:val="24"/>
          <w:vertAlign w:val="subscript"/>
          <w:lang w:val="en-US"/>
        </w:rPr>
        <w:t>2</w:t>
      </w:r>
    </w:p>
    <w:p>
      <w:pPr>
        <w:pStyle w:val="style0"/>
        <w:rPr>
          <w:b/>
          <w:bCs/>
          <w:sz w:val="24"/>
          <w:szCs w:val="24"/>
        </w:rPr>
      </w:pPr>
      <w:r>
        <w:rPr>
          <w:sz w:val="24"/>
          <w:szCs w:val="24"/>
          <w:lang w:val="en-US"/>
        </w:rPr>
        <w:t>C(s) + O</w:t>
      </w:r>
      <w:r>
        <w:rPr>
          <w:sz w:val="24"/>
          <w:szCs w:val="24"/>
          <w:vertAlign w:val="subscript"/>
          <w:lang w:val="en-US"/>
        </w:rPr>
        <w:t>2(g</w:t>
      </w:r>
      <w:r>
        <w:rPr>
          <w:sz w:val="24"/>
          <w:szCs w:val="24"/>
          <w:lang w:val="en-US"/>
        </w:rPr>
        <w:t>) ==&gt; CO</w:t>
      </w:r>
      <w:r>
        <w:rPr>
          <w:sz w:val="24"/>
          <w:szCs w:val="24"/>
          <w:vertAlign w:val="subscript"/>
          <w:lang w:val="en-US"/>
        </w:rPr>
        <w:t>2(g)</w:t>
      </w:r>
    </w:p>
    <w:p>
      <w:pPr>
        <w:pStyle w:val="style0"/>
        <w:rPr>
          <w:sz w:val="24"/>
          <w:szCs w:val="24"/>
        </w:rPr>
      </w:pPr>
      <w:r>
        <w:rPr>
          <w:b/>
          <w:bCs/>
          <w:sz w:val="24"/>
          <w:szCs w:val="24"/>
          <w:lang w:val="en-US"/>
        </w:rPr>
        <w:t>2. Coke function as a reducing agent.</w:t>
      </w:r>
      <w:r>
        <w:rPr>
          <w:sz w:val="24"/>
          <w:szCs w:val="24"/>
          <w:lang w:val="en-US"/>
        </w:rPr>
        <w:t xml:space="preserve"> At high temperatures the carbon dioxide formed, reacts with more coke (carbon) to form carbon monoxide </w:t>
      </w:r>
    </w:p>
    <w:p>
      <w:pPr>
        <w:pStyle w:val="style0"/>
        <w:rPr>
          <w:sz w:val="24"/>
          <w:szCs w:val="24"/>
        </w:rPr>
      </w:pPr>
      <w:r>
        <w:rPr>
          <w:sz w:val="24"/>
          <w:szCs w:val="24"/>
          <w:lang w:val="en-US"/>
        </w:rPr>
        <w:t>carbon dioxide + carbon ==&gt; carbon monoxide</w:t>
      </w:r>
    </w:p>
    <w:p>
      <w:pPr>
        <w:pStyle w:val="style0"/>
        <w:rPr>
          <w:sz w:val="24"/>
          <w:szCs w:val="24"/>
        </w:rPr>
      </w:pPr>
      <w:r>
        <w:rPr>
          <w:sz w:val="24"/>
          <w:szCs w:val="24"/>
          <w:lang w:val="en-US"/>
        </w:rPr>
        <w:t>CO</w:t>
      </w:r>
      <w:r>
        <w:rPr>
          <w:sz w:val="24"/>
          <w:szCs w:val="24"/>
          <w:vertAlign w:val="subscript"/>
          <w:lang w:val="en-US"/>
        </w:rPr>
        <w:t xml:space="preserve">2 </w:t>
      </w:r>
      <w:r>
        <w:rPr>
          <w:sz w:val="24"/>
          <w:szCs w:val="24"/>
          <w:lang w:val="en-US"/>
        </w:rPr>
        <w:t>+ C ==&gt; 2CO</w:t>
      </w:r>
    </w:p>
    <w:p>
      <w:pPr>
        <w:pStyle w:val="style0"/>
        <w:rPr>
          <w:sz w:val="24"/>
          <w:szCs w:val="24"/>
        </w:rPr>
      </w:pPr>
      <w:r>
        <w:rPr>
          <w:sz w:val="24"/>
          <w:szCs w:val="24"/>
          <w:lang w:val="en-US"/>
        </w:rPr>
        <w:t>CO</w:t>
      </w:r>
      <w:r>
        <w:rPr>
          <w:sz w:val="24"/>
          <w:szCs w:val="24"/>
          <w:vertAlign w:val="subscript"/>
          <w:lang w:val="en-US"/>
        </w:rPr>
        <w:t>2(g)</w:t>
      </w:r>
      <w:r>
        <w:rPr>
          <w:sz w:val="24"/>
          <w:szCs w:val="24"/>
          <w:lang w:val="en-US"/>
        </w:rPr>
        <w:t xml:space="preserve"> + C</w:t>
      </w:r>
      <w:r>
        <w:rPr>
          <w:sz w:val="24"/>
          <w:szCs w:val="24"/>
          <w:vertAlign w:val="subscript"/>
          <w:lang w:val="en-US"/>
        </w:rPr>
        <w:t>(s)</w:t>
      </w:r>
      <w:r>
        <w:rPr>
          <w:sz w:val="24"/>
          <w:szCs w:val="24"/>
          <w:lang w:val="en-US"/>
        </w:rPr>
        <w:t xml:space="preserve"> ==&gt; 2CO</w:t>
      </w:r>
      <w:r>
        <w:rPr>
          <w:sz w:val="24"/>
          <w:szCs w:val="24"/>
          <w:vertAlign w:val="subscript"/>
          <w:lang w:val="en-US"/>
        </w:rPr>
        <w:t>(g)</w:t>
      </w:r>
    </w:p>
    <w:p>
      <w:pPr>
        <w:pStyle w:val="style0"/>
        <w:rPr>
          <w:sz w:val="24"/>
          <w:szCs w:val="24"/>
        </w:rPr>
      </w:pPr>
      <w:r>
        <w:rPr>
          <w:sz w:val="24"/>
          <w:szCs w:val="24"/>
          <w:lang w:val="en-US"/>
        </w:rPr>
        <w:t>Note: that carbon dioxide, CO</w:t>
      </w:r>
      <w:r>
        <w:rPr>
          <w:sz w:val="24"/>
          <w:szCs w:val="24"/>
          <w:vertAlign w:val="subscript"/>
          <w:lang w:val="en-US"/>
        </w:rPr>
        <w:t>2</w:t>
      </w:r>
      <w:r>
        <w:rPr>
          <w:sz w:val="24"/>
          <w:szCs w:val="24"/>
          <w:lang w:val="en-US"/>
        </w:rPr>
        <w:t>, is reduced by oxygen to the carbon, and the carbon is oxidised by oxygen to carbon dioxide.</w:t>
      </w:r>
    </w:p>
    <w:p>
      <w:pPr>
        <w:pStyle w:val="style0"/>
        <w:rPr>
          <w:sz w:val="24"/>
          <w:szCs w:val="24"/>
        </w:rPr>
      </w:pPr>
      <w:r>
        <w:rPr>
          <w:sz w:val="24"/>
          <w:szCs w:val="24"/>
          <w:lang w:val="en-US"/>
        </w:rPr>
        <w:t>The carbon monoxide is the molecule that actually removes the oxygen from the iron oxide ore.</w:t>
      </w:r>
    </w:p>
    <w:p>
      <w:pPr>
        <w:pStyle w:val="style0"/>
        <w:rPr>
          <w:sz w:val="24"/>
          <w:szCs w:val="24"/>
        </w:rPr>
      </w:pPr>
    </w:p>
    <w:p>
      <w:pPr>
        <w:pStyle w:val="style0"/>
        <w:rPr>
          <w:b/>
          <w:bCs/>
          <w:sz w:val="24"/>
          <w:szCs w:val="24"/>
        </w:rPr>
      </w:pPr>
      <w:r>
        <w:rPr>
          <w:b/>
          <w:bCs/>
          <w:sz w:val="24"/>
          <w:szCs w:val="24"/>
          <w:lang w:val="en-US"/>
        </w:rPr>
        <w:t>The role of limestone in the extraction of iron:</w:t>
      </w:r>
    </w:p>
    <w:p>
      <w:pPr>
        <w:pStyle w:val="style0"/>
        <w:rPr>
          <w:sz w:val="24"/>
          <w:szCs w:val="24"/>
        </w:rPr>
      </w:pPr>
      <w:r>
        <w:rPr>
          <w:sz w:val="24"/>
          <w:szCs w:val="24"/>
          <w:lang w:val="en-US"/>
        </w:rPr>
        <w:t>The original ore contains acidic mineral impurities such as silica (SiO2, silicon dioxide).</w:t>
      </w:r>
    </w:p>
    <w:p>
      <w:pPr>
        <w:pStyle w:val="style0"/>
        <w:rPr>
          <w:sz w:val="24"/>
          <w:szCs w:val="24"/>
        </w:rPr>
      </w:pPr>
      <w:r>
        <w:rPr>
          <w:sz w:val="24"/>
          <w:szCs w:val="24"/>
          <w:lang w:val="en-US"/>
        </w:rPr>
        <w:t xml:space="preserve">These react with the calcium carbonate (limestone) to form a molten slag, the main ingredient being calcium silicate. </w:t>
      </w:r>
    </w:p>
    <w:p>
      <w:pPr>
        <w:pStyle w:val="style0"/>
        <w:rPr>
          <w:sz w:val="24"/>
          <w:szCs w:val="24"/>
        </w:rPr>
      </w:pPr>
      <w:r>
        <w:rPr>
          <w:sz w:val="24"/>
          <w:szCs w:val="24"/>
          <w:lang w:val="en-US"/>
        </w:rPr>
        <w:t>There are two ways to show the formation of the waste slag, which is mainly calcium silicate.</w:t>
      </w:r>
    </w:p>
    <w:p>
      <w:pPr>
        <w:pStyle w:val="style0"/>
        <w:rPr>
          <w:sz w:val="24"/>
          <w:szCs w:val="24"/>
        </w:rPr>
      </w:pPr>
      <w:r>
        <w:rPr>
          <w:sz w:val="24"/>
          <w:szCs w:val="24"/>
          <w:lang w:val="en-US"/>
        </w:rPr>
        <w:t>calcium carbonate + silica ==&gt; calcium silicate + carbon dioxide</w:t>
      </w:r>
    </w:p>
    <w:p>
      <w:pPr>
        <w:pStyle w:val="style0"/>
        <w:rPr>
          <w:sz w:val="24"/>
          <w:szCs w:val="24"/>
        </w:rPr>
      </w:pPr>
      <w:r>
        <w:rPr>
          <w:sz w:val="24"/>
          <w:szCs w:val="24"/>
          <w:lang w:val="en-US"/>
        </w:rPr>
        <w:t>CaCO</w:t>
      </w:r>
      <w:r>
        <w:rPr>
          <w:sz w:val="24"/>
          <w:szCs w:val="24"/>
          <w:vertAlign w:val="subscript"/>
          <w:lang w:val="en-US"/>
        </w:rPr>
        <w:t>3</w:t>
      </w:r>
      <w:r>
        <w:rPr>
          <w:sz w:val="24"/>
          <w:szCs w:val="24"/>
          <w:lang w:val="en-US"/>
        </w:rPr>
        <w:t xml:space="preserve"> + SiO</w:t>
      </w:r>
      <w:r>
        <w:rPr>
          <w:sz w:val="24"/>
          <w:szCs w:val="24"/>
          <w:vertAlign w:val="subscript"/>
          <w:lang w:val="en-US"/>
        </w:rPr>
        <w:t>2</w:t>
      </w:r>
      <w:r>
        <w:rPr>
          <w:sz w:val="24"/>
          <w:szCs w:val="24"/>
          <w:lang w:val="en-US"/>
        </w:rPr>
        <w:t xml:space="preserve"> ==&gt; CaSiO</w:t>
      </w:r>
      <w:r>
        <w:rPr>
          <w:sz w:val="24"/>
          <w:szCs w:val="24"/>
          <w:vertAlign w:val="subscript"/>
          <w:lang w:val="en-US"/>
        </w:rPr>
        <w:t>3</w:t>
      </w:r>
      <w:r>
        <w:rPr>
          <w:sz w:val="24"/>
          <w:szCs w:val="24"/>
          <w:lang w:val="en-US"/>
        </w:rPr>
        <w:t xml:space="preserve"> + CO</w:t>
      </w:r>
      <w:r>
        <w:rPr>
          <w:sz w:val="24"/>
          <w:szCs w:val="24"/>
          <w:vertAlign w:val="subscript"/>
          <w:lang w:val="en-US"/>
        </w:rPr>
        <w:t>2</w:t>
      </w:r>
    </w:p>
    <w:p>
      <w:pPr>
        <w:pStyle w:val="style0"/>
        <w:rPr>
          <w:sz w:val="24"/>
          <w:szCs w:val="24"/>
        </w:rPr>
      </w:pPr>
      <w:r>
        <w:rPr>
          <w:sz w:val="24"/>
          <w:szCs w:val="24"/>
          <w:lang w:val="en-US"/>
        </w:rPr>
        <w:t>Reaction (i) is a sort of displacement reaction i.e. the less volatile high melting/boiling silicon dioxide (silica) displaces the more volatile gaseous carbon dioxide.</w:t>
      </w:r>
    </w:p>
    <w:p>
      <w:pPr>
        <w:pStyle w:val="style0"/>
        <w:rPr>
          <w:sz w:val="24"/>
          <w:szCs w:val="24"/>
        </w:rPr>
      </w:pPr>
      <w:r>
        <w:rPr>
          <w:sz w:val="24"/>
          <w:szCs w:val="24"/>
          <w:lang w:val="en-US"/>
        </w:rPr>
        <w:t xml:space="preserve">However, this is sometimes shown in two stages, i.e. reactions (ii) and (iii): </w:t>
      </w:r>
    </w:p>
    <w:p>
      <w:pPr>
        <w:pStyle w:val="style0"/>
        <w:rPr>
          <w:sz w:val="24"/>
          <w:szCs w:val="24"/>
        </w:rPr>
      </w:pPr>
      <w:r>
        <w:rPr>
          <w:sz w:val="24"/>
          <w:szCs w:val="24"/>
          <w:lang w:val="en-US"/>
        </w:rPr>
        <w:t>(ii) CaCO</w:t>
      </w:r>
      <w:r>
        <w:rPr>
          <w:sz w:val="24"/>
          <w:szCs w:val="24"/>
          <w:vertAlign w:val="subscript"/>
          <w:lang w:val="en-US"/>
        </w:rPr>
        <w:t xml:space="preserve">3 </w:t>
      </w:r>
      <w:r>
        <w:rPr>
          <w:sz w:val="24"/>
          <w:szCs w:val="24"/>
          <w:lang w:val="en-US"/>
        </w:rPr>
        <w:t>==&gt; CaO + CO</w:t>
      </w:r>
      <w:r>
        <w:rPr>
          <w:sz w:val="24"/>
          <w:szCs w:val="24"/>
          <w:vertAlign w:val="subscript"/>
          <w:lang w:val="en-US"/>
        </w:rPr>
        <w:t>2</w:t>
      </w:r>
    </w:p>
    <w:p>
      <w:pPr>
        <w:pStyle w:val="style0"/>
        <w:rPr>
          <w:sz w:val="24"/>
          <w:szCs w:val="24"/>
        </w:rPr>
      </w:pPr>
      <w:r>
        <w:rPr>
          <w:sz w:val="24"/>
          <w:szCs w:val="24"/>
          <w:lang w:val="en-US"/>
        </w:rPr>
        <w:t>(iii) CaO + SiO</w:t>
      </w:r>
      <w:r>
        <w:rPr>
          <w:sz w:val="24"/>
          <w:szCs w:val="24"/>
          <w:vertAlign w:val="subscript"/>
          <w:lang w:val="en-US"/>
        </w:rPr>
        <w:t xml:space="preserve">2 </w:t>
      </w:r>
      <w:r>
        <w:rPr>
          <w:sz w:val="24"/>
          <w:szCs w:val="24"/>
          <w:lang w:val="en-US"/>
        </w:rPr>
        <w:t>==&gt; CaSiO</w:t>
      </w:r>
      <w:r>
        <w:rPr>
          <w:sz w:val="24"/>
          <w:szCs w:val="24"/>
          <w:vertAlign w:val="subscript"/>
          <w:lang w:val="en-US"/>
        </w:rPr>
        <w:t>3</w:t>
      </w:r>
    </w:p>
    <w:p>
      <w:pPr>
        <w:pStyle w:val="style0"/>
        <w:rPr>
          <w:sz w:val="24"/>
          <w:szCs w:val="24"/>
        </w:rPr>
      </w:pPr>
      <w:r>
        <w:rPr>
          <w:sz w:val="24"/>
          <w:szCs w:val="24"/>
          <w:lang w:val="en-US"/>
        </w:rPr>
        <w:t>(ii) is the thermal(heat) decomposition of calcium carbonate into calcium oxide and carbon dioxide, and the reaction needs a high temperature of over 900oC, but that's no problem in the blast furnace.</w:t>
      </w:r>
    </w:p>
    <w:p>
      <w:pPr>
        <w:pStyle w:val="style0"/>
        <w:rPr>
          <w:sz w:val="24"/>
          <w:szCs w:val="24"/>
        </w:rPr>
      </w:pPr>
      <w:r>
        <w:rPr>
          <w:sz w:val="24"/>
          <w:szCs w:val="24"/>
          <w:lang w:val="en-US"/>
        </w:rPr>
        <w:t>(iii) is the combination of the basic calcium oxide and the acidic silicon dioxide to form calcium silicate.</w:t>
      </w:r>
    </w:p>
    <w:p>
      <w:pPr>
        <w:pStyle w:val="style0"/>
        <w:rPr>
          <w:sz w:val="24"/>
          <w:szCs w:val="24"/>
        </w:rPr>
      </w:pPr>
      <w:r>
        <w:rPr>
          <w:sz w:val="24"/>
          <w:szCs w:val="24"/>
          <w:lang w:val="en-US"/>
        </w:rPr>
        <w:t>The molten slag forms a layer above the more dense molten iron and they can be both separately, and regularly, drained away. The iron is cooled and cast into pig iron OR transferred directly to a steel producing furnace.</w:t>
      </w:r>
    </w:p>
    <w:p>
      <w:pPr>
        <w:pStyle w:val="style0"/>
        <w:rPr>
          <w:sz w:val="24"/>
          <w:szCs w:val="24"/>
        </w:rPr>
      </w:pPr>
      <w:r>
        <w:rPr>
          <w:sz w:val="24"/>
          <w:szCs w:val="24"/>
          <w:lang w:val="en-US"/>
        </w:rPr>
        <w:t>The waste gases and dust from the blast furnace must be appropriately treated to avoid polluting the environment.</w:t>
      </w:r>
    </w:p>
    <w:p>
      <w:pPr>
        <w:pStyle w:val="style0"/>
        <w:rPr>
          <w:sz w:val="24"/>
          <w:szCs w:val="24"/>
        </w:rPr>
      </w:pPr>
      <w:r>
        <w:rPr>
          <w:sz w:val="24"/>
          <w:szCs w:val="24"/>
          <w:lang w:val="en-US"/>
        </w:rPr>
        <w:t>The highly toxic carbon monoxide can actually be burnt to provide a source of heat energy, and in the exothermic reaction it is converted into relatively harmless carbon dioxide.</w:t>
      </w:r>
    </w:p>
    <w:p>
      <w:pPr>
        <w:pStyle w:val="style0"/>
        <w:rPr>
          <w:sz w:val="24"/>
          <w:szCs w:val="24"/>
        </w:rPr>
      </w:pPr>
      <w:r>
        <w:rPr>
          <w:sz w:val="24"/>
          <w:szCs w:val="24"/>
          <w:lang w:val="en-US"/>
        </w:rPr>
        <w:t>carbon monoxide + oxygen ==&gt; carbon dioxide</w:t>
      </w:r>
    </w:p>
    <w:p>
      <w:pPr>
        <w:pStyle w:val="style0"/>
        <w:rPr>
          <w:sz w:val="24"/>
          <w:szCs w:val="24"/>
        </w:rPr>
      </w:pPr>
      <w:r>
        <w:rPr>
          <w:sz w:val="24"/>
          <w:szCs w:val="24"/>
          <w:lang w:val="en-US"/>
        </w:rPr>
        <w:t>2CO + O2 ==&gt; 2CO</w:t>
      </w:r>
      <w:r>
        <w:rPr>
          <w:sz w:val="24"/>
          <w:szCs w:val="24"/>
          <w:vertAlign w:val="subscript"/>
          <w:lang w:val="en-US"/>
        </w:rPr>
        <w:t>2</w:t>
      </w:r>
    </w:p>
    <w:p>
      <w:pPr>
        <w:pStyle w:val="style0"/>
        <w:rPr>
          <w:sz w:val="24"/>
          <w:szCs w:val="24"/>
        </w:rPr>
      </w:pPr>
      <w:r>
        <w:rPr>
          <w:sz w:val="24"/>
          <w:szCs w:val="24"/>
          <w:lang w:val="en-US"/>
        </w:rPr>
        <w:t>2CO</w:t>
      </w:r>
      <w:r>
        <w:rPr>
          <w:sz w:val="24"/>
          <w:szCs w:val="24"/>
          <w:vertAlign w:val="subscript"/>
          <w:lang w:val="en-US"/>
        </w:rPr>
        <w:t xml:space="preserve">(g) </w:t>
      </w:r>
      <w:r>
        <w:rPr>
          <w:sz w:val="24"/>
          <w:szCs w:val="24"/>
          <w:lang w:val="en-US"/>
        </w:rPr>
        <w:t>+ O</w:t>
      </w:r>
      <w:r>
        <w:rPr>
          <w:sz w:val="24"/>
          <w:szCs w:val="24"/>
          <w:vertAlign w:val="subscript"/>
          <w:lang w:val="en-US"/>
        </w:rPr>
        <w:t>2(g)</w:t>
      </w:r>
      <w:r>
        <w:rPr>
          <w:sz w:val="24"/>
          <w:szCs w:val="24"/>
          <w:lang w:val="en-US"/>
        </w:rPr>
        <w:t xml:space="preserve"> ==&gt; 2CO</w:t>
      </w:r>
      <w:r>
        <w:rPr>
          <w:sz w:val="24"/>
          <w:szCs w:val="24"/>
          <w:vertAlign w:val="subscript"/>
          <w:lang w:val="en-US"/>
        </w:rPr>
        <w:t>2(g)</w:t>
      </w:r>
    </w:p>
    <w:p>
      <w:pPr>
        <w:pStyle w:val="style0"/>
        <w:rPr>
          <w:sz w:val="24"/>
          <w:szCs w:val="24"/>
        </w:rPr>
      </w:pPr>
      <w:r>
        <w:rPr>
          <w:sz w:val="24"/>
          <w:szCs w:val="24"/>
          <w:lang w:val="en-US"/>
        </w:rPr>
        <w:t>Acidic gases like sulphur dioxide from sulphide ores, can be removed by bubbling through an alkali solution such as calcium hydroxide solution ('limewater') where it is neutralised and oxidised to harmless calcium sulphate. Cleaning a gas in this way is called 'gas scrubbing'.</w:t>
      </w:r>
    </w:p>
    <w:p>
      <w:pPr>
        <w:pStyle w:val="style0"/>
        <w:rPr>
          <w:sz w:val="24"/>
          <w:szCs w:val="24"/>
        </w:rPr>
      </w:pPr>
      <w:r>
        <w:rPr>
          <w:sz w:val="24"/>
          <w:szCs w:val="24"/>
          <w:lang w:val="en-US"/>
        </w:rPr>
        <w:t xml:space="preserve">Any contaminated water must be purged of harmful </w:t>
      </w:r>
      <w:r>
        <w:rPr/>
        <w:drawing>
          <wp:anchor distT="0" distB="0" distL="0" distR="0" simplePos="false" relativeHeight="6" behindDoc="false" locked="false" layoutInCell="true" allowOverlap="true">
            <wp:simplePos x="0" y="0"/>
            <wp:positionH relativeFrom="page">
              <wp:posOffset>-398714</wp:posOffset>
            </wp:positionH>
            <wp:positionV relativeFrom="page">
              <wp:posOffset>4840883</wp:posOffset>
            </wp:positionV>
            <wp:extent cx="6544733" cy="5752086"/>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544733" cy="5752086"/>
                    </a:xfrm>
                    <a:prstGeom prst="rect"/>
                  </pic:spPr>
                </pic:pic>
              </a:graphicData>
            </a:graphic>
          </wp:anchor>
        </w:drawing>
      </w:r>
      <w:r>
        <w:rPr>
          <w:sz w:val="24"/>
          <w:szCs w:val="24"/>
          <w:lang w:val="en-US"/>
        </w:rPr>
        <w:t>chemicals before being released into a river or recycled via water treatment plant.</w:t>
      </w:r>
    </w:p>
    <w:p>
      <w:pPr>
        <w:pStyle w:val="style0"/>
        <w:rPr>
          <w:sz w:val="24"/>
          <w:szCs w:val="24"/>
        </w:rPr>
      </w:pPr>
      <w:r>
        <w:rPr>
          <w:sz w:val="24"/>
          <w:szCs w:val="24"/>
          <w:lang w:val="en-US"/>
        </w:rPr>
        <w:t>The waste slag is used for road construction or filling in quarries which can then be landscaped.Slag is used in road making and as "slag cement" - a final ground slag which can be used in cement, often mixed with Portland cement.</w:t>
      </w:r>
    </w:p>
    <w:p>
      <w:pPr>
        <w:pStyle w:val="style0"/>
        <w:rPr>
          <w:sz w:val="24"/>
          <w:szCs w:val="24"/>
        </w:rPr>
      </w:pPr>
      <w:r>
        <w:rPr>
          <w:sz w:val="24"/>
          <w:szCs w:val="24"/>
          <w:lang w:val="en-US"/>
        </w:rPr>
        <w:t>Iron from a blast furnace is okay for very hard cast iron objects BUT is too brittle for many applications due to too high a carbon content from the coke.</w:t>
      </w:r>
    </w:p>
    <w:p>
      <w:pPr>
        <w:pStyle w:val="style0"/>
        <w:rPr>
          <w:sz w:val="24"/>
          <w:szCs w:val="24"/>
        </w:rPr>
      </w:pPr>
    </w:p>
    <w:p>
      <w:pPr>
        <w:pStyle w:val="style0"/>
        <w:rPr>
          <w:sz w:val="24"/>
          <w:szCs w:val="24"/>
        </w:rPr>
      </w:pPr>
    </w:p>
    <w:p>
      <w:pPr>
        <w:pStyle w:val="style0"/>
        <w:rPr>
          <w:sz w:val="24"/>
          <w:szCs w:val="24"/>
        </w:rPr>
      </w:pPr>
      <w:r>
        <w:rPr>
          <w:b/>
          <w:bCs/>
          <w:sz w:val="24"/>
          <w:szCs w:val="24"/>
          <w:lang w:val="en-US"/>
        </w:rPr>
        <w:t>REDOX definition reminders</w:t>
      </w:r>
      <w:r>
        <w:rPr>
          <w:sz w:val="24"/>
          <w:szCs w:val="24"/>
          <w:lang w:val="en-US"/>
        </w:rPr>
        <w:t xml:space="preserve"> – reduction is a process of oxygen loss (or electron gain) and oxidation is a process of oxygen gain (or electron loss).</w:t>
      </w:r>
    </w:p>
    <w:p>
      <w:pPr>
        <w:pStyle w:val="style0"/>
        <w:rPr>
          <w:sz w:val="24"/>
          <w:szCs w:val="24"/>
        </w:rPr>
      </w:pPr>
      <w:r>
        <w:rPr>
          <w:sz w:val="24"/>
          <w:szCs w:val="24"/>
          <w:lang w:val="en-US"/>
        </w:rPr>
        <w:t>This is a reduction reaction, which can be described in two ways.</w:t>
      </w:r>
    </w:p>
    <w:p>
      <w:pPr>
        <w:pStyle w:val="style0"/>
        <w:rPr>
          <w:sz w:val="24"/>
          <w:szCs w:val="24"/>
        </w:rPr>
      </w:pPr>
      <w:r>
        <w:rPr>
          <w:sz w:val="24"/>
          <w:szCs w:val="24"/>
          <w:lang w:val="en-US"/>
        </w:rPr>
        <w:t>The Fe</w:t>
      </w:r>
      <w:r>
        <w:rPr>
          <w:sz w:val="24"/>
          <w:szCs w:val="24"/>
          <w:vertAlign w:val="subscript"/>
          <w:lang w:val="en-US"/>
        </w:rPr>
        <w:t>2</w:t>
      </w:r>
      <w:r>
        <w:rPr>
          <w:sz w:val="24"/>
          <w:szCs w:val="24"/>
          <w:lang w:val="en-US"/>
        </w:rPr>
        <w:t>O</w:t>
      </w:r>
      <w:r>
        <w:rPr>
          <w:sz w:val="24"/>
          <w:szCs w:val="24"/>
          <w:vertAlign w:val="subscript"/>
          <w:lang w:val="en-US"/>
        </w:rPr>
        <w:t>3</w:t>
      </w:r>
      <w:r>
        <w:rPr>
          <w:sz w:val="24"/>
          <w:szCs w:val="24"/>
          <w:lang w:val="en-US"/>
        </w:rPr>
        <w:t xml:space="preserve"> loses its oxygen O (reduction) or the ion Fe</w:t>
      </w:r>
      <w:r>
        <w:rPr>
          <w:sz w:val="24"/>
          <w:szCs w:val="24"/>
          <w:vertAlign w:val="superscript"/>
          <w:lang w:val="en-US"/>
        </w:rPr>
        <w:t>3+</w:t>
      </w:r>
      <w:r>
        <w:rPr>
          <w:sz w:val="24"/>
          <w:szCs w:val="24"/>
          <w:lang w:val="en-US"/>
        </w:rPr>
        <w:t xml:space="preserve"> gains three electrons to form Fe, noting that electron gain is reduction.</w:t>
      </w:r>
    </w:p>
    <w:p>
      <w:pPr>
        <w:pStyle w:val="style0"/>
        <w:rPr>
          <w:sz w:val="24"/>
          <w:szCs w:val="24"/>
        </w:rPr>
      </w:pPr>
      <w:r>
        <w:rPr>
          <w:sz w:val="24"/>
          <w:szCs w:val="24"/>
          <w:lang w:val="en-US"/>
        </w:rPr>
        <w:t xml:space="preserve">The carbon monoxide, CO, is known as the reducing agent because it is the oxygen (O) remover and gets oxidised to carbon dioxide in the process (CO gains oxygen). </w:t>
      </w:r>
    </w:p>
    <w:p>
      <w:pPr>
        <w:pStyle w:val="style0"/>
        <w:rPr>
          <w:sz w:val="24"/>
          <w:szCs w:val="24"/>
        </w:rPr>
      </w:pPr>
      <w:r>
        <w:rPr>
          <w:sz w:val="24"/>
          <w:szCs w:val="24"/>
          <w:lang w:val="en-US"/>
        </w:rPr>
        <w:t>This frees the iron, which is molten at the high blast furnace temperature, and moves down to the base of the blast furnace and run off.</w:t>
      </w:r>
    </w:p>
    <w:p>
      <w:pPr>
        <w:pStyle w:val="style0"/>
        <w:rPr>
          <w:sz w:val="24"/>
          <w:szCs w:val="24"/>
        </w:rPr>
      </w:pPr>
      <w:r>
        <w:rPr>
          <w:sz w:val="24"/>
          <w:szCs w:val="24"/>
          <w:lang w:val="en-US"/>
        </w:rPr>
        <w:t xml:space="preserve">An example of the main reduction reaction is ... </w:t>
      </w:r>
    </w:p>
    <w:p>
      <w:pPr>
        <w:pStyle w:val="style0"/>
        <w:rPr>
          <w:sz w:val="24"/>
          <w:szCs w:val="24"/>
        </w:rPr>
      </w:pPr>
      <w:r>
        <w:rPr>
          <w:sz w:val="24"/>
          <w:szCs w:val="24"/>
          <w:lang w:val="en-US"/>
        </w:rPr>
        <w:t>iron(III) oxide + carbon monoxide ==&gt; iron + carbon dioxide</w:t>
      </w:r>
    </w:p>
    <w:p>
      <w:pPr>
        <w:pStyle w:val="style0"/>
        <w:rPr>
          <w:sz w:val="24"/>
          <w:szCs w:val="24"/>
        </w:rPr>
      </w:pPr>
      <w:r>
        <w:rPr>
          <w:sz w:val="24"/>
          <w:szCs w:val="24"/>
          <w:lang w:val="en-US"/>
        </w:rPr>
        <w:t>Fe</w:t>
      </w:r>
      <w:r>
        <w:rPr>
          <w:sz w:val="24"/>
          <w:szCs w:val="24"/>
          <w:vertAlign w:val="subscript"/>
          <w:lang w:val="en-US"/>
        </w:rPr>
        <w:t>2</w:t>
      </w:r>
      <w:r>
        <w:rPr>
          <w:sz w:val="24"/>
          <w:szCs w:val="24"/>
          <w:lang w:val="en-US"/>
        </w:rPr>
        <w:t>O</w:t>
      </w:r>
      <w:r>
        <w:rPr>
          <w:sz w:val="24"/>
          <w:szCs w:val="24"/>
          <w:vertAlign w:val="subscript"/>
          <w:lang w:val="en-US"/>
        </w:rPr>
        <w:t>3</w:t>
      </w:r>
      <w:r>
        <w:rPr>
          <w:sz w:val="24"/>
          <w:szCs w:val="24"/>
          <w:lang w:val="en-US"/>
        </w:rPr>
        <w:t xml:space="preserve"> + 3CO ==&gt; 2Fe + 3CO</w:t>
      </w:r>
      <w:r>
        <w:rPr>
          <w:sz w:val="24"/>
          <w:szCs w:val="24"/>
          <w:vertAlign w:val="subscript"/>
          <w:lang w:val="en-US"/>
        </w:rPr>
        <w:t>2</w:t>
      </w:r>
    </w:p>
    <w:p>
      <w:pPr>
        <w:pStyle w:val="style0"/>
        <w:rPr>
          <w:sz w:val="24"/>
          <w:szCs w:val="24"/>
        </w:rPr>
      </w:pPr>
      <w:r>
        <w:rPr>
          <w:sz w:val="24"/>
          <w:szCs w:val="24"/>
          <w:lang w:val="en-US"/>
        </w:rPr>
        <w:t>Fe</w:t>
      </w:r>
      <w:r>
        <w:rPr>
          <w:sz w:val="24"/>
          <w:szCs w:val="24"/>
          <w:vertAlign w:val="subscript"/>
          <w:lang w:val="en-US"/>
        </w:rPr>
        <w:t>2</w:t>
      </w:r>
      <w:r>
        <w:rPr>
          <w:sz w:val="24"/>
          <w:szCs w:val="24"/>
          <w:lang w:val="en-US"/>
        </w:rPr>
        <w:t>O</w:t>
      </w:r>
      <w:r>
        <w:rPr>
          <w:sz w:val="24"/>
          <w:szCs w:val="24"/>
          <w:vertAlign w:val="subscript"/>
          <w:lang w:val="en-US"/>
        </w:rPr>
        <w:t>3(s)</w:t>
      </w:r>
      <w:r>
        <w:rPr>
          <w:sz w:val="24"/>
          <w:szCs w:val="24"/>
          <w:lang w:val="en-US"/>
        </w:rPr>
        <w:t xml:space="preserve"> + 3CO</w:t>
      </w:r>
      <w:r>
        <w:rPr>
          <w:sz w:val="24"/>
          <w:szCs w:val="24"/>
          <w:vertAlign w:val="subscript"/>
          <w:lang w:val="en-US"/>
        </w:rPr>
        <w:t>(g)</w:t>
      </w:r>
      <w:r>
        <w:rPr>
          <w:sz w:val="24"/>
          <w:szCs w:val="24"/>
          <w:lang w:val="en-US"/>
        </w:rPr>
        <w:t xml:space="preserve"> ==&gt; 2Fe</w:t>
      </w:r>
      <w:r>
        <w:rPr>
          <w:sz w:val="24"/>
          <w:szCs w:val="24"/>
          <w:vertAlign w:val="subscript"/>
          <w:lang w:val="en-US"/>
        </w:rPr>
        <w:t>(l/s)</w:t>
      </w:r>
      <w:r>
        <w:rPr>
          <w:sz w:val="24"/>
          <w:szCs w:val="24"/>
          <w:lang w:val="en-US"/>
        </w:rPr>
        <w:t xml:space="preserve"> + 3CO</w:t>
      </w:r>
      <w:r>
        <w:rPr>
          <w:sz w:val="24"/>
          <w:szCs w:val="24"/>
          <w:vertAlign w:val="subscript"/>
          <w:lang w:val="en-US"/>
        </w:rPr>
        <w:t>2(g)</w:t>
      </w:r>
    </w:p>
    <w:p>
      <w:pPr>
        <w:pStyle w:val="style0"/>
        <w:rPr>
          <w:sz w:val="24"/>
          <w:szCs w:val="24"/>
        </w:rPr>
      </w:pPr>
      <w:r>
        <w:rPr>
          <w:sz w:val="24"/>
          <w:szCs w:val="24"/>
          <w:lang w:val="en-US"/>
        </w:rPr>
        <w:t>Note on state symbols :(liquid/solid), iron is initially formed as a liquid and then obviously solidifies on cooling.</w:t>
      </w:r>
    </w:p>
    <w:p>
      <w:pPr>
        <w:pStyle w:val="style0"/>
        <w:rPr>
          <w:sz w:val="24"/>
          <w:szCs w:val="24"/>
        </w:rPr>
      </w:pPr>
      <w:r>
        <w:rPr>
          <w:sz w:val="24"/>
          <w:szCs w:val="24"/>
          <w:lang w:val="en-US"/>
        </w:rPr>
        <w:t>Note, as in the two reactions above, oxidation and reduction always go together.</w:t>
      </w:r>
    </w:p>
    <w:p>
      <w:pPr>
        <w:pStyle w:val="style0"/>
        <w:rPr>
          <w:sz w:val="24"/>
          <w:szCs w:val="24"/>
        </w:rPr>
      </w:pPr>
      <w:r>
        <w:rPr>
          <w:sz w:val="24"/>
          <w:szCs w:val="24"/>
          <w:lang w:val="en-US"/>
        </w:rPr>
        <w:t>Other possible iron ore reduction reactions are direct reduction of the iron oxide by carbon itself.</w:t>
      </w:r>
    </w:p>
    <w:p>
      <w:pPr>
        <w:pStyle w:val="style0"/>
        <w:rPr>
          <w:sz w:val="24"/>
          <w:szCs w:val="24"/>
        </w:rPr>
      </w:pPr>
      <w:r>
        <w:rPr>
          <w:sz w:val="24"/>
          <w:szCs w:val="24"/>
          <w:lang w:val="en-US"/>
        </w:rPr>
        <w:t>iron(III) oxide + carbon ==&gt; iron + carbon monoxide</w:t>
      </w:r>
    </w:p>
    <w:p>
      <w:pPr>
        <w:pStyle w:val="style0"/>
        <w:rPr>
          <w:sz w:val="24"/>
          <w:szCs w:val="24"/>
        </w:rPr>
      </w:pPr>
      <w:r>
        <w:rPr>
          <w:sz w:val="24"/>
          <w:szCs w:val="24"/>
          <w:lang w:val="en-US"/>
        </w:rPr>
        <w:t>Fe</w:t>
      </w:r>
      <w:r>
        <w:rPr>
          <w:sz w:val="24"/>
          <w:szCs w:val="24"/>
          <w:vertAlign w:val="subscript"/>
          <w:lang w:val="en-US"/>
        </w:rPr>
        <w:t>2</w:t>
      </w:r>
      <w:r>
        <w:rPr>
          <w:sz w:val="24"/>
          <w:szCs w:val="24"/>
          <w:lang w:val="en-US"/>
        </w:rPr>
        <w:t>O</w:t>
      </w:r>
      <w:r>
        <w:rPr>
          <w:sz w:val="24"/>
          <w:szCs w:val="24"/>
          <w:vertAlign w:val="subscript"/>
          <w:lang w:val="en-US"/>
        </w:rPr>
        <w:t>3</w:t>
      </w:r>
      <w:r>
        <w:rPr>
          <w:sz w:val="24"/>
          <w:szCs w:val="24"/>
          <w:lang w:val="en-US"/>
        </w:rPr>
        <w:t xml:space="preserve"> + 3C ==&gt; 2Fe + 3CO</w:t>
      </w:r>
    </w:p>
    <w:p>
      <w:pPr>
        <w:pStyle w:val="style0"/>
        <w:rPr>
          <w:sz w:val="24"/>
          <w:szCs w:val="24"/>
        </w:rPr>
      </w:pPr>
      <w:r>
        <w:rPr>
          <w:sz w:val="24"/>
          <w:szCs w:val="24"/>
          <w:lang w:val="en-US"/>
        </w:rPr>
        <w:t>Fe</w:t>
      </w:r>
      <w:r>
        <w:rPr>
          <w:sz w:val="24"/>
          <w:szCs w:val="24"/>
          <w:vertAlign w:val="subscript"/>
          <w:lang w:val="en-US"/>
        </w:rPr>
        <w:t>2</w:t>
      </w:r>
      <w:r>
        <w:rPr>
          <w:sz w:val="24"/>
          <w:szCs w:val="24"/>
          <w:lang w:val="en-US"/>
        </w:rPr>
        <w:t>O</w:t>
      </w:r>
      <w:r>
        <w:rPr>
          <w:sz w:val="24"/>
          <w:szCs w:val="24"/>
          <w:vertAlign w:val="subscript"/>
          <w:lang w:val="en-US"/>
        </w:rPr>
        <w:t xml:space="preserve">3(s) </w:t>
      </w:r>
      <w:r>
        <w:rPr>
          <w:sz w:val="24"/>
          <w:szCs w:val="24"/>
          <w:lang w:val="en-US"/>
        </w:rPr>
        <w:t>+ 3C</w:t>
      </w:r>
      <w:r>
        <w:rPr>
          <w:sz w:val="24"/>
          <w:szCs w:val="24"/>
          <w:vertAlign w:val="subscript"/>
          <w:lang w:val="en-US"/>
        </w:rPr>
        <w:t>(s)</w:t>
      </w:r>
      <w:r>
        <w:rPr>
          <w:sz w:val="24"/>
          <w:szCs w:val="24"/>
          <w:lang w:val="en-US"/>
        </w:rPr>
        <w:t xml:space="preserve"> ==&gt; 2Fe</w:t>
      </w:r>
      <w:r>
        <w:rPr>
          <w:sz w:val="24"/>
          <w:szCs w:val="24"/>
          <w:vertAlign w:val="subscript"/>
          <w:lang w:val="en-US"/>
        </w:rPr>
        <w:t>(l/s)</w:t>
      </w:r>
      <w:r>
        <w:rPr>
          <w:sz w:val="24"/>
          <w:szCs w:val="24"/>
          <w:lang w:val="en-US"/>
        </w:rPr>
        <w:t xml:space="preserve"> + 3CO</w:t>
      </w:r>
      <w:r>
        <w:rPr>
          <w:sz w:val="24"/>
          <w:szCs w:val="24"/>
          <w:vertAlign w:val="subscript"/>
          <w:lang w:val="en-US"/>
        </w:rPr>
        <w:t>(g)</w:t>
      </w:r>
    </w:p>
    <w:p>
      <w:pPr>
        <w:pStyle w:val="style0"/>
        <w:rPr>
          <w:sz w:val="24"/>
          <w:szCs w:val="24"/>
        </w:rPr>
      </w:pPr>
      <w:r>
        <w:rPr>
          <w:sz w:val="24"/>
          <w:szCs w:val="24"/>
          <w:lang w:val="en-US"/>
        </w:rPr>
        <w:t>or</w:t>
      </w:r>
    </w:p>
    <w:p>
      <w:pPr>
        <w:pStyle w:val="style0"/>
        <w:rPr>
          <w:sz w:val="24"/>
          <w:szCs w:val="24"/>
        </w:rPr>
      </w:pPr>
      <w:r>
        <w:rPr>
          <w:sz w:val="24"/>
          <w:szCs w:val="24"/>
          <w:lang w:val="en-US"/>
        </w:rPr>
        <w:t>iron(III) oxide + carbon ==&gt; iron + carbon dioxide</w:t>
      </w:r>
    </w:p>
    <w:p>
      <w:pPr>
        <w:pStyle w:val="style0"/>
        <w:rPr>
          <w:sz w:val="24"/>
          <w:szCs w:val="24"/>
        </w:rPr>
      </w:pPr>
      <w:r>
        <w:rPr>
          <w:sz w:val="24"/>
          <w:szCs w:val="24"/>
          <w:lang w:val="en-US"/>
        </w:rPr>
        <w:t>2Fe</w:t>
      </w:r>
      <w:r>
        <w:rPr>
          <w:sz w:val="24"/>
          <w:szCs w:val="24"/>
          <w:vertAlign w:val="subscript"/>
          <w:lang w:val="en-US"/>
        </w:rPr>
        <w:t>2</w:t>
      </w:r>
      <w:r>
        <w:rPr>
          <w:sz w:val="24"/>
          <w:szCs w:val="24"/>
          <w:lang w:val="en-US"/>
        </w:rPr>
        <w:t>O</w:t>
      </w:r>
      <w:r>
        <w:rPr>
          <w:sz w:val="24"/>
          <w:szCs w:val="24"/>
          <w:vertAlign w:val="subscript"/>
          <w:lang w:val="en-US"/>
        </w:rPr>
        <w:t xml:space="preserve">3 </w:t>
      </w:r>
      <w:r>
        <w:rPr>
          <w:sz w:val="24"/>
          <w:szCs w:val="24"/>
          <w:lang w:val="en-US"/>
        </w:rPr>
        <w:t>+ 3C ==&gt; 4Fe + 3CO</w:t>
      </w:r>
      <w:r>
        <w:rPr>
          <w:sz w:val="24"/>
          <w:szCs w:val="24"/>
          <w:vertAlign w:val="subscript"/>
          <w:lang w:val="en-US"/>
        </w:rPr>
        <w:t>2</w:t>
      </w:r>
    </w:p>
    <w:p>
      <w:pPr>
        <w:pStyle w:val="style0"/>
        <w:rPr>
          <w:sz w:val="24"/>
          <w:szCs w:val="24"/>
        </w:rPr>
      </w:pPr>
      <w:r>
        <w:rPr>
          <w:sz w:val="24"/>
          <w:szCs w:val="24"/>
          <w:lang w:val="en-US"/>
        </w:rPr>
        <w:t>2Fe</w:t>
      </w:r>
      <w:r>
        <w:rPr>
          <w:sz w:val="24"/>
          <w:szCs w:val="24"/>
          <w:vertAlign w:val="subscript"/>
          <w:lang w:val="en-US"/>
        </w:rPr>
        <w:t>2</w:t>
      </w:r>
      <w:r>
        <w:rPr>
          <w:sz w:val="24"/>
          <w:szCs w:val="24"/>
          <w:lang w:val="en-US"/>
        </w:rPr>
        <w:t>O</w:t>
      </w:r>
      <w:r>
        <w:rPr>
          <w:sz w:val="24"/>
          <w:szCs w:val="24"/>
          <w:vertAlign w:val="subscript"/>
          <w:lang w:val="en-US"/>
        </w:rPr>
        <w:t>3(s)</w:t>
      </w:r>
      <w:r>
        <w:rPr>
          <w:sz w:val="24"/>
          <w:szCs w:val="24"/>
          <w:lang w:val="en-US"/>
        </w:rPr>
        <w:t xml:space="preserve"> + 3C</w:t>
      </w:r>
      <w:r>
        <w:rPr>
          <w:sz w:val="24"/>
          <w:szCs w:val="24"/>
          <w:vertAlign w:val="subscript"/>
          <w:lang w:val="en-US"/>
        </w:rPr>
        <w:t>(s)</w:t>
      </w:r>
      <w:r>
        <w:rPr>
          <w:sz w:val="24"/>
          <w:szCs w:val="24"/>
          <w:lang w:val="en-US"/>
        </w:rPr>
        <w:t xml:space="preserve"> ==&gt; 4Fe</w:t>
      </w:r>
      <w:r>
        <w:rPr>
          <w:sz w:val="24"/>
          <w:szCs w:val="24"/>
          <w:vertAlign w:val="subscript"/>
          <w:lang w:val="en-US"/>
        </w:rPr>
        <w:t>(l/s)</w:t>
      </w:r>
      <w:r>
        <w:rPr>
          <w:sz w:val="24"/>
          <w:szCs w:val="24"/>
          <w:lang w:val="en-US"/>
        </w:rPr>
        <w:t xml:space="preserve"> + 3CO</w:t>
      </w:r>
      <w:r>
        <w:rPr>
          <w:sz w:val="24"/>
          <w:szCs w:val="24"/>
          <w:vertAlign w:val="subscript"/>
          <w:lang w:val="en-US"/>
        </w:rPr>
        <w:t>2(g)</w:t>
      </w:r>
    </w:p>
    <w:p>
      <w:pPr>
        <w:pStyle w:val="style0"/>
        <w:rPr>
          <w:sz w:val="24"/>
          <w:szCs w:val="24"/>
        </w:rPr>
      </w:pPr>
      <w:r>
        <w:rPr>
          <w:sz w:val="24"/>
          <w:szCs w:val="24"/>
          <w:lang w:val="en-US"/>
        </w:rPr>
        <w:t>The iron is initially formed in its liquid state because of the high temperatures of the blast furnace (well over 1000</w:t>
      </w:r>
      <w:r>
        <w:rPr>
          <w:sz w:val="24"/>
          <w:szCs w:val="24"/>
          <w:vertAlign w:val="superscript"/>
          <w:lang w:val="en-US"/>
        </w:rPr>
        <w:t>o</w:t>
      </w:r>
      <w:r>
        <w:rPr>
          <w:sz w:val="24"/>
          <w:szCs w:val="24"/>
          <w:lang w:val="en-US"/>
        </w:rPr>
        <w:t>C) but when cooled it is cast into solid ingots, or the liquid iron can be transported directly in special insulated 'torpedo' wagons to a steel making plant on the same industrial site complex..</w:t>
      </w:r>
    </w:p>
    <w:p>
      <w:pPr>
        <w:pStyle w:val="style0"/>
        <w:rPr>
          <w:sz w:val="24"/>
          <w:szCs w:val="24"/>
          <w:lang w:val="en-US"/>
        </w:rPr>
      </w:pPr>
      <w:r>
        <w:rPr>
          <w:sz w:val="24"/>
          <w:szCs w:val="24"/>
          <w:lang w:val="en-US"/>
        </w:rPr>
        <w:t>At the highest temperatures in a blast furnace, the reactions can be written as a direct reduction of the oxide with carbon, and, carbon monoxide (CO) can be formed as well as carbon dioxide (CO</w:t>
      </w:r>
      <w:r>
        <w:rPr>
          <w:sz w:val="24"/>
          <w:szCs w:val="24"/>
          <w:vertAlign w:val="subscript"/>
          <w:lang w:val="en-US"/>
        </w:rPr>
        <w:t>2</w:t>
      </w:r>
      <w:r>
        <w:rPr>
          <w:sz w:val="24"/>
          <w:szCs w:val="24"/>
          <w:lang w:val="en-US"/>
        </w:rPr>
        <w:t>).</w:t>
      </w:r>
    </w:p>
    <w:p>
      <w:pPr>
        <w:pStyle w:val="style0"/>
        <w:rPr>
          <w:sz w:val="24"/>
          <w:szCs w:val="24"/>
        </w:rPr>
      </w:pPr>
    </w:p>
    <w:p>
      <w:pPr>
        <w:pStyle w:val="style0"/>
        <w:rPr>
          <w:b/>
          <w:bCs/>
          <w:sz w:val="24"/>
          <w:szCs w:val="24"/>
        </w:rPr>
      </w:pPr>
      <w:r>
        <w:rPr>
          <w:b/>
          <w:bCs/>
          <w:sz w:val="24"/>
          <w:szCs w:val="24"/>
          <w:lang w:val="en-US"/>
        </w:rPr>
        <w:t>For magnetite</w:t>
      </w:r>
    </w:p>
    <w:p>
      <w:pPr>
        <w:pStyle w:val="style0"/>
        <w:rPr>
          <w:sz w:val="24"/>
          <w:szCs w:val="24"/>
        </w:rPr>
      </w:pPr>
      <w:r>
        <w:rPr>
          <w:sz w:val="24"/>
          <w:szCs w:val="24"/>
          <w:lang w:val="en-US"/>
        </w:rPr>
        <w:t>'iron tetroxide' + carbon ==&gt; iron + carbon monoxide</w:t>
      </w:r>
    </w:p>
    <w:p>
      <w:pPr>
        <w:pStyle w:val="style0"/>
        <w:rPr>
          <w:sz w:val="24"/>
          <w:szCs w:val="24"/>
        </w:rPr>
      </w:pPr>
      <w:r>
        <w:rPr>
          <w:sz w:val="24"/>
          <w:szCs w:val="24"/>
          <w:lang w:val="en-US"/>
        </w:rPr>
        <w:t>Fe</w:t>
      </w:r>
      <w:r>
        <w:rPr>
          <w:sz w:val="24"/>
          <w:szCs w:val="24"/>
          <w:vertAlign w:val="subscript"/>
          <w:lang w:val="en-US"/>
        </w:rPr>
        <w:t>3</w:t>
      </w:r>
      <w:r>
        <w:rPr>
          <w:sz w:val="24"/>
          <w:szCs w:val="24"/>
          <w:lang w:val="en-US"/>
        </w:rPr>
        <w:t>O</w:t>
      </w:r>
      <w:r>
        <w:rPr>
          <w:sz w:val="24"/>
          <w:szCs w:val="24"/>
          <w:vertAlign w:val="subscript"/>
          <w:lang w:val="en-US"/>
        </w:rPr>
        <w:t>4</w:t>
      </w:r>
      <w:r>
        <w:rPr>
          <w:sz w:val="24"/>
          <w:szCs w:val="24"/>
          <w:lang w:val="en-US"/>
        </w:rPr>
        <w:t xml:space="preserve"> + 4C ==&gt; 3Fe + 4CO</w:t>
      </w:r>
    </w:p>
    <w:p>
      <w:pPr>
        <w:pStyle w:val="style0"/>
        <w:rPr>
          <w:sz w:val="24"/>
          <w:szCs w:val="24"/>
        </w:rPr>
      </w:pPr>
      <w:r>
        <w:rPr>
          <w:sz w:val="24"/>
          <w:szCs w:val="24"/>
          <w:lang w:val="en-US"/>
        </w:rPr>
        <w:t>Fe</w:t>
      </w:r>
      <w:r>
        <w:rPr>
          <w:sz w:val="24"/>
          <w:szCs w:val="24"/>
          <w:vertAlign w:val="subscript"/>
          <w:lang w:val="en-US"/>
        </w:rPr>
        <w:t>3</w:t>
      </w:r>
      <w:r>
        <w:rPr>
          <w:sz w:val="24"/>
          <w:szCs w:val="24"/>
          <w:lang w:val="en-US"/>
        </w:rPr>
        <w:t>O</w:t>
      </w:r>
      <w:r>
        <w:rPr>
          <w:sz w:val="24"/>
          <w:szCs w:val="24"/>
          <w:vertAlign w:val="subscript"/>
          <w:lang w:val="en-US"/>
        </w:rPr>
        <w:t xml:space="preserve">4(s) </w:t>
      </w:r>
      <w:r>
        <w:rPr>
          <w:sz w:val="24"/>
          <w:szCs w:val="24"/>
          <w:lang w:val="en-US"/>
        </w:rPr>
        <w:t>+ 4C</w:t>
      </w:r>
      <w:r>
        <w:rPr>
          <w:sz w:val="24"/>
          <w:szCs w:val="24"/>
          <w:vertAlign w:val="subscript"/>
          <w:lang w:val="en-US"/>
        </w:rPr>
        <w:t>(s)</w:t>
      </w:r>
      <w:r>
        <w:rPr>
          <w:sz w:val="24"/>
          <w:szCs w:val="24"/>
          <w:lang w:val="en-US"/>
        </w:rPr>
        <w:t xml:space="preserve"> ==&gt; 3Fe</w:t>
      </w:r>
      <w:r>
        <w:rPr>
          <w:sz w:val="24"/>
          <w:szCs w:val="24"/>
          <w:vertAlign w:val="subscript"/>
          <w:lang w:val="en-US"/>
        </w:rPr>
        <w:t>(l/s)</w:t>
      </w:r>
      <w:r>
        <w:rPr>
          <w:sz w:val="24"/>
          <w:szCs w:val="24"/>
          <w:lang w:val="en-US"/>
        </w:rPr>
        <w:t xml:space="preserve"> + 4CO</w:t>
      </w:r>
      <w:r>
        <w:rPr>
          <w:sz w:val="24"/>
          <w:szCs w:val="24"/>
          <w:vertAlign w:val="subscript"/>
          <w:lang w:val="en-US"/>
        </w:rPr>
        <w:t>(g)</w:t>
      </w:r>
    </w:p>
    <w:p>
      <w:pPr>
        <w:pStyle w:val="style0"/>
        <w:rPr>
          <w:sz w:val="24"/>
          <w:szCs w:val="24"/>
        </w:rPr>
      </w:pPr>
      <w:r>
        <w:rPr>
          <w:sz w:val="24"/>
          <w:szCs w:val="24"/>
          <w:lang w:val="en-US"/>
        </w:rPr>
        <w:t>or </w:t>
      </w:r>
    </w:p>
    <w:p>
      <w:pPr>
        <w:pStyle w:val="style0"/>
        <w:rPr>
          <w:sz w:val="24"/>
          <w:szCs w:val="24"/>
        </w:rPr>
      </w:pPr>
      <w:r>
        <w:rPr>
          <w:sz w:val="24"/>
          <w:szCs w:val="24"/>
          <w:lang w:val="en-US"/>
        </w:rPr>
        <w:t>'iron tetroxide' + carbon ==&gt; iron + carbon dioxide</w:t>
      </w:r>
    </w:p>
    <w:p>
      <w:pPr>
        <w:pStyle w:val="style0"/>
        <w:rPr>
          <w:sz w:val="24"/>
          <w:szCs w:val="24"/>
        </w:rPr>
      </w:pPr>
      <w:r>
        <w:rPr>
          <w:sz w:val="24"/>
          <w:szCs w:val="24"/>
          <w:lang w:val="en-US"/>
        </w:rPr>
        <w:t>Fe</w:t>
      </w:r>
      <w:r>
        <w:rPr>
          <w:sz w:val="24"/>
          <w:szCs w:val="24"/>
          <w:vertAlign w:val="subscript"/>
          <w:lang w:val="en-US"/>
        </w:rPr>
        <w:t>3</w:t>
      </w:r>
      <w:r>
        <w:rPr>
          <w:sz w:val="24"/>
          <w:szCs w:val="24"/>
          <w:lang w:val="en-US"/>
        </w:rPr>
        <w:t>O</w:t>
      </w:r>
      <w:r>
        <w:rPr>
          <w:sz w:val="24"/>
          <w:szCs w:val="24"/>
          <w:vertAlign w:val="subscript"/>
          <w:lang w:val="en-US"/>
        </w:rPr>
        <w:t xml:space="preserve">4 </w:t>
      </w:r>
      <w:r>
        <w:rPr>
          <w:sz w:val="24"/>
          <w:szCs w:val="24"/>
          <w:lang w:val="en-US"/>
        </w:rPr>
        <w:t>+ 2C ==&gt; 3Fe + 2CO</w:t>
      </w:r>
      <w:r>
        <w:rPr>
          <w:sz w:val="24"/>
          <w:szCs w:val="24"/>
          <w:vertAlign w:val="subscript"/>
          <w:lang w:val="en-US"/>
        </w:rPr>
        <w:t>2</w:t>
      </w:r>
    </w:p>
    <w:p>
      <w:pPr>
        <w:pStyle w:val="style0"/>
        <w:rPr>
          <w:sz w:val="24"/>
          <w:szCs w:val="24"/>
        </w:rPr>
      </w:pPr>
      <w:r>
        <w:rPr>
          <w:sz w:val="24"/>
          <w:szCs w:val="24"/>
          <w:lang w:val="en-US"/>
        </w:rPr>
        <w:t>Fe</w:t>
      </w:r>
      <w:r>
        <w:rPr>
          <w:sz w:val="24"/>
          <w:szCs w:val="24"/>
          <w:vertAlign w:val="subscript"/>
          <w:lang w:val="en-US"/>
        </w:rPr>
        <w:t>3</w:t>
      </w:r>
      <w:r>
        <w:rPr>
          <w:sz w:val="24"/>
          <w:szCs w:val="24"/>
          <w:lang w:val="en-US"/>
        </w:rPr>
        <w:t>O</w:t>
      </w:r>
      <w:r>
        <w:rPr>
          <w:sz w:val="24"/>
          <w:szCs w:val="24"/>
          <w:vertAlign w:val="subscript"/>
          <w:lang w:val="en-US"/>
        </w:rPr>
        <w:t xml:space="preserve">4(s) </w:t>
      </w:r>
      <w:r>
        <w:rPr>
          <w:sz w:val="24"/>
          <w:szCs w:val="24"/>
          <w:lang w:val="en-US"/>
        </w:rPr>
        <w:t>+ 2</w:t>
      </w:r>
      <w:r>
        <w:rPr>
          <w:sz w:val="24"/>
          <w:szCs w:val="24"/>
          <w:vertAlign w:val="subscript"/>
          <w:lang w:val="en-US"/>
        </w:rPr>
        <w:t>C(s)</w:t>
      </w:r>
      <w:r>
        <w:rPr>
          <w:sz w:val="24"/>
          <w:szCs w:val="24"/>
          <w:lang w:val="en-US"/>
        </w:rPr>
        <w:t xml:space="preserve"> ==&gt; 3Fe</w:t>
      </w:r>
      <w:r>
        <w:rPr>
          <w:sz w:val="24"/>
          <w:szCs w:val="24"/>
          <w:vertAlign w:val="subscript"/>
          <w:lang w:val="en-US"/>
        </w:rPr>
        <w:t xml:space="preserve">(l/s) </w:t>
      </w:r>
      <w:r>
        <w:rPr>
          <w:sz w:val="24"/>
          <w:szCs w:val="24"/>
          <w:lang w:val="en-US"/>
        </w:rPr>
        <w:t>+ 2CO</w:t>
      </w:r>
      <w:r>
        <w:rPr>
          <w:sz w:val="24"/>
          <w:szCs w:val="24"/>
          <w:vertAlign w:val="subscript"/>
          <w:lang w:val="en-US"/>
        </w:rPr>
        <w:t>2(g)</w:t>
      </w:r>
    </w:p>
    <w:p>
      <w:pPr>
        <w:pStyle w:val="style0"/>
        <w:rPr>
          <w:sz w:val="24"/>
          <w:szCs w:val="24"/>
        </w:rPr>
      </w:pPr>
      <w:r>
        <w:rPr>
          <w:sz w:val="24"/>
          <w:szCs w:val="24"/>
          <w:lang w:val="en-US"/>
        </w:rPr>
        <w:t>Name: The correct name for iron tetraoxide is diiron(III)iron(II) oxide.</w:t>
      </w:r>
    </w:p>
    <w:p>
      <w:pPr>
        <w:pStyle w:val="style0"/>
        <w:rPr>
          <w:sz w:val="24"/>
          <w:szCs w:val="24"/>
        </w:rPr>
      </w:pPr>
    </w:p>
    <w:p>
      <w:pPr>
        <w:pStyle w:val="style0"/>
        <w:rPr>
          <w:b/>
          <w:bCs/>
          <w:sz w:val="24"/>
          <w:szCs w:val="24"/>
        </w:rPr>
      </w:pPr>
      <w:r>
        <w:rPr>
          <w:b/>
          <w:bCs/>
          <w:sz w:val="24"/>
          <w:szCs w:val="24"/>
          <w:lang w:val="en-US"/>
        </w:rPr>
        <w:t>Cast iron</w:t>
      </w:r>
    </w:p>
    <w:p>
      <w:pPr>
        <w:pStyle w:val="style0"/>
        <w:rPr>
          <w:sz w:val="24"/>
          <w:szCs w:val="24"/>
        </w:rPr>
      </w:pPr>
      <w:r>
        <w:rPr>
          <w:sz w:val="24"/>
          <w:szCs w:val="24"/>
          <w:lang w:val="en-US"/>
        </w:rPr>
        <w:t>The molten iron from the bottom of the furnace can be used as cast iron.</w:t>
      </w:r>
    </w:p>
    <w:p>
      <w:pPr>
        <w:pStyle w:val="style0"/>
        <w:rPr>
          <w:sz w:val="24"/>
          <w:szCs w:val="24"/>
        </w:rPr>
      </w:pPr>
      <w:r>
        <w:rPr>
          <w:sz w:val="24"/>
          <w:szCs w:val="24"/>
          <w:lang w:val="en-US"/>
        </w:rPr>
        <w:t>Cast iron is very runny when it is molten and doesn't shrink much when it solidifies. It is therefore ideal for making castings - hence its name. However, it is very impure, containing about 4% of carbon. This carbon makes it very hard, but also very brittle. If you hit it hard, it tends to shatter rather than bend or dent.</w:t>
      </w:r>
    </w:p>
    <w:p>
      <w:pPr>
        <w:pStyle w:val="style0"/>
        <w:rPr>
          <w:sz w:val="24"/>
          <w:szCs w:val="24"/>
        </w:rPr>
      </w:pPr>
      <w:r>
        <w:rPr>
          <w:sz w:val="24"/>
          <w:szCs w:val="24"/>
          <w:lang w:val="en-US"/>
        </w:rPr>
        <w:t>Cast iron is used for things like manhole covers, cast iron pipes, valves and pump bodies in the water industry, guttering and drainpipes, cylinder blocks in car engines, Aga-type cookers, and very expensive and very heavy cookware.</w:t>
      </w:r>
    </w:p>
    <w:p>
      <w:pPr>
        <w:pStyle w:val="style0"/>
        <w:rPr>
          <w:sz w:val="24"/>
          <w:szCs w:val="24"/>
        </w:rPr>
      </w:pPr>
    </w:p>
    <w:p>
      <w:pPr>
        <w:pStyle w:val="style0"/>
        <w:rPr>
          <w:b/>
          <w:bCs/>
          <w:sz w:val="24"/>
          <w:szCs w:val="24"/>
        </w:rPr>
      </w:pPr>
      <w:r>
        <w:rPr>
          <w:b/>
          <w:bCs/>
          <w:sz w:val="24"/>
          <w:szCs w:val="24"/>
          <w:lang w:val="en-US"/>
        </w:rPr>
        <w:t>Wrought iron</w:t>
      </w:r>
    </w:p>
    <w:p>
      <w:pPr>
        <w:pStyle w:val="style0"/>
        <w:rPr>
          <w:sz w:val="24"/>
          <w:szCs w:val="24"/>
        </w:rPr>
      </w:pPr>
      <w:r>
        <w:rPr>
          <w:sz w:val="24"/>
          <w:szCs w:val="24"/>
          <w:lang w:val="en-US"/>
        </w:rPr>
        <w:t>If all the carbon is removed from the iron to give high purity iron, it is known as wrought iron. Wrought iron is quite soft and easily worked and has little structural strength. It was once used to make decorative gates and railings, but these days mild steel is normally used instead.</w:t>
      </w:r>
    </w:p>
    <w:p>
      <w:pPr>
        <w:pStyle w:val="style0"/>
        <w:rPr>
          <w:b/>
          <w:bCs/>
          <w:sz w:val="24"/>
          <w:szCs w:val="24"/>
        </w:rPr>
      </w:pPr>
      <w:r>
        <w:rPr>
          <w:b/>
          <w:bCs/>
          <w:sz w:val="24"/>
          <w:szCs w:val="24"/>
          <w:lang w:val="en-US"/>
        </w:rPr>
        <w:t>Mild steel</w:t>
      </w:r>
    </w:p>
    <w:p>
      <w:pPr>
        <w:pStyle w:val="style0"/>
        <w:rPr>
          <w:sz w:val="24"/>
          <w:szCs w:val="24"/>
        </w:rPr>
      </w:pPr>
      <w:r>
        <w:rPr>
          <w:sz w:val="24"/>
          <w:szCs w:val="24"/>
          <w:lang w:val="en-US"/>
        </w:rPr>
        <w:t>Mild steel is iron containing up to about 0.25% of carbon. The presence of the carbon makes the steel stronger and harder than pure iron. The higher the percentage of carbon, the harder the steel becomes.</w:t>
      </w:r>
    </w:p>
    <w:p>
      <w:pPr>
        <w:pStyle w:val="style0"/>
        <w:rPr>
          <w:sz w:val="24"/>
          <w:szCs w:val="24"/>
        </w:rPr>
      </w:pPr>
      <w:r>
        <w:rPr>
          <w:sz w:val="24"/>
          <w:szCs w:val="24"/>
          <w:lang w:val="en-US"/>
        </w:rPr>
        <w:t>Mild steel is used for lots of things - nails, wire, car bodies, ship building, girders and bridges amongst others.</w:t>
      </w:r>
    </w:p>
    <w:p>
      <w:pPr>
        <w:pStyle w:val="style0"/>
        <w:rPr>
          <w:sz w:val="24"/>
          <w:szCs w:val="24"/>
        </w:rPr>
      </w:pPr>
    </w:p>
    <w:p>
      <w:pPr>
        <w:pStyle w:val="style0"/>
        <w:rPr>
          <w:b/>
          <w:bCs/>
          <w:sz w:val="24"/>
          <w:szCs w:val="24"/>
        </w:rPr>
      </w:pPr>
      <w:r>
        <w:rPr>
          <w:b/>
          <w:bCs/>
          <w:sz w:val="24"/>
          <w:szCs w:val="24"/>
          <w:lang w:val="en-US"/>
        </w:rPr>
        <w:t>High carbon steel</w:t>
      </w:r>
    </w:p>
    <w:p>
      <w:pPr>
        <w:pStyle w:val="style0"/>
        <w:rPr>
          <w:sz w:val="24"/>
          <w:szCs w:val="24"/>
        </w:rPr>
      </w:pPr>
      <w:r>
        <w:rPr>
          <w:sz w:val="24"/>
          <w:szCs w:val="24"/>
          <w:lang w:val="en-US"/>
        </w:rPr>
        <w:t>High carbon steel contains up to about 1.5% of carbon. The presence of the extra carbon makes it very hard, but it also makes it more brittle. High carbon steel is used for cutting tools and masonry nails (nails designed to be driven into concrete blocks or brickwork without bending). You have to be careful with high carbon steel because it tends to fracture rather than bend if you mistreat it.</w:t>
      </w:r>
    </w:p>
    <w:p>
      <w:pPr>
        <w:pStyle w:val="style0"/>
        <w:rPr>
          <w:b/>
          <w:bCs/>
          <w:sz w:val="24"/>
          <w:szCs w:val="24"/>
        </w:rPr>
      </w:pPr>
      <w:r>
        <w:rPr>
          <w:b/>
          <w:bCs/>
          <w:sz w:val="24"/>
          <w:szCs w:val="24"/>
          <w:lang w:val="en-US"/>
        </w:rPr>
        <w:t>Summary of the extraction of iron:</w:t>
      </w:r>
    </w:p>
    <w:p>
      <w:pPr>
        <w:pStyle w:val="style0"/>
        <w:rPr>
          <w:sz w:val="24"/>
          <w:szCs w:val="24"/>
        </w:rPr>
      </w:pPr>
      <w:r>
        <w:rPr>
          <w:sz w:val="24"/>
          <w:szCs w:val="24"/>
          <w:lang w:val="en-US"/>
        </w:rPr>
        <w:t>Stage 1:The coke burns, giving off heat and CO</w:t>
      </w:r>
      <w:r>
        <w:rPr>
          <w:sz w:val="24"/>
          <w:szCs w:val="24"/>
          <w:vertAlign w:val="subscript"/>
          <w:lang w:val="en-US"/>
        </w:rPr>
        <w:t>2</w:t>
      </w:r>
      <w:r>
        <w:rPr>
          <w:sz w:val="24"/>
          <w:szCs w:val="24"/>
          <w:lang w:val="en-US"/>
        </w:rPr>
        <w:t>.</w:t>
      </w:r>
    </w:p>
    <w:p>
      <w:pPr>
        <w:pStyle w:val="style0"/>
        <w:rPr>
          <w:sz w:val="24"/>
          <w:szCs w:val="24"/>
        </w:rPr>
      </w:pPr>
      <w:r>
        <w:rPr>
          <w:sz w:val="24"/>
          <w:szCs w:val="24"/>
          <w:lang w:val="en-US"/>
        </w:rPr>
        <w:t>Stage 2: Carbon monoxide is made by reacting CO</w:t>
      </w:r>
      <w:r>
        <w:rPr>
          <w:sz w:val="24"/>
          <w:szCs w:val="24"/>
          <w:vertAlign w:val="subscript"/>
          <w:lang w:val="en-US"/>
        </w:rPr>
        <w:t>2</w:t>
      </w:r>
      <w:r>
        <w:rPr>
          <w:sz w:val="24"/>
          <w:szCs w:val="24"/>
          <w:lang w:val="en-US"/>
        </w:rPr>
        <w:t xml:space="preserve"> with coke.</w:t>
      </w:r>
    </w:p>
    <w:p>
      <w:pPr>
        <w:pStyle w:val="style0"/>
        <w:rPr>
          <w:sz w:val="24"/>
          <w:szCs w:val="24"/>
          <w:lang w:val="en-US"/>
        </w:rPr>
      </w:pPr>
      <w:r>
        <w:rPr>
          <w:sz w:val="24"/>
          <w:szCs w:val="24"/>
          <w:lang w:val="en-US"/>
        </w:rPr>
        <w:t>Stage 3: The iron(III) oxide is reduced. This is where the actual extraction occurs. Carbon monoxide reacts with the iron ore, giving liquid iron.</w:t>
      </w:r>
    </w:p>
    <w:p>
      <w:pPr>
        <w:pStyle w:val="style0"/>
        <w:rPr>
          <w:sz w:val="24"/>
          <w:szCs w:val="24"/>
          <w:lang w:val="en-US"/>
        </w:rPr>
      </w:pPr>
      <w:r>
        <w:rPr>
          <w:sz w:val="24"/>
          <w:szCs w:val="24"/>
          <w:lang w:val="en-US"/>
        </w:rPr>
        <w:t>Extraction of iron in the blast furnace using iron-ore, coke and limestone as raw materials with the aid of chemical equations:</w:t>
      </w:r>
    </w:p>
    <w:p>
      <w:pPr>
        <w:pStyle w:val="style0"/>
        <w:rPr>
          <w:sz w:val="24"/>
          <w:szCs w:val="24"/>
          <w:lang w:val="en-US"/>
        </w:rPr>
      </w:pPr>
      <w:r>
        <w:rPr>
          <w:sz w:val="24"/>
          <w:szCs w:val="24"/>
          <w:lang w:val="en-US"/>
        </w:rPr>
        <w:t>(i) Bottom of furnace: The O2 in the hot air combines with carbon(coke) to produce carbon (IV) oxide which is reduced to carbon (II) oxide.</w:t>
      </w:r>
    </w:p>
    <w:p>
      <w:pPr>
        <w:pStyle w:val="style0"/>
        <w:rPr>
          <w:sz w:val="24"/>
          <w:szCs w:val="24"/>
          <w:lang w:val="en-US"/>
        </w:rPr>
      </w:pPr>
      <w:r>
        <w:rPr>
          <w:sz w:val="24"/>
          <w:szCs w:val="24"/>
          <w:lang w:val="en-US"/>
        </w:rPr>
        <w:t>C + O2 → CO2(g)</w:t>
      </w:r>
    </w:p>
    <w:p>
      <w:pPr>
        <w:pStyle w:val="style0"/>
        <w:rPr>
          <w:sz w:val="24"/>
          <w:szCs w:val="24"/>
          <w:lang w:val="en-US"/>
        </w:rPr>
      </w:pPr>
      <w:r>
        <w:rPr>
          <w:sz w:val="24"/>
          <w:szCs w:val="24"/>
          <w:lang w:val="en-US"/>
        </w:rPr>
        <w:t>CO2(g) + C → 2CO(g)</w:t>
      </w:r>
    </w:p>
    <w:p>
      <w:pPr>
        <w:pStyle w:val="style0"/>
        <w:rPr>
          <w:sz w:val="24"/>
          <w:szCs w:val="24"/>
          <w:lang w:val="en-US"/>
        </w:rPr>
      </w:pPr>
      <w:r>
        <w:rPr>
          <w:sz w:val="24"/>
          <w:szCs w:val="24"/>
          <w:lang w:val="en-US"/>
        </w:rPr>
        <w:t>(ii) Middle of the furnace: The calcium carbonate CaCO3 decomposes under great heat to form CO2 and CaO and CaCO3 decomposes to remove the impurities SiO2</w:t>
      </w:r>
    </w:p>
    <w:p>
      <w:pPr>
        <w:pStyle w:val="style0"/>
        <w:rPr>
          <w:sz w:val="24"/>
          <w:szCs w:val="24"/>
          <w:lang w:val="en-US"/>
        </w:rPr>
      </w:pPr>
      <w:r>
        <w:rPr>
          <w:sz w:val="24"/>
          <w:szCs w:val="24"/>
          <w:lang w:val="en-US"/>
        </w:rPr>
        <w:t>CaCO3 —&gt; CaOs + CO2(g)</w:t>
      </w:r>
    </w:p>
    <w:p>
      <w:pPr>
        <w:pStyle w:val="style0"/>
        <w:rPr>
          <w:sz w:val="24"/>
          <w:szCs w:val="24"/>
          <w:lang w:val="en-US"/>
        </w:rPr>
      </w:pPr>
      <w:r>
        <w:rPr>
          <w:sz w:val="24"/>
          <w:szCs w:val="24"/>
          <w:lang w:val="en-US"/>
        </w:rPr>
        <w:t>CaO + SiO2 --&gt; CaSiO3.</w:t>
      </w:r>
    </w:p>
    <w:p>
      <w:pPr>
        <w:pStyle w:val="style0"/>
        <w:rPr>
          <w:sz w:val="24"/>
          <w:szCs w:val="24"/>
          <w:lang w:val="en-US"/>
        </w:rPr>
      </w:pPr>
      <w:r>
        <w:rPr>
          <w:sz w:val="24"/>
          <w:szCs w:val="24"/>
          <w:lang w:val="en-US"/>
        </w:rPr>
        <w:t>(iii) Top of furnace: Iron (III) oxide is reduced to metallic iron Fe2O2 + 3CO 2Fe + 3CO2</w:t>
      </w:r>
    </w:p>
    <w:p>
      <w:pPr>
        <w:pStyle w:val="style0"/>
        <w:rPr>
          <w:sz w:val="24"/>
          <w:szCs w:val="24"/>
        </w:rPr>
      </w:pPr>
      <w:r>
        <w:rPr>
          <w:sz w:val="24"/>
          <w:szCs w:val="24"/>
          <w:lang w:val="en-US"/>
        </w:rPr>
        <w:t>OR Fe3O4 + 4CO —&gt; 3Fe + 4CO2.</w:t>
      </w:r>
      <w:r>
        <w:rPr>
          <w:sz w:val="24"/>
          <w:szCs w:val="24"/>
          <w:lang w:val="en-US"/>
        </w:rPr>
        <w:cr/>
      </w:r>
    </w:p>
    <w:p>
      <w:pPr>
        <w:pStyle w:val="style0"/>
        <w:rPr>
          <w:b/>
          <w:bCs/>
          <w:sz w:val="24"/>
          <w:szCs w:val="24"/>
        </w:rPr>
      </w:pPr>
      <w:r>
        <w:rPr>
          <w:b/>
          <w:bCs/>
          <w:sz w:val="24"/>
          <w:szCs w:val="24"/>
          <w:lang w:val="en-US"/>
        </w:rPr>
        <w:t>The Rusting of Iron</w:t>
      </w:r>
    </w:p>
    <w:p>
      <w:pPr>
        <w:pStyle w:val="style0"/>
        <w:rPr>
          <w:b/>
          <w:bCs/>
          <w:sz w:val="24"/>
          <w:szCs w:val="24"/>
        </w:rPr>
      </w:pPr>
      <w:r>
        <w:rPr>
          <w:b/>
          <w:bCs/>
          <w:sz w:val="24"/>
          <w:szCs w:val="24"/>
          <w:lang w:val="en-US"/>
        </w:rPr>
        <w:t>Rusting as a form of corrosion</w:t>
      </w:r>
    </w:p>
    <w:p>
      <w:pPr>
        <w:pStyle w:val="style0"/>
        <w:rPr>
          <w:sz w:val="24"/>
          <w:szCs w:val="24"/>
        </w:rPr>
      </w:pPr>
      <w:r>
        <w:rPr>
          <w:sz w:val="24"/>
          <w:szCs w:val="24"/>
          <w:lang w:val="en-US"/>
        </w:rPr>
        <w:t>Corrosion happens on the surface of a metal when the metal atoms react to form compounds such as oxides or carbonates or more complicated substances. Rusting is an example of this.</w:t>
      </w:r>
    </w:p>
    <w:p>
      <w:pPr>
        <w:pStyle w:val="style0"/>
        <w:rPr>
          <w:sz w:val="24"/>
          <w:szCs w:val="24"/>
        </w:rPr>
      </w:pPr>
      <w:r>
        <w:rPr>
          <w:sz w:val="24"/>
          <w:szCs w:val="24"/>
          <w:lang w:val="en-US"/>
        </w:rPr>
        <w:t>Rusting is the special name given to the corrosion of iron. Many metals react with oxygen to form a layer of metal oxide on the surface. The very strong, very thin, layer of aluminium oxide on the surface of aluminium helps to protect the aluminium.</w:t>
      </w:r>
    </w:p>
    <w:p>
      <w:pPr>
        <w:pStyle w:val="style0"/>
        <w:rPr>
          <w:sz w:val="24"/>
          <w:szCs w:val="24"/>
        </w:rPr>
      </w:pPr>
      <w:r>
        <w:rPr>
          <w:sz w:val="24"/>
          <w:szCs w:val="24"/>
          <w:lang w:val="en-US"/>
        </w:rPr>
        <w:t>Rust can be thought of as a hydrated iron(III) oxide, Fe2O3.xH2O. "x" shows a variable amount of water attached to the iron(III) oxide.</w:t>
      </w:r>
    </w:p>
    <w:p>
      <w:pPr>
        <w:pStyle w:val="style0"/>
        <w:rPr>
          <w:sz w:val="24"/>
          <w:szCs w:val="24"/>
        </w:rPr>
      </w:pPr>
      <w:r>
        <w:rPr>
          <w:sz w:val="24"/>
          <w:szCs w:val="24"/>
          <w:lang w:val="en-US"/>
        </w:rPr>
        <w:t>The problem with iron is that, unlike aluminium, the rust layer is very porous and flaky. So rather than protect the iron underneath, it still allows air and water to reach the iron.</w:t>
      </w:r>
    </w:p>
    <w:p>
      <w:pPr>
        <w:pStyle w:val="style0"/>
        <w:rPr>
          <w:sz w:val="24"/>
          <w:szCs w:val="24"/>
        </w:rPr>
      </w:pPr>
    </w:p>
    <w:p>
      <w:pPr>
        <w:pStyle w:val="style0"/>
        <w:rPr>
          <w:b/>
          <w:bCs/>
          <w:sz w:val="24"/>
          <w:szCs w:val="24"/>
        </w:rPr>
      </w:pPr>
      <w:r>
        <w:rPr>
          <w:b/>
          <w:bCs/>
          <w:sz w:val="24"/>
          <w:szCs w:val="24"/>
          <w:lang w:val="en-US"/>
        </w:rPr>
        <w:t>The conditions for the rusting of iron</w:t>
      </w:r>
    </w:p>
    <w:p>
      <w:pPr>
        <w:pStyle w:val="style0"/>
        <w:rPr>
          <w:sz w:val="24"/>
          <w:szCs w:val="24"/>
        </w:rPr>
      </w:pPr>
      <w:r>
        <w:rPr>
          <w:sz w:val="24"/>
          <w:szCs w:val="24"/>
          <w:lang w:val="en-US"/>
        </w:rPr>
        <w:t>You need the presence of both air and water.</w:t>
      </w:r>
    </w:p>
    <w:p>
      <w:pPr>
        <w:pStyle w:val="style0"/>
        <w:rPr>
          <w:sz w:val="24"/>
          <w:szCs w:val="24"/>
        </w:rPr>
      </w:pPr>
      <w:r>
        <w:rPr>
          <w:sz w:val="24"/>
          <w:szCs w:val="24"/>
          <w:lang w:val="en-US"/>
        </w:rPr>
        <w:t>Rusting is accelerated by the presence of dissolved ionic substances like salt.</w:t>
      </w:r>
    </w:p>
    <w:p>
      <w:pPr>
        <w:pStyle w:val="style0"/>
        <w:rPr>
          <w:sz w:val="24"/>
          <w:szCs w:val="24"/>
        </w:rPr>
      </w:pPr>
      <w:r>
        <w:rPr>
          <w:sz w:val="24"/>
          <w:szCs w:val="24"/>
          <w:lang w:val="en-US"/>
        </w:rPr>
        <w:t>The main thing is that rusting involves the initial formation of Fe</w:t>
      </w:r>
      <w:r>
        <w:rPr>
          <w:sz w:val="24"/>
          <w:szCs w:val="24"/>
          <w:vertAlign w:val="superscript"/>
          <w:lang w:val="en-US"/>
        </w:rPr>
        <w:t>2+</w:t>
      </w:r>
      <w:r>
        <w:rPr>
          <w:sz w:val="24"/>
          <w:szCs w:val="24"/>
          <w:lang w:val="en-US"/>
        </w:rPr>
        <w:t xml:space="preserve"> ions as the iron atoms lose electrons:</w:t>
      </w:r>
    </w:p>
    <w:p>
      <w:pPr>
        <w:pStyle w:val="style0"/>
        <w:rPr>
          <w:sz w:val="24"/>
          <w:szCs w:val="24"/>
        </w:rPr>
      </w:pPr>
      <w:r>
        <w:rPr>
          <w:sz w:val="24"/>
          <w:szCs w:val="24"/>
          <w:lang w:val="en-US"/>
        </w:rPr>
        <w:t>Fe    =&gt;  Fe</w:t>
      </w:r>
      <w:r>
        <w:rPr>
          <w:sz w:val="24"/>
          <w:szCs w:val="24"/>
          <w:vertAlign w:val="superscript"/>
          <w:lang w:val="en-US"/>
        </w:rPr>
        <w:t>2+</w:t>
      </w:r>
      <w:r>
        <w:rPr>
          <w:sz w:val="24"/>
          <w:szCs w:val="24"/>
          <w:lang w:val="en-US"/>
        </w:rPr>
        <w:t xml:space="preserve"> + 2e</w:t>
      </w:r>
      <w:r>
        <w:rPr>
          <w:sz w:val="24"/>
          <w:szCs w:val="24"/>
          <w:vertAlign w:val="superscript"/>
          <w:lang w:val="en-US"/>
        </w:rPr>
        <w:t>-</w:t>
      </w:r>
    </w:p>
    <w:p>
      <w:pPr>
        <w:pStyle w:val="style0"/>
        <w:rPr>
          <w:sz w:val="24"/>
          <w:szCs w:val="24"/>
        </w:rPr>
      </w:pPr>
      <w:r>
        <w:rPr>
          <w:sz w:val="24"/>
          <w:szCs w:val="24"/>
          <w:lang w:val="en-US"/>
        </w:rPr>
        <w:t>The iron is being oxidised by loss of electrons.</w:t>
      </w:r>
    </w:p>
    <w:p>
      <w:pPr>
        <w:pStyle w:val="style0"/>
        <w:rPr>
          <w:sz w:val="24"/>
          <w:szCs w:val="24"/>
        </w:rPr>
      </w:pPr>
      <w:r>
        <w:rPr>
          <w:sz w:val="24"/>
          <w:szCs w:val="24"/>
          <w:lang w:val="en-US"/>
        </w:rPr>
        <w:t>The electrons are picked up by oxygen and water molecules to form hydroxide ions. These react with the iron(II) ions to give iron(II) hydroxide, which is further oxidised and rearranged to give rust. You do not need to know this at this level.</w:t>
      </w:r>
    </w:p>
    <w:p>
      <w:pPr>
        <w:pStyle w:val="style0"/>
        <w:rPr>
          <w:sz w:val="24"/>
          <w:szCs w:val="24"/>
        </w:rPr>
      </w:pPr>
      <w:r>
        <w:rPr>
          <w:sz w:val="24"/>
          <w:szCs w:val="24"/>
          <w:lang w:val="en-US"/>
        </w:rPr>
        <w:t>But you should know that rusting starts by the loss of electrons from iron atoms to give Fe</w:t>
      </w:r>
      <w:r>
        <w:rPr>
          <w:sz w:val="24"/>
          <w:szCs w:val="24"/>
          <w:vertAlign w:val="superscript"/>
          <w:lang w:val="en-US"/>
        </w:rPr>
        <w:t>2+</w:t>
      </w:r>
      <w:r>
        <w:rPr>
          <w:sz w:val="24"/>
          <w:szCs w:val="24"/>
          <w:lang w:val="en-US"/>
        </w:rPr>
        <w:t xml:space="preserve"> ions.</w:t>
      </w:r>
    </w:p>
    <w:p>
      <w:pPr>
        <w:pStyle w:val="style0"/>
        <w:rPr>
          <w:sz w:val="24"/>
          <w:szCs w:val="24"/>
        </w:rPr>
      </w:pPr>
    </w:p>
    <w:p>
      <w:pPr>
        <w:pStyle w:val="style0"/>
        <w:rPr>
          <w:b/>
          <w:bCs/>
          <w:sz w:val="24"/>
          <w:szCs w:val="24"/>
        </w:rPr>
      </w:pPr>
      <w:r>
        <w:rPr>
          <w:b/>
          <w:bCs/>
          <w:sz w:val="24"/>
          <w:szCs w:val="24"/>
          <w:lang w:val="en-US"/>
        </w:rPr>
        <w:t>Preventing rusting</w:t>
      </w:r>
    </w:p>
    <w:p>
      <w:pPr>
        <w:pStyle w:val="style0"/>
        <w:rPr>
          <w:sz w:val="24"/>
          <w:szCs w:val="24"/>
        </w:rPr>
      </w:pPr>
      <w:r>
        <w:rPr>
          <w:sz w:val="24"/>
          <w:szCs w:val="24"/>
          <w:lang w:val="en-US"/>
        </w:rPr>
        <w:t>Stopping air and water getting at the iron. You can do this by: painting the metal, covering the metal with oil or grease, coating the iron with another metal like the tin traditionally used in "tin" cans - steel cans with a thin coating of tin. In all of these cases, if the coating gets damaged, the iron underneath will rust.</w:t>
      </w:r>
    </w:p>
    <w:p>
      <w:pPr>
        <w:pStyle w:val="style0"/>
        <w:rPr>
          <w:sz w:val="24"/>
          <w:szCs w:val="24"/>
        </w:rPr>
      </w:pPr>
      <w:r>
        <w:rPr>
          <w:sz w:val="24"/>
          <w:szCs w:val="24"/>
          <w:lang w:val="en-US"/>
        </w:rPr>
        <w:t>Alloying the iron: Stainless steel is iron mixed with chromium and usually other elements such as nickel. There are actually a whole family of stainless steels. The iron in stainless steel doesn't rust because of the very strongly attached layer of chromium oxide which protects the whole surface. This is similar to the protection given to aluminium by the strong layer of aluminium oxide on its surface.</w:t>
      </w:r>
    </w:p>
    <w:p>
      <w:pPr>
        <w:pStyle w:val="style0"/>
        <w:rPr>
          <w:sz w:val="24"/>
          <w:szCs w:val="24"/>
        </w:rPr>
      </w:pPr>
    </w:p>
    <w:p>
      <w:pPr>
        <w:pStyle w:val="style0"/>
        <w:rPr>
          <w:sz w:val="24"/>
          <w:szCs w:val="24"/>
        </w:rPr>
      </w:pPr>
      <w:r>
        <w:rPr>
          <w:sz w:val="24"/>
          <w:szCs w:val="24"/>
          <w:lang w:val="en-US"/>
        </w:rPr>
        <w:t>Galvanising - sacrificial protection: Galvanised iron is iron which is covered with a thin layer of zinc. When galvanised iron is new, the zinc just serves as a barrier, but it still keeps on protecting the iron even after it has been scratched or otherwise knocked about. Zinc is more reactive than iron, and so oxidises to zinc ions more readily than iron does. Zn(s)  =&gt; Zn</w:t>
      </w:r>
      <w:r>
        <w:rPr>
          <w:sz w:val="24"/>
          <w:szCs w:val="24"/>
          <w:vertAlign w:val="superscript"/>
          <w:lang w:val="en-US"/>
        </w:rPr>
        <w:t>2+</w:t>
      </w:r>
      <w:r>
        <w:rPr>
          <w:sz w:val="24"/>
          <w:szCs w:val="24"/>
          <w:lang w:val="en-US"/>
        </w:rPr>
        <w:t>(aq) + 2e-</w:t>
      </w:r>
    </w:p>
    <w:p>
      <w:pPr>
        <w:pStyle w:val="style0"/>
        <w:rPr>
          <w:sz w:val="24"/>
          <w:szCs w:val="24"/>
        </w:rPr>
      </w:pPr>
      <w:r>
        <w:rPr>
          <w:sz w:val="24"/>
          <w:szCs w:val="24"/>
          <w:lang w:val="en-US"/>
        </w:rPr>
        <w:t>Those electrons flow into the iron and prevent the similar reaction happening to the iron.</w:t>
      </w:r>
    </w:p>
    <w:p>
      <w:pPr>
        <w:pStyle w:val="style0"/>
        <w:rPr>
          <w:sz w:val="24"/>
          <w:szCs w:val="24"/>
        </w:rPr>
      </w:pPr>
      <w:r>
        <w:rPr>
          <w:sz w:val="24"/>
          <w:szCs w:val="24"/>
          <w:lang w:val="en-US"/>
        </w:rPr>
        <w:t>Fe</w:t>
      </w:r>
      <w:r>
        <w:rPr>
          <w:sz w:val="24"/>
          <w:szCs w:val="24"/>
          <w:vertAlign w:val="subscript"/>
          <w:lang w:val="en-US"/>
        </w:rPr>
        <w:t xml:space="preserve">(s)  </w:t>
      </w:r>
      <w:r>
        <w:rPr>
          <w:sz w:val="24"/>
          <w:szCs w:val="24"/>
          <w:lang w:val="en-US"/>
        </w:rPr>
        <w:t>=&gt;  Fe</w:t>
      </w:r>
      <w:r>
        <w:rPr>
          <w:sz w:val="24"/>
          <w:szCs w:val="24"/>
          <w:vertAlign w:val="superscript"/>
          <w:lang w:val="en-US"/>
        </w:rPr>
        <w:t>2+</w:t>
      </w:r>
      <w:r>
        <w:rPr>
          <w:sz w:val="24"/>
          <w:szCs w:val="24"/>
          <w:vertAlign w:val="subscript"/>
          <w:lang w:val="en-US"/>
        </w:rPr>
        <w:t>(aq)</w:t>
      </w:r>
      <w:r>
        <w:rPr>
          <w:sz w:val="24"/>
          <w:szCs w:val="24"/>
          <w:lang w:val="en-US"/>
        </w:rPr>
        <w:t xml:space="preserve"> + 2e</w:t>
      </w:r>
      <w:r>
        <w:rPr>
          <w:sz w:val="24"/>
          <w:szCs w:val="24"/>
          <w:vertAlign w:val="superscript"/>
          <w:lang w:val="en-US"/>
        </w:rPr>
        <w:t>-</w:t>
      </w:r>
    </w:p>
    <w:p>
      <w:pPr>
        <w:pStyle w:val="style0"/>
        <w:rPr>
          <w:sz w:val="24"/>
          <w:szCs w:val="24"/>
        </w:rPr>
      </w:pPr>
      <w:r>
        <w:rPr>
          <w:sz w:val="24"/>
          <w:szCs w:val="24"/>
          <w:lang w:val="en-US"/>
        </w:rPr>
        <w:t>The extra electrons react with any iron(II) ions formed and drive them back to iron metal. This is called sacrificial protection. The zinc blocks are sacrificed to protect the steel hull. It is much easier to replace the zinc blocks than repair the hull.</w:t>
      </w:r>
    </w:p>
    <w:p>
      <w:pPr>
        <w:pStyle w:val="style0"/>
        <w:rPr>
          <w:sz w:val="24"/>
          <w:szCs w:val="24"/>
        </w:rPr>
      </w:pPr>
    </w:p>
    <w:p>
      <w:pPr>
        <w:pStyle w:val="style0"/>
        <w:rPr>
          <w:b/>
          <w:bCs/>
          <w:sz w:val="24"/>
          <w:szCs w:val="24"/>
        </w:rPr>
      </w:pPr>
    </w:p>
    <w:p>
      <w:pPr>
        <w:pStyle w:val="style0"/>
        <w:rPr>
          <w:b/>
          <w:bCs/>
          <w:sz w:val="24"/>
          <w:szCs w:val="24"/>
        </w:rPr>
      </w:pPr>
      <w:r>
        <w:rPr>
          <w:b/>
          <w:bCs/>
          <w:sz w:val="24"/>
          <w:szCs w:val="24"/>
          <w:lang w:val="en-US"/>
        </w:rPr>
        <w:t>STEEL MAKING</w:t>
      </w:r>
    </w:p>
    <w:p>
      <w:pPr>
        <w:pStyle w:val="style0"/>
        <w:rPr>
          <w:sz w:val="24"/>
          <w:szCs w:val="24"/>
        </w:rPr>
      </w:pPr>
      <w:r>
        <w:rPr>
          <w:sz w:val="24"/>
          <w:szCs w:val="24"/>
          <w:lang w:val="en-US"/>
        </w:rPr>
        <w:t>Why do we need to convert most iron into steel alloys?</w:t>
      </w:r>
    </w:p>
    <w:p>
      <w:pPr>
        <w:pStyle w:val="style0"/>
        <w:rPr>
          <w:sz w:val="24"/>
          <w:szCs w:val="24"/>
        </w:rPr>
      </w:pPr>
      <w:r>
        <w:rPr>
          <w:sz w:val="24"/>
          <w:szCs w:val="24"/>
          <w:lang w:val="en-US"/>
        </w:rPr>
        <w:t>Most metals in everyday use are alloys.</w:t>
      </w:r>
    </w:p>
    <w:p>
      <w:pPr>
        <w:pStyle w:val="style0"/>
        <w:rPr>
          <w:sz w:val="24"/>
          <w:szCs w:val="24"/>
        </w:rPr>
      </w:pPr>
      <w:r>
        <w:rPr>
          <w:sz w:val="24"/>
          <w:szCs w:val="24"/>
          <w:lang w:val="en-US"/>
        </w:rPr>
        <w:t>Iron is a good conductor of heat and can be bent or hammered into shape (malleable), quite strong physically – made stronger when alloyed with other materials.</w:t>
      </w:r>
    </w:p>
    <w:p>
      <w:pPr>
        <w:pStyle w:val="style0"/>
        <w:rPr>
          <w:sz w:val="24"/>
          <w:szCs w:val="24"/>
        </w:rPr>
      </w:pPr>
      <w:r>
        <w:rPr>
          <w:sz w:val="24"/>
          <w:szCs w:val="24"/>
          <w:lang w:val="en-US"/>
        </w:rPr>
        <w:t>This makes iron useful as structural material and for making things that must allow heat to pass through easily and useful construction materials.</w:t>
      </w:r>
    </w:p>
    <w:p>
      <w:pPr>
        <w:pStyle w:val="style0"/>
        <w:rPr>
          <w:sz w:val="24"/>
          <w:szCs w:val="24"/>
        </w:rPr>
      </w:pPr>
      <w:r>
        <w:rPr>
          <w:sz w:val="24"/>
          <w:szCs w:val="24"/>
          <w:lang w:val="en-US"/>
        </w:rPr>
        <w:t>Steel is an alloy because it is a mixture of a metal (iron) with other elements (carbon and perhaps other metals too).</w:t>
      </w:r>
    </w:p>
    <w:p>
      <w:pPr>
        <w:pStyle w:val="style0"/>
        <w:rPr>
          <w:sz w:val="24"/>
          <w:szCs w:val="24"/>
        </w:rPr>
      </w:pPr>
      <w:r>
        <w:rPr>
          <w:sz w:val="24"/>
          <w:szCs w:val="24"/>
          <w:lang w:val="en-US"/>
        </w:rPr>
        <w:t>Iron from the blast furnace contains about ~96% iron with ~4% of impurities including carbon, silica and phosphorus.</w:t>
      </w:r>
    </w:p>
    <w:p>
      <w:pPr>
        <w:pStyle w:val="style0"/>
        <w:rPr>
          <w:sz w:val="24"/>
          <w:szCs w:val="24"/>
        </w:rPr>
      </w:pPr>
      <w:r>
        <w:rPr>
          <w:sz w:val="24"/>
          <w:szCs w:val="24"/>
          <w:lang w:val="en-US"/>
        </w:rPr>
        <w:t>In this state the cast iron is too hard and too brittle for most purposes.</w:t>
      </w:r>
    </w:p>
    <w:p>
      <w:pPr>
        <w:pStyle w:val="style0"/>
        <w:rPr>
          <w:sz w:val="24"/>
          <w:szCs w:val="24"/>
        </w:rPr>
      </w:pPr>
      <w:r>
        <w:rPr>
          <w:sz w:val="24"/>
          <w:szCs w:val="24"/>
          <w:lang w:val="en-US"/>
        </w:rPr>
        <w:t>Cast iron is hard and can be used directly for some purposes e.g manhole covers, ornamental railings because of its strength in compression and is very hard wearing.</w:t>
      </w:r>
    </w:p>
    <w:p>
      <w:pPr>
        <w:pStyle w:val="style0"/>
        <w:rPr>
          <w:sz w:val="24"/>
          <w:szCs w:val="24"/>
        </w:rPr>
      </w:pPr>
      <w:r>
        <w:rPr>
          <w:sz w:val="24"/>
          <w:szCs w:val="24"/>
          <w:lang w:val="en-US"/>
        </w:rPr>
        <w:t>However, if all the impurities are removed, the resulting very pure iron is too soft for any useful purpose.</w:t>
      </w:r>
    </w:p>
    <w:p>
      <w:pPr>
        <w:pStyle w:val="style0"/>
        <w:rPr>
          <w:sz w:val="24"/>
          <w:szCs w:val="24"/>
        </w:rPr>
      </w:pPr>
      <w:r>
        <w:rPr>
          <w:sz w:val="24"/>
          <w:szCs w:val="24"/>
          <w:lang w:val="en-US"/>
        </w:rPr>
        <w:t>Therefore, strong useful steel is made by controlling the amount of carbon and selected metals to produce an alloy mixture with the right physical properties fit for a particular application e.g. steel for car bodies, chrome stainless steel, extremely hard and tough tungsten–iron steel alloys etc.</w:t>
      </w:r>
    </w:p>
    <w:p>
      <w:pPr>
        <w:pStyle w:val="style0"/>
        <w:rPr>
          <w:sz w:val="24"/>
          <w:szCs w:val="24"/>
        </w:rPr>
      </w:pPr>
      <w:r>
        <w:rPr>
          <w:sz w:val="24"/>
          <w:szCs w:val="24"/>
          <w:lang w:val="en-US"/>
        </w:rPr>
        <w:t>The real importance of alloys is that they can be designed to have properties for specific uses in terms of eg compression/tensile strength or corrosion reduction ie less susceptible to rusting.</w:t>
      </w:r>
    </w:p>
    <w:p>
      <w:pPr>
        <w:pStyle w:val="style0"/>
        <w:rPr>
          <w:sz w:val="24"/>
          <w:szCs w:val="24"/>
        </w:rPr>
      </w:pPr>
      <w:r>
        <w:rPr>
          <w:sz w:val="24"/>
          <w:szCs w:val="24"/>
          <w:lang w:val="en-US"/>
        </w:rPr>
        <w:t>Low–carbon steels (0.1% carbon) are easily shaped for car bodies</w:t>
      </w:r>
    </w:p>
    <w:p>
      <w:pPr>
        <w:pStyle w:val="style0"/>
        <w:rPr>
          <w:sz w:val="24"/>
          <w:szCs w:val="24"/>
        </w:rPr>
      </w:pPr>
      <w:r>
        <w:rPr>
          <w:sz w:val="24"/>
          <w:szCs w:val="24"/>
          <w:lang w:val="en-US"/>
        </w:rPr>
        <w:t>High–carbon steels (1.5% carbon, often with other metals too) are hard wearing and inflexible and can be used for cutting tools, bridge construction.</w:t>
      </w:r>
    </w:p>
    <w:p>
      <w:pPr>
        <w:pStyle w:val="style0"/>
        <w:rPr>
          <w:sz w:val="24"/>
          <w:szCs w:val="24"/>
        </w:rPr>
      </w:pPr>
      <w:r>
        <w:rPr>
          <w:sz w:val="24"/>
          <w:szCs w:val="24"/>
          <w:lang w:val="en-US"/>
        </w:rPr>
        <w:t>Stainless steels have chromium (and maybe nickel) added and are much resistant to corrosion (from oxygen/water) than iron or plain steel which readily rust. Objects made of iron or plain steel, particularly those exposed to the weather, regularly have to be painted or coated with some other protective layer from the effects of water and oxygen.</w:t>
      </w:r>
    </w:p>
    <w:p>
      <w:pPr>
        <w:pStyle w:val="style0"/>
        <w:rPr>
          <w:sz w:val="24"/>
          <w:szCs w:val="24"/>
        </w:rPr>
      </w:pPr>
      <w:r>
        <w:rPr>
          <w:sz w:val="24"/>
          <w:szCs w:val="24"/>
          <w:lang w:val="en-US"/>
        </w:rPr>
        <w:t>The properties of iron can be altered by adding small quantities of other metals or carbon to make steel, one of the useful metal alloys in widespread use today.</w:t>
      </w:r>
    </w:p>
    <w:p>
      <w:pPr>
        <w:pStyle w:val="style0"/>
        <w:rPr>
          <w:sz w:val="24"/>
          <w:szCs w:val="24"/>
        </w:rPr>
      </w:pPr>
      <w:r>
        <w:rPr>
          <w:sz w:val="24"/>
          <w:szCs w:val="24"/>
          <w:lang w:val="en-US"/>
        </w:rPr>
        <w:t>Steels are alloys since they are mixtures of iron with other metals or with non–metals like carbon or silicon.</w:t>
      </w:r>
    </w:p>
    <w:p>
      <w:pPr>
        <w:pStyle w:val="style0"/>
        <w:rPr>
          <w:b/>
          <w:bCs/>
          <w:sz w:val="24"/>
          <w:szCs w:val="24"/>
        </w:rPr>
      </w:pPr>
    </w:p>
    <w:p>
      <w:pPr>
        <w:pStyle w:val="style0"/>
        <w:rPr>
          <w:b/>
          <w:bCs/>
          <w:sz w:val="24"/>
          <w:szCs w:val="24"/>
        </w:rPr>
      </w:pPr>
      <w:r>
        <w:rPr>
          <w:b/>
          <w:bCs/>
          <w:sz w:val="24"/>
          <w:szCs w:val="24"/>
          <w:lang w:val="en-US"/>
        </w:rPr>
        <w:t xml:space="preserve">Making Steel: </w:t>
      </w:r>
    </w:p>
    <w:p>
      <w:pPr>
        <w:pStyle w:val="style0"/>
        <w:rPr>
          <w:sz w:val="24"/>
          <w:szCs w:val="24"/>
        </w:rPr>
      </w:pPr>
      <w:r>
        <w:rPr>
          <w:sz w:val="24"/>
          <w:szCs w:val="24"/>
          <w:lang w:val="en-US"/>
        </w:rPr>
        <w:t>(1) Molten iron from the blast furnace is mixed with recycled scrap iron</w:t>
      </w:r>
    </w:p>
    <w:p>
      <w:pPr>
        <w:pStyle w:val="style0"/>
        <w:rPr>
          <w:sz w:val="24"/>
          <w:szCs w:val="24"/>
        </w:rPr>
      </w:pPr>
      <w:r>
        <w:rPr>
          <w:sz w:val="24"/>
          <w:szCs w:val="24"/>
          <w:lang w:val="en-US"/>
        </w:rPr>
        <w:t xml:space="preserve">(2) Then pure oxygen is passed into the mixture and the non–metal impurities such as silicon or phosphorus are then converted into acidic oxides. </w:t>
      </w:r>
    </w:p>
    <w:p>
      <w:pPr>
        <w:pStyle w:val="style0"/>
        <w:rPr>
          <w:sz w:val="24"/>
          <w:szCs w:val="24"/>
        </w:rPr>
      </w:pPr>
      <w:r>
        <w:rPr>
          <w:sz w:val="24"/>
          <w:szCs w:val="24"/>
          <w:lang w:val="en-US"/>
        </w:rPr>
        <w:t>e.g. Si + O2 ==&gt; SiO2, or 4P + 5O2 ==&gt; P4O10</w:t>
      </w:r>
    </w:p>
    <w:p>
      <w:pPr>
        <w:pStyle w:val="style0"/>
        <w:rPr>
          <w:sz w:val="24"/>
          <w:szCs w:val="24"/>
        </w:rPr>
      </w:pPr>
      <w:r>
        <w:rPr>
          <w:sz w:val="24"/>
          <w:szCs w:val="24"/>
          <w:lang w:val="en-US"/>
        </w:rPr>
        <w:t xml:space="preserve">(3) Calcium carbonate (a base) is then added to remove the acidic oxide impurities (in an acid–base reaction). The salts produced by this reaction form a slag which can be tapped off separately. </w:t>
      </w:r>
    </w:p>
    <w:p>
      <w:pPr>
        <w:pStyle w:val="style0"/>
        <w:rPr>
          <w:sz w:val="24"/>
          <w:szCs w:val="24"/>
        </w:rPr>
      </w:pPr>
      <w:r>
        <w:rPr>
          <w:sz w:val="24"/>
          <w:szCs w:val="24"/>
          <w:lang w:val="en-US"/>
        </w:rPr>
        <w:t>e.g. CaCO3 + SiO2 ==&gt; CaSiO3 + CO2 (calcium silicate slag)</w:t>
      </w:r>
    </w:p>
    <w:p>
      <w:pPr>
        <w:pStyle w:val="style0"/>
        <w:rPr>
          <w:sz w:val="24"/>
          <w:szCs w:val="24"/>
        </w:rPr>
      </w:pPr>
      <w:r>
        <w:rPr>
          <w:sz w:val="24"/>
          <w:szCs w:val="24"/>
          <w:lang w:val="en-US"/>
        </w:rPr>
        <w:t>Reactions (1)–(3) produce pure iron.</w:t>
      </w:r>
    </w:p>
    <w:p>
      <w:pPr>
        <w:pStyle w:val="style0"/>
        <w:rPr>
          <w:sz w:val="24"/>
          <w:szCs w:val="24"/>
        </w:rPr>
      </w:pPr>
      <w:r>
        <w:rPr>
          <w:sz w:val="24"/>
          <w:szCs w:val="24"/>
          <w:lang w:val="en-US"/>
        </w:rPr>
        <w:t>Calculated quantities of carbon and/or other metallic elements such as titanium, manganese or chromium are then added to make a wide range of steels with particular properties.</w:t>
      </w:r>
    </w:p>
    <w:p>
      <w:pPr>
        <w:pStyle w:val="style0"/>
        <w:rPr>
          <w:sz w:val="24"/>
          <w:szCs w:val="24"/>
        </w:rPr>
      </w:pPr>
      <w:r>
        <w:rPr>
          <w:sz w:val="24"/>
          <w:szCs w:val="24"/>
          <w:lang w:val="en-US"/>
        </w:rPr>
        <w:t>Economics of recycling scrap steel or ion: Most steel consists of &gt;25% recycled iron/steel and you do have the 'scrap' collection costs and problems with varying steel composition* BUT you save enormously because there is no mining cost or overseas transport costs AND less junk lying around! (NOTE: * some companies send their own scrap to be mixed with the next batch of 'specialised' steel they order, this saves both companies money!).–</w:t>
      </w:r>
    </w:p>
    <w:p>
      <w:pPr>
        <w:pStyle w:val="style0"/>
        <w:rPr>
          <w:sz w:val="24"/>
          <w:szCs w:val="24"/>
        </w:rPr>
      </w:pPr>
    </w:p>
    <w:p>
      <w:pPr>
        <w:pStyle w:val="style0"/>
        <w:rPr>
          <w:b/>
          <w:bCs/>
          <w:sz w:val="24"/>
          <w:szCs w:val="24"/>
        </w:rPr>
      </w:pPr>
      <w:r>
        <w:rPr>
          <w:b/>
          <w:bCs/>
          <w:sz w:val="24"/>
          <w:szCs w:val="24"/>
          <w:lang w:val="en-US"/>
        </w:rPr>
        <w:t>RECYCLING Iron and Steel</w:t>
      </w:r>
    </w:p>
    <w:p>
      <w:pPr>
        <w:pStyle w:val="style0"/>
        <w:rPr>
          <w:sz w:val="24"/>
          <w:szCs w:val="24"/>
        </w:rPr>
      </w:pPr>
      <w:r>
        <w:rPr>
          <w:sz w:val="24"/>
          <w:szCs w:val="24"/>
          <w:lang w:val="en-US"/>
        </w:rPr>
        <w:t>About 42% of iron/steel in goods/components manufactured in iron/steel is recycled iron/steel, whether it be steel pans, car bodies, bridge girders, stainless steel cutlery etc.</w:t>
      </w:r>
    </w:p>
    <w:p>
      <w:pPr>
        <w:pStyle w:val="style0"/>
        <w:rPr>
          <w:sz w:val="24"/>
          <w:szCs w:val="24"/>
        </w:rPr>
      </w:pPr>
      <w:r>
        <w:rPr>
          <w:sz w:val="24"/>
          <w:szCs w:val="24"/>
          <w:lang w:val="en-US"/>
        </w:rPr>
        <w:t>This makes good economics because recycling saves on several costs AND allows a mineral resource like iron's haematite or magnetite ore resources to last a lot longer – slower depletion of the Earth's mineral ore resources will make it last longer.</w:t>
      </w:r>
    </w:p>
    <w:p>
      <w:pPr>
        <w:pStyle w:val="style0"/>
        <w:rPr>
          <w:sz w:val="24"/>
          <w:szCs w:val="24"/>
        </w:rPr>
      </w:pPr>
      <w:r>
        <w:rPr>
          <w:sz w:val="24"/>
          <w:szCs w:val="24"/>
          <w:lang w:val="en-US"/>
        </w:rPr>
        <w:t>Transport costs may be less (ie within UK now), but much more importantly mining costs are omitted – energy/machinery involved in digging out the ore, crushing it, transporting the ore,</w:t>
      </w:r>
    </w:p>
    <w:p>
      <w:pPr>
        <w:pStyle w:val="style0"/>
        <w:rPr>
          <w:sz w:val="24"/>
          <w:szCs w:val="24"/>
        </w:rPr>
      </w:pPr>
      <w:r>
        <w:rPr>
          <w:sz w:val="24"/>
          <w:szCs w:val="24"/>
          <w:lang w:val="en-US"/>
        </w:rPr>
        <w:t>and the cost of actually extracting the metal from its finite ore resource – chemicals needed (coke, limestone), constructing and running a blast furnace</w:t>
      </w:r>
    </w:p>
    <w:p>
      <w:pPr>
        <w:pStyle w:val="style0"/>
        <w:rPr>
          <w:sz w:val="24"/>
          <w:szCs w:val="24"/>
        </w:rPr>
      </w:pPr>
      <w:r>
        <w:rPr>
          <w:sz w:val="24"/>
          <w:szCs w:val="24"/>
          <w:lang w:val="en-US"/>
        </w:rPr>
        <w:t>So, scrap metal merchants are doing a roaring trade at the moment.</w:t>
      </w:r>
    </w:p>
    <w:p>
      <w:pPr>
        <w:pStyle w:val="style0"/>
        <w:rPr>
          <w:sz w:val="24"/>
          <w:szCs w:val="24"/>
        </w:rPr>
      </w:pPr>
    </w:p>
    <w:p>
      <w:pPr>
        <w:pStyle w:val="style0"/>
        <w:rPr>
          <w:sz w:val="24"/>
          <w:szCs w:val="24"/>
        </w:rPr>
      </w:pPr>
      <w:r>
        <w:rPr>
          <w:b/>
          <w:bCs/>
          <w:sz w:val="24"/>
          <w:szCs w:val="24"/>
        </w:rPr>
        <w:t>Testing for iron(III) ions with thiocyanate ions</w:t>
      </w:r>
    </w:p>
    <w:p>
      <w:pPr>
        <w:pStyle w:val="style0"/>
        <w:rPr>
          <w:sz w:val="24"/>
          <w:szCs w:val="24"/>
        </w:rPr>
      </w:pPr>
      <w:r>
        <w:rPr>
          <w:sz w:val="24"/>
          <w:szCs w:val="24"/>
        </w:rPr>
        <w:t>This provides an extremely sensitive test for iron(III) ions in solution.</w:t>
      </w:r>
    </w:p>
    <w:p>
      <w:pPr>
        <w:pStyle w:val="style0"/>
        <w:rPr>
          <w:sz w:val="24"/>
          <w:szCs w:val="24"/>
        </w:rPr>
      </w:pPr>
      <w:r>
        <w:rPr>
          <w:sz w:val="24"/>
          <w:szCs w:val="24"/>
        </w:rPr>
        <w:t>If you add thiocyanate ions, SCN-, (from, say, sodium or potassium or ammonium thiocyanate solution) to a solution containing iron(III) ions, you get an intense blood red solution containing the ion [Fe(SCN)(H2O)5]2+.</w:t>
      </w:r>
    </w:p>
    <w:p>
      <w:pPr>
        <w:pStyle w:val="style0"/>
        <w:rPr>
          <w:sz w:val="24"/>
          <w:szCs w:val="24"/>
        </w:rPr>
      </w:pPr>
    </w:p>
    <w:p>
      <w:pPr>
        <w:pStyle w:val="style0"/>
        <w:rPr>
          <w:sz w:val="24"/>
          <w:szCs w:val="24"/>
        </w:rPr>
      </w:pPr>
    </w:p>
    <w:p>
      <w:pPr>
        <w:pStyle w:val="style0"/>
        <w:rPr>
          <w:sz w:val="24"/>
          <w:szCs w:val="24"/>
        </w:rPr>
      </w:pPr>
      <w:r>
        <w:rPr>
          <w:b/>
          <w:bCs/>
          <w:sz w:val="24"/>
          <w:szCs w:val="24"/>
          <w:lang w:val="en-US"/>
        </w:rPr>
        <w:t>Tin</w:t>
      </w:r>
    </w:p>
    <w:p>
      <w:pPr>
        <w:pStyle w:val="style0"/>
        <w:rPr>
          <w:sz w:val="24"/>
          <w:szCs w:val="24"/>
        </w:rPr>
      </w:pPr>
      <w:r>
        <w:rPr>
          <w:sz w:val="24"/>
          <w:szCs w:val="24"/>
          <w:lang w:val="en-US"/>
        </w:rPr>
        <w:t>Tin does not occur naturally as a free element. The main source is the mineral cassiterite or tin stone, SnO</w:t>
      </w:r>
      <w:r>
        <w:rPr>
          <w:sz w:val="24"/>
          <w:szCs w:val="24"/>
          <w:vertAlign w:val="subscript"/>
          <w:lang w:val="en-US"/>
        </w:rPr>
        <w:t>2</w:t>
      </w:r>
      <w:r>
        <w:rPr>
          <w:sz w:val="24"/>
          <w:szCs w:val="24"/>
          <w:lang w:val="en-US"/>
        </w:rPr>
        <w:t>. In Nigeria was mined in 1930 at Jos Plateau.</w:t>
      </w:r>
    </w:p>
    <w:p>
      <w:pPr>
        <w:pStyle w:val="style0"/>
        <w:rPr>
          <w:sz w:val="24"/>
          <w:szCs w:val="24"/>
        </w:rPr>
      </w:pPr>
      <w:r>
        <w:rPr>
          <w:b/>
          <w:bCs/>
          <w:sz w:val="24"/>
          <w:szCs w:val="24"/>
          <w:lang w:val="en-US"/>
        </w:rPr>
        <w:t>Extraction of tin from its Ores</w:t>
      </w:r>
    </w:p>
    <w:p>
      <w:pPr>
        <w:pStyle w:val="style0"/>
        <w:rPr>
          <w:sz w:val="24"/>
          <w:szCs w:val="24"/>
        </w:rPr>
      </w:pPr>
      <w:r>
        <w:rPr>
          <w:sz w:val="24"/>
          <w:szCs w:val="24"/>
          <w:lang w:val="en-US"/>
        </w:rPr>
        <w:t>Tin ore (cassiterite)  is crushed and washed with water. This is called the concentration of the ore. The tin ore is roasted in air to remove impurities, such as arsenic and antimony as volatile oxides. The product is mixed with powdered charcoal and heated to 1300</w:t>
      </w:r>
      <w:r>
        <w:rPr>
          <w:sz w:val="24"/>
          <w:szCs w:val="24"/>
          <w:vertAlign w:val="superscript"/>
          <w:lang w:val="en-US"/>
        </w:rPr>
        <w:t>o</w:t>
      </w:r>
      <w:r>
        <w:rPr>
          <w:sz w:val="24"/>
          <w:szCs w:val="24"/>
          <w:lang w:val="en-US"/>
        </w:rPr>
        <w:t>C. to reduce the oxide. Molten tin is tapped off. Iron compounds, which might be present as impurities are removed by electromagnetic separation.</w:t>
      </w:r>
    </w:p>
    <w:p>
      <w:pPr>
        <w:pStyle w:val="style0"/>
        <w:rPr>
          <w:sz w:val="24"/>
          <w:szCs w:val="24"/>
        </w:rPr>
      </w:pPr>
      <w:r>
        <w:rPr>
          <w:sz w:val="24"/>
          <w:szCs w:val="24"/>
          <w:lang w:val="en-US"/>
        </w:rPr>
        <w:t>The metal is extracted from its ore by carbon reduction. The concentrated ore is mixed with coke and heated in a furnace.</w:t>
      </w:r>
    </w:p>
    <w:p>
      <w:pPr>
        <w:pStyle w:val="style0"/>
        <w:rPr>
          <w:sz w:val="24"/>
          <w:szCs w:val="24"/>
        </w:rPr>
      </w:pPr>
      <w:r>
        <w:rPr>
          <w:sz w:val="24"/>
          <w:szCs w:val="24"/>
          <w:lang w:val="en-US"/>
        </w:rPr>
        <w:t>SnO</w:t>
      </w:r>
      <w:r>
        <w:rPr>
          <w:sz w:val="24"/>
          <w:szCs w:val="24"/>
          <w:vertAlign w:val="subscript"/>
          <w:lang w:val="en-US"/>
        </w:rPr>
        <w:t>2(s)</w:t>
      </w:r>
      <w:r>
        <w:rPr>
          <w:sz w:val="24"/>
          <w:szCs w:val="24"/>
          <w:lang w:val="en-US"/>
        </w:rPr>
        <w:t xml:space="preserve"> + 2C</w:t>
      </w:r>
      <w:r>
        <w:rPr>
          <w:sz w:val="24"/>
          <w:szCs w:val="24"/>
          <w:vertAlign w:val="subscript"/>
          <w:lang w:val="en-US"/>
        </w:rPr>
        <w:t xml:space="preserve">(s) </w:t>
      </w:r>
      <w:r>
        <w:rPr>
          <w:sz w:val="24"/>
          <w:szCs w:val="24"/>
          <w:lang w:val="en-US"/>
        </w:rPr>
        <w:t>→ Sn</w:t>
      </w:r>
      <w:r>
        <w:rPr>
          <w:sz w:val="24"/>
          <w:szCs w:val="24"/>
          <w:vertAlign w:val="subscript"/>
          <w:lang w:val="en-US"/>
        </w:rPr>
        <w:t>(l)</w:t>
      </w:r>
      <w:r>
        <w:rPr>
          <w:sz w:val="24"/>
          <w:szCs w:val="24"/>
          <w:lang w:val="en-US"/>
        </w:rPr>
        <w:t xml:space="preserve"> + 2CO</w:t>
      </w:r>
      <w:r>
        <w:rPr>
          <w:sz w:val="24"/>
          <w:szCs w:val="24"/>
          <w:vertAlign w:val="subscript"/>
          <w:lang w:val="en-US"/>
        </w:rPr>
        <w:t>(g)</w:t>
      </w:r>
    </w:p>
    <w:p>
      <w:pPr>
        <w:pStyle w:val="style0"/>
        <w:rPr>
          <w:sz w:val="24"/>
          <w:szCs w:val="24"/>
        </w:rPr>
      </w:pPr>
      <w:r>
        <w:rPr>
          <w:sz w:val="24"/>
          <w:szCs w:val="24"/>
          <w:lang w:val="en-US"/>
        </w:rPr>
        <w:t>The tin obtained is purified. It is separated from copper, iron and any other element present as impurities by either thermal -heating beyond it melting point of 232 K, and running off the molten tin, leaving behind any less fusible impurities – or by electrolytic means.</w:t>
      </w:r>
    </w:p>
    <w:p>
      <w:pPr>
        <w:pStyle w:val="style0"/>
        <w:rPr>
          <w:sz w:val="24"/>
          <w:szCs w:val="24"/>
        </w:rPr>
      </w:pPr>
    </w:p>
    <w:p>
      <w:pPr>
        <w:pStyle w:val="style0"/>
        <w:rPr>
          <w:b/>
          <w:bCs/>
          <w:sz w:val="24"/>
          <w:szCs w:val="24"/>
        </w:rPr>
      </w:pPr>
      <w:r>
        <w:rPr>
          <w:b/>
          <w:bCs/>
          <w:sz w:val="24"/>
          <w:szCs w:val="24"/>
        </w:rPr>
        <w:t>COPPER</w:t>
      </w:r>
    </w:p>
    <w:p>
      <w:pPr>
        <w:pStyle w:val="style0"/>
        <w:rPr>
          <w:b/>
          <w:bCs/>
          <w:sz w:val="24"/>
          <w:szCs w:val="24"/>
        </w:rPr>
      </w:pPr>
      <w:r>
        <w:rPr>
          <w:b/>
          <w:bCs/>
          <w:sz w:val="24"/>
          <w:szCs w:val="24"/>
          <w:lang w:val="en-US"/>
        </w:rPr>
        <w:t>THE EXTRACTION OF COPPER FROM COPPER ORES AND ITS PURIFICATION BY ELECTROLYSIS</w:t>
      </w:r>
    </w:p>
    <w:p>
      <w:pPr>
        <w:pStyle w:val="style0"/>
        <w:rPr>
          <w:sz w:val="24"/>
          <w:szCs w:val="24"/>
          <w:lang w:val="en-US"/>
        </w:rPr>
      </w:pPr>
      <w:r>
        <w:rPr>
          <w:sz w:val="24"/>
          <w:szCs w:val="24"/>
          <w:lang w:val="en-US"/>
        </w:rPr>
        <w:t xml:space="preserve"> </w:t>
      </w:r>
      <w:r>
        <w:rPr>
          <w:b/>
          <w:bCs/>
          <w:sz w:val="24"/>
          <w:szCs w:val="24"/>
          <w:lang w:val="en-US"/>
        </w:rPr>
        <w:t>The Purification of Copper by Electrolysis</w:t>
      </w:r>
    </w:p>
    <w:p>
      <w:pPr>
        <w:pStyle w:val="style0"/>
        <w:rPr>
          <w:b/>
          <w:bCs/>
          <w:sz w:val="24"/>
          <w:szCs w:val="24"/>
          <w:lang w:val="en-US"/>
        </w:rPr>
      </w:pPr>
      <w:r>
        <w:rPr>
          <w:b/>
          <w:bCs/>
          <w:sz w:val="24"/>
          <w:szCs w:val="24"/>
          <w:lang w:val="en-US"/>
        </w:rPr>
        <w:t>Raw materials for the electrolysis process:</w:t>
      </w:r>
    </w:p>
    <w:p>
      <w:pPr>
        <w:pStyle w:val="style179"/>
        <w:numPr>
          <w:ilvl w:val="0"/>
          <w:numId w:val="127"/>
        </w:numPr>
        <w:rPr>
          <w:sz w:val="24"/>
          <w:szCs w:val="24"/>
          <w:lang w:val="en-US"/>
        </w:rPr>
      </w:pPr>
      <w:r>
        <w:rPr>
          <w:sz w:val="24"/>
          <w:szCs w:val="24"/>
          <w:lang w:val="en-US"/>
        </w:rPr>
        <w:t>Impure copper from a copper smelter.</w:t>
      </w:r>
    </w:p>
    <w:p>
      <w:pPr>
        <w:pStyle w:val="style179"/>
        <w:numPr>
          <w:ilvl w:val="0"/>
          <w:numId w:val="127"/>
        </w:numPr>
        <w:rPr>
          <w:sz w:val="24"/>
          <w:szCs w:val="24"/>
          <w:lang w:val="en-US"/>
        </w:rPr>
      </w:pPr>
      <w:r>
        <w:rPr>
          <w:sz w:val="24"/>
          <w:szCs w:val="24"/>
          <w:lang w:val="en-US"/>
        </w:rPr>
        <w:t>Electrolyte of aqueous copper(II) sulphate.</w:t>
      </w:r>
    </w:p>
    <w:p>
      <w:pPr>
        <w:pStyle w:val="style179"/>
        <w:numPr>
          <w:ilvl w:val="0"/>
          <w:numId w:val="127"/>
        </w:numPr>
        <w:rPr>
          <w:sz w:val="24"/>
          <w:szCs w:val="24"/>
          <w:lang w:val="en-US"/>
        </w:rPr>
      </w:pPr>
      <w:r>
        <w:rPr>
          <w:sz w:val="24"/>
          <w:szCs w:val="24"/>
          <w:lang w:val="en-US"/>
        </w:rPr>
        <w:t>A pure copper cathode.</w:t>
      </w:r>
    </w:p>
    <w:p>
      <w:pPr>
        <w:pStyle w:val="style0"/>
        <w:rPr>
          <w:sz w:val="24"/>
          <w:szCs w:val="24"/>
          <w:lang w:val="en-US"/>
        </w:rPr>
      </w:pPr>
    </w:p>
    <w:p>
      <w:pPr>
        <w:pStyle w:val="style0"/>
        <w:rPr>
          <w:sz w:val="24"/>
          <w:szCs w:val="24"/>
        </w:rPr>
      </w:pPr>
      <w:r>
        <w:rPr>
          <w:sz w:val="24"/>
          <w:szCs w:val="24"/>
          <w:lang w:val="en-US"/>
        </w:rPr>
        <w:t xml:space="preserve">✓The impure copper from a smelter is cast into a block to form the positive anode. </w:t>
      </w:r>
    </w:p>
    <w:p>
      <w:pPr>
        <w:pStyle w:val="style0"/>
        <w:rPr>
          <w:sz w:val="24"/>
          <w:szCs w:val="24"/>
          <w:lang w:val="en-US"/>
        </w:rPr>
      </w:pPr>
      <w:r>
        <w:rPr>
          <w:sz w:val="24"/>
          <w:szCs w:val="24"/>
          <w:lang w:val="en-US"/>
        </w:rPr>
        <w:t>✓The cathode is made of previously purified copper. These are dipped into an electrolyte of copper(II) sulphate solution. </w:t>
      </w:r>
    </w:p>
    <w:p>
      <w:pPr>
        <w:pStyle w:val="style0"/>
        <w:rPr>
          <w:sz w:val="24"/>
          <w:szCs w:val="24"/>
        </w:rPr>
      </w:pPr>
      <w:r>
        <w:rPr>
          <w:sz w:val="24"/>
          <w:szCs w:val="24"/>
          <w:lang w:val="en-US"/>
        </w:rPr>
        <w:t xml:space="preserve">✓When the d.c electrical current is passed through the solution electrolysis takes place.  </w:t>
      </w:r>
    </w:p>
    <w:p>
      <w:pPr>
        <w:pStyle w:val="style0"/>
        <w:rPr>
          <w:sz w:val="24"/>
          <w:szCs w:val="24"/>
        </w:rPr>
      </w:pPr>
      <w:r>
        <w:rPr>
          <w:sz w:val="24"/>
          <w:szCs w:val="24"/>
          <w:lang w:val="en-US"/>
        </w:rPr>
        <w:t>✓The copper anode dissolves forming blue copper(II) ions Cu</w:t>
      </w:r>
      <w:r>
        <w:rPr>
          <w:sz w:val="24"/>
          <w:szCs w:val="24"/>
          <w:vertAlign w:val="superscript"/>
          <w:lang w:val="en-US"/>
        </w:rPr>
        <w:t>2+</w:t>
      </w:r>
      <w:r>
        <w:rPr>
          <w:sz w:val="24"/>
          <w:szCs w:val="24"/>
          <w:lang w:val="en-US"/>
        </w:rPr>
        <w:t>.</w:t>
      </w:r>
    </w:p>
    <w:p>
      <w:pPr>
        <w:pStyle w:val="style0"/>
        <w:rPr>
          <w:sz w:val="24"/>
          <w:szCs w:val="24"/>
        </w:rPr>
      </w:pPr>
      <w:r>
        <w:rPr>
          <w:sz w:val="24"/>
          <w:szCs w:val="24"/>
          <w:lang w:val="en-US"/>
        </w:rPr>
        <w:t xml:space="preserve">✓These positive ions are attracted to the negative cathode and become copper atoms. </w:t>
      </w:r>
    </w:p>
    <w:p>
      <w:pPr>
        <w:pStyle w:val="style0"/>
        <w:rPr>
          <w:sz w:val="24"/>
          <w:szCs w:val="24"/>
        </w:rPr>
      </w:pPr>
      <w:r>
        <w:rPr>
          <w:sz w:val="24"/>
          <w:szCs w:val="24"/>
          <w:lang w:val="en-US"/>
        </w:rPr>
        <w:t xml:space="preserve">✓The mass of copper dissolving at the anode exactly equals the mass of copper deposited on the cathode. </w:t>
      </w:r>
    </w:p>
    <w:p>
      <w:pPr>
        <w:pStyle w:val="style0"/>
        <w:rPr>
          <w:sz w:val="24"/>
          <w:szCs w:val="24"/>
        </w:rPr>
      </w:pPr>
      <w:r>
        <w:rPr>
          <w:sz w:val="24"/>
          <w:szCs w:val="24"/>
          <w:lang w:val="en-US"/>
        </w:rPr>
        <w:t>✓The concentration of the copper(II)sulphate remains constant.</w:t>
      </w:r>
    </w:p>
    <w:p>
      <w:pPr>
        <w:pStyle w:val="style0"/>
        <w:rPr>
          <w:sz w:val="24"/>
          <w:szCs w:val="24"/>
        </w:rPr>
      </w:pPr>
      <w:r>
        <w:rPr>
          <w:sz w:val="24"/>
          <w:szCs w:val="24"/>
          <w:lang w:val="en-US"/>
        </w:rPr>
        <w:t xml:space="preserve">✓Any impurities present in the impure copper anode fall to the bottom of the electrolysis cell tank. This 'anode sludge' is not completely mineral waste, it can contain valuable metals such as silver. </w:t>
      </w:r>
    </w:p>
    <w:p>
      <w:pPr>
        <w:pStyle w:val="style0"/>
        <w:rPr>
          <w:sz w:val="24"/>
          <w:szCs w:val="24"/>
        </w:rPr>
      </w:pPr>
      <w:r>
        <w:rPr>
          <w:sz w:val="24"/>
          <w:szCs w:val="24"/>
          <w:lang w:val="en-US"/>
        </w:rPr>
        <w:t>✓If these valuable metals can be recovered, their sale would help the economics of the process.</w:t>
      </w:r>
    </w:p>
    <w:p>
      <w:pPr>
        <w:pStyle w:val="style0"/>
        <w:rPr>
          <w:sz w:val="24"/>
          <w:szCs w:val="24"/>
        </w:rPr>
      </w:pPr>
    </w:p>
    <w:p>
      <w:pPr>
        <w:pStyle w:val="style0"/>
        <w:rPr>
          <w:b/>
          <w:bCs/>
          <w:i w:val="false"/>
          <w:iCs w:val="false"/>
          <w:sz w:val="24"/>
          <w:szCs w:val="24"/>
          <w:u w:val="dash"/>
        </w:rPr>
      </w:pPr>
      <w:r>
        <w:rPr>
          <w:b/>
          <w:bCs/>
          <w:i w:val="false"/>
          <w:iCs w:val="false"/>
          <w:sz w:val="24"/>
          <w:szCs w:val="24"/>
          <w:u w:val="dash"/>
          <w:lang w:val="en-US"/>
        </w:rPr>
        <w:t xml:space="preserve">Electrolysis is using d.c. electrical energy to bring about chemical changes at the electrolyte connections called the anode and cathode  electrodes. </w:t>
      </w:r>
    </w:p>
    <w:p>
      <w:pPr>
        <w:pStyle w:val="style0"/>
        <w:rPr>
          <w:b/>
          <w:bCs/>
          <w:sz w:val="24"/>
          <w:szCs w:val="24"/>
          <w:u w:val="dash"/>
        </w:rPr>
      </w:pPr>
      <w:r>
        <w:rPr>
          <w:b/>
          <w:bCs/>
          <w:sz w:val="24"/>
          <w:szCs w:val="24"/>
          <w:u w:val="dash"/>
          <w:lang w:val="en-US"/>
        </w:rPr>
        <w:t xml:space="preserve">An electrolyte is a conducting melt or solution of ions which carry the electric charge as part of the circuit. </w:t>
      </w:r>
    </w:p>
    <w:p>
      <w:pPr>
        <w:pStyle w:val="style0"/>
        <w:rPr>
          <w:sz w:val="24"/>
          <w:szCs w:val="24"/>
        </w:rPr>
      </w:pPr>
      <w:r>
        <w:rPr>
          <w:sz w:val="24"/>
          <w:szCs w:val="24"/>
          <w:lang w:val="en-US"/>
        </w:rPr>
        <w:t>Scrap copper can be recycled and purified this way too ,and is cheaper than starting from copper ore and saves valuable mineral resources.</w:t>
      </w:r>
    </w:p>
    <w:p>
      <w:pPr>
        <w:pStyle w:val="style0"/>
        <w:rPr>
          <w:b/>
          <w:bCs/>
          <w:sz w:val="24"/>
          <w:szCs w:val="24"/>
        </w:rPr>
      </w:pPr>
      <w:r>
        <w:rPr>
          <w:b/>
          <w:bCs/>
          <w:sz w:val="24"/>
          <w:szCs w:val="24"/>
          <w:lang w:val="en-US"/>
        </w:rPr>
        <w:t xml:space="preserve">The redox details of the electrode processes: </w:t>
      </w:r>
    </w:p>
    <w:p>
      <w:pPr>
        <w:pStyle w:val="style0"/>
        <w:rPr>
          <w:sz w:val="24"/>
          <w:szCs w:val="24"/>
        </w:rPr>
      </w:pPr>
      <w:r>
        <w:rPr>
          <w:sz w:val="24"/>
          <w:szCs w:val="24"/>
          <w:lang w:val="en-US"/>
        </w:rPr>
        <w:t xml:space="preserve">Electrolysis reminders – the negative electrode (–) is called the </w:t>
      </w:r>
      <w:r>
        <w:rPr>
          <w:b/>
          <w:bCs/>
          <w:sz w:val="24"/>
          <w:szCs w:val="24"/>
          <w:lang w:val="en-US"/>
        </w:rPr>
        <w:t xml:space="preserve">cathode </w:t>
      </w:r>
      <w:r>
        <w:rPr>
          <w:sz w:val="24"/>
          <w:szCs w:val="24"/>
          <w:lang w:val="en-US"/>
        </w:rPr>
        <w:t>and attracts positive ions or cations e.g. Cu</w:t>
      </w:r>
      <w:r>
        <w:rPr>
          <w:sz w:val="24"/>
          <w:szCs w:val="24"/>
          <w:vertAlign w:val="superscript"/>
          <w:lang w:val="en-US"/>
        </w:rPr>
        <w:t>2+</w:t>
      </w:r>
      <w:r>
        <w:rPr>
          <w:sz w:val="24"/>
          <w:szCs w:val="24"/>
          <w:lang w:val="en-US"/>
        </w:rPr>
        <w:t>, and the positive electrode (+) is called the</w:t>
      </w:r>
      <w:r>
        <w:rPr>
          <w:b/>
          <w:bCs/>
          <w:sz w:val="24"/>
          <w:szCs w:val="24"/>
          <w:lang w:val="en-US"/>
        </w:rPr>
        <w:t xml:space="preserve"> anode</w:t>
      </w:r>
      <w:r>
        <w:rPr>
          <w:sz w:val="24"/>
          <w:szCs w:val="24"/>
          <w:lang w:val="en-US"/>
        </w:rPr>
        <w:t xml:space="preserve"> and attracts negative ions or anions. </w:t>
      </w:r>
    </w:p>
    <w:p>
      <w:pPr>
        <w:pStyle w:val="style0"/>
        <w:rPr>
          <w:sz w:val="24"/>
          <w:szCs w:val="24"/>
        </w:rPr>
      </w:pPr>
      <w:r>
        <w:rPr>
          <w:b/>
          <w:bCs/>
          <w:sz w:val="24"/>
          <w:szCs w:val="24"/>
          <w:u w:val="dash" w:color="000000"/>
          <w:lang w:val="en-US"/>
        </w:rPr>
        <w:t>However in this case, the copper anode actually dissolves.</w:t>
      </w:r>
    </w:p>
    <w:p>
      <w:pPr>
        <w:pStyle w:val="style0"/>
        <w:rPr>
          <w:sz w:val="24"/>
          <w:szCs w:val="24"/>
        </w:rPr>
      </w:pPr>
      <w:r>
        <w:rPr>
          <w:sz w:val="24"/>
          <w:szCs w:val="24"/>
          <w:lang w:val="en-US"/>
        </w:rPr>
        <w:t>At the positive (+) anode, the process is an oxidation, electron loss from copper atoms, as the copper atoms of the positive anode electrode dissolve to form blue copper(II) ions.</w:t>
      </w:r>
    </w:p>
    <w:p>
      <w:pPr>
        <w:pStyle w:val="style0"/>
        <w:rPr>
          <w:sz w:val="24"/>
          <w:szCs w:val="24"/>
        </w:rPr>
      </w:pPr>
      <w:r>
        <w:rPr>
          <w:sz w:val="24"/>
          <w:szCs w:val="24"/>
          <w:lang w:val="en-US"/>
        </w:rPr>
        <w:t>copper atoms ==&gt; copper ions + electrons</w:t>
      </w:r>
    </w:p>
    <w:p>
      <w:pPr>
        <w:pStyle w:val="style0"/>
        <w:rPr>
          <w:sz w:val="24"/>
          <w:szCs w:val="24"/>
        </w:rPr>
      </w:pPr>
      <w:r>
        <w:rPr>
          <w:sz w:val="24"/>
          <w:szCs w:val="24"/>
          <w:lang w:val="en-US"/>
        </w:rPr>
        <w:t>Cu ==&gt; Cu</w:t>
      </w:r>
      <w:r>
        <w:rPr>
          <w:sz w:val="24"/>
          <w:szCs w:val="24"/>
          <w:vertAlign w:val="superscript"/>
          <w:lang w:val="en-US"/>
        </w:rPr>
        <w:t>2+</w:t>
      </w:r>
      <w:r>
        <w:rPr>
          <w:sz w:val="24"/>
          <w:szCs w:val="24"/>
          <w:lang w:val="en-US"/>
        </w:rPr>
        <w:t xml:space="preserve"> + 2e–   (an oxidation, electron loss)</w:t>
      </w:r>
    </w:p>
    <w:p>
      <w:pPr>
        <w:pStyle w:val="style0"/>
        <w:rPr>
          <w:sz w:val="24"/>
          <w:szCs w:val="24"/>
        </w:rPr>
      </w:pPr>
      <w:r>
        <w:rPr>
          <w:sz w:val="24"/>
          <w:szCs w:val="24"/>
          <w:lang w:val="en-US"/>
        </w:rPr>
        <w:t>Cu</w:t>
      </w:r>
      <w:r>
        <w:rPr>
          <w:sz w:val="24"/>
          <w:szCs w:val="24"/>
          <w:vertAlign w:val="subscript"/>
          <w:lang w:val="en-US"/>
        </w:rPr>
        <w:t>(s)</w:t>
      </w:r>
      <w:r>
        <w:rPr>
          <w:sz w:val="24"/>
          <w:szCs w:val="24"/>
          <w:lang w:val="en-US"/>
        </w:rPr>
        <w:t xml:space="preserve"> ==&gt; Cu</w:t>
      </w:r>
      <w:r>
        <w:rPr>
          <w:sz w:val="24"/>
          <w:szCs w:val="24"/>
          <w:vertAlign w:val="superscript"/>
          <w:lang w:val="en-US"/>
        </w:rPr>
        <w:t>2+</w:t>
      </w:r>
      <w:r>
        <w:rPr>
          <w:sz w:val="24"/>
          <w:szCs w:val="24"/>
          <w:vertAlign w:val="subscript"/>
          <w:lang w:val="en-US"/>
        </w:rPr>
        <w:t>(aq)</w:t>
      </w:r>
      <w:r>
        <w:rPr>
          <w:sz w:val="24"/>
          <w:szCs w:val="24"/>
          <w:lang w:val="en-US"/>
        </w:rPr>
        <w:t xml:space="preserve"> + 2e–</w:t>
      </w:r>
    </w:p>
    <w:p>
      <w:pPr>
        <w:pStyle w:val="style0"/>
        <w:rPr>
          <w:sz w:val="24"/>
          <w:szCs w:val="24"/>
        </w:rPr>
      </w:pPr>
      <w:r>
        <w:rPr>
          <w:sz w:val="24"/>
          <w:szCs w:val="24"/>
          <w:lang w:val="en-US"/>
        </w:rPr>
        <w:t>The negative (–) cathode attracts the positive copper ions, this electrode process is a reduction, electron gain by the attracted copper(II) ions to form neutral copper atoms which become coated on the negative cathode electrode.</w:t>
      </w:r>
    </w:p>
    <w:p>
      <w:pPr>
        <w:pStyle w:val="style0"/>
        <w:rPr>
          <w:sz w:val="24"/>
          <w:szCs w:val="24"/>
        </w:rPr>
      </w:pPr>
      <w:r>
        <w:rPr>
          <w:sz w:val="24"/>
          <w:szCs w:val="24"/>
          <w:lang w:val="en-US"/>
        </w:rPr>
        <w:t>copper ions + electrons ==&gt; copper atoms</w:t>
      </w:r>
    </w:p>
    <w:p>
      <w:pPr>
        <w:pStyle w:val="style0"/>
        <w:rPr>
          <w:sz w:val="24"/>
          <w:szCs w:val="24"/>
        </w:rPr>
      </w:pPr>
      <w:r>
        <w:rPr>
          <w:sz w:val="24"/>
          <w:szCs w:val="24"/>
          <w:lang w:val="en-US"/>
        </w:rPr>
        <w:t>Cu</w:t>
      </w:r>
      <w:r>
        <w:rPr>
          <w:sz w:val="24"/>
          <w:szCs w:val="24"/>
          <w:vertAlign w:val="superscript"/>
          <w:lang w:val="en-US"/>
        </w:rPr>
        <w:t>2+</w:t>
      </w:r>
      <w:r>
        <w:rPr>
          <w:sz w:val="24"/>
          <w:szCs w:val="24"/>
          <w:lang w:val="en-US"/>
        </w:rPr>
        <w:t xml:space="preserve"> + 2e– ==&gt; Cu   (a reduction, electron gain)</w:t>
      </w:r>
    </w:p>
    <w:p>
      <w:pPr>
        <w:pStyle w:val="style0"/>
        <w:rPr>
          <w:sz w:val="24"/>
          <w:szCs w:val="24"/>
        </w:rPr>
      </w:pPr>
      <w:r>
        <w:rPr>
          <w:sz w:val="24"/>
          <w:szCs w:val="24"/>
          <w:lang w:val="en-US"/>
        </w:rPr>
        <w:t>Cu</w:t>
      </w:r>
      <w:r>
        <w:rPr>
          <w:sz w:val="24"/>
          <w:szCs w:val="24"/>
          <w:vertAlign w:val="superscript"/>
          <w:lang w:val="en-US"/>
        </w:rPr>
        <w:t>2+</w:t>
      </w:r>
      <w:r>
        <w:rPr>
          <w:sz w:val="24"/>
          <w:szCs w:val="24"/>
          <w:vertAlign w:val="subscript"/>
          <w:lang w:val="en-US"/>
        </w:rPr>
        <w:t>(aq)</w:t>
      </w:r>
      <w:r>
        <w:rPr>
          <w:sz w:val="24"/>
          <w:szCs w:val="24"/>
          <w:lang w:val="en-US"/>
        </w:rPr>
        <w:t xml:space="preserve"> + 2e– ==&gt; Cu</w:t>
      </w:r>
      <w:r>
        <w:rPr>
          <w:sz w:val="24"/>
          <w:szCs w:val="24"/>
          <w:vertAlign w:val="subscript"/>
          <w:lang w:val="en-US"/>
        </w:rPr>
        <w:t>(s)</w:t>
      </w:r>
    </w:p>
    <w:p>
      <w:pPr>
        <w:pStyle w:val="style0"/>
        <w:rPr>
          <w:sz w:val="24"/>
          <w:szCs w:val="24"/>
        </w:rPr>
      </w:pPr>
      <w:r>
        <w:rPr>
          <w:b/>
          <w:bCs/>
          <w:sz w:val="24"/>
          <w:szCs w:val="24"/>
          <w:u w:val="dash"/>
          <w:lang w:val="en-US"/>
        </w:rPr>
        <w:t xml:space="preserve">Note: </w:t>
      </w:r>
      <w:r>
        <w:rPr>
          <w:sz w:val="24"/>
          <w:szCs w:val="24"/>
          <w:lang w:val="en-US"/>
        </w:rPr>
        <w:t>Reduction and Oxidation always go together, hence the use of the term redox change or reaction.</w:t>
      </w:r>
    </w:p>
    <w:p>
      <w:pPr>
        <w:pStyle w:val="style0"/>
        <w:rPr>
          <w:sz w:val="24"/>
          <w:szCs w:val="24"/>
        </w:rPr>
      </w:pPr>
    </w:p>
    <w:p>
      <w:pPr>
        <w:pStyle w:val="style0"/>
        <w:rPr>
          <w:sz w:val="24"/>
          <w:szCs w:val="24"/>
        </w:rPr>
      </w:pPr>
    </w:p>
    <w:p>
      <w:pPr>
        <w:pStyle w:val="style0"/>
        <w:rPr>
          <w:sz w:val="24"/>
          <w:szCs w:val="24"/>
        </w:rPr>
      </w:pPr>
      <w:r>
        <w:rPr>
          <w:sz w:val="24"/>
          <w:szCs w:val="24"/>
          <w:lang w:val="en-US"/>
        </w:rPr>
        <w:t xml:space="preserve"> Diagram for the purification of copper by electrolysis of copper salts solution with copper electrodes</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sz w:val="24"/>
          <w:szCs w:val="24"/>
        </w:rPr>
      </w:pPr>
      <w:r>
        <w:rPr>
          <w:b/>
          <w:bCs/>
          <w:sz w:val="24"/>
          <w:szCs w:val="24"/>
          <w:lang w:val="en-US"/>
        </w:rPr>
        <w:t>USES OF COPPER</w:t>
      </w:r>
    </w:p>
    <w:p>
      <w:pPr>
        <w:pStyle w:val="style0"/>
        <w:rPr>
          <w:sz w:val="24"/>
          <w:szCs w:val="24"/>
        </w:rPr>
      </w:pPr>
      <w:r>
        <w:rPr>
          <w:sz w:val="24"/>
          <w:szCs w:val="24"/>
          <w:lang w:val="en-US"/>
        </w:rPr>
        <w:t>Copper has properties that make it useful for electrical wiring and plumbing.</w:t>
      </w:r>
    </w:p>
    <w:p>
      <w:pPr>
        <w:pStyle w:val="style0"/>
        <w:rPr>
          <w:sz w:val="24"/>
          <w:szCs w:val="24"/>
        </w:rPr>
      </w:pPr>
      <w:r>
        <w:rPr>
          <w:sz w:val="24"/>
          <w:szCs w:val="24"/>
          <w:lang w:val="en-US"/>
        </w:rPr>
        <w:t>Copper is a good conductor of electricity and heat, can be bent but is hard enough to be used to make pipes or tanks and does not react with water.</w:t>
      </w:r>
    </w:p>
    <w:p>
      <w:pPr>
        <w:pStyle w:val="style0"/>
        <w:rPr>
          <w:sz w:val="24"/>
          <w:szCs w:val="24"/>
        </w:rPr>
      </w:pPr>
      <w:r>
        <w:rPr>
          <w:sz w:val="24"/>
          <w:szCs w:val="24"/>
          <w:lang w:val="en-US"/>
        </w:rPr>
        <w:t>The alloy BRASS is a mixture copper and zinc. It is a much more hard wearing metal than copper (too soft) and zinc (too brittle) but is more malleable than bronze for 'stamping' or 'cutting' it into shape.</w:t>
      </w:r>
    </w:p>
    <w:p>
      <w:pPr>
        <w:pStyle w:val="style0"/>
        <w:rPr>
          <w:sz w:val="24"/>
          <w:szCs w:val="24"/>
        </w:rPr>
      </w:pPr>
      <w:r>
        <w:rPr>
          <w:sz w:val="24"/>
          <w:szCs w:val="24"/>
          <w:lang w:val="en-US"/>
        </w:rPr>
        <w:t>Copper is used in electrical wiring because it is a good conductor of electricity but for safety it is insulated by using poorly electrical conductors like PVC plastic.</w:t>
      </w:r>
    </w:p>
    <w:p>
      <w:pPr>
        <w:pStyle w:val="style0"/>
        <w:rPr>
          <w:sz w:val="24"/>
          <w:szCs w:val="24"/>
        </w:rPr>
      </w:pPr>
      <w:r>
        <w:rPr>
          <w:sz w:val="24"/>
          <w:szCs w:val="24"/>
          <w:lang w:val="en-US"/>
        </w:rPr>
        <w:t>Copper is used in domestic hot water pipes because it is relatively unreactive to water and therefore doesn't corrode easily.</w:t>
      </w:r>
    </w:p>
    <w:p>
      <w:pPr>
        <w:pStyle w:val="style0"/>
        <w:rPr>
          <w:sz w:val="24"/>
          <w:szCs w:val="24"/>
        </w:rPr>
      </w:pPr>
      <w:r>
        <w:rPr>
          <w:sz w:val="24"/>
          <w:szCs w:val="24"/>
          <w:lang w:val="en-US"/>
        </w:rPr>
        <w:t>Copper is used for cooking pans because it is relatively unreactive to water and therefore doesn't corrode easily, readily beaten or pressed into shape but strong enough, it is high melting and a good conductor of heat.</w:t>
      </w:r>
    </w:p>
    <w:p>
      <w:pPr>
        <w:pStyle w:val="style0"/>
        <w:rPr>
          <w:sz w:val="24"/>
          <w:szCs w:val="24"/>
        </w:rPr>
      </w:pPr>
      <w:r>
        <w:rPr>
          <w:sz w:val="24"/>
          <w:szCs w:val="24"/>
          <w:lang w:val="en-US"/>
        </w:rPr>
        <w:t>Copper is also used as a roof covering and weathers to a green colour as a surface coating of a basic carbonate is formed on corrosion.</w:t>
      </w:r>
    </w:p>
    <w:p>
      <w:pPr>
        <w:pStyle w:val="style0"/>
        <w:rPr>
          <w:sz w:val="24"/>
          <w:szCs w:val="24"/>
        </w:rPr>
      </w:pPr>
      <w:r>
        <w:rPr>
          <w:sz w:val="24"/>
          <w:szCs w:val="24"/>
          <w:lang w:val="en-US"/>
        </w:rPr>
        <w:t>The alloy BRONZE is a mixture of copper and tin (Sn) and is stronger than copper and just as corrosion resistant, e.g. used for sculptures.</w:t>
      </w:r>
    </w:p>
    <w:p>
      <w:pPr>
        <w:pStyle w:val="style0"/>
        <w:rPr>
          <w:sz w:val="24"/>
          <w:szCs w:val="24"/>
        </w:rPr>
      </w:pPr>
      <w:r>
        <w:rPr>
          <w:sz w:val="24"/>
          <w:szCs w:val="24"/>
          <w:lang w:val="en-US"/>
        </w:rPr>
        <w:t>Iron and steel are used for boilers because of their good heat conduction properties and high melting point.</w:t>
      </w:r>
    </w:p>
    <w:p>
      <w:pPr>
        <w:pStyle w:val="style0"/>
        <w:rPr>
          <w:sz w:val="24"/>
          <w:szCs w:val="24"/>
        </w:rPr>
      </w:pPr>
      <w:r>
        <w:rPr>
          <w:sz w:val="24"/>
          <w:szCs w:val="24"/>
          <w:lang w:val="en-US"/>
        </w:rPr>
        <w:t>Copper compounds are used in fungicides and pesticides e.g. a traditional recipe is copper sulphate solution plus lime is used to kill greenfly.</w:t>
      </w:r>
    </w:p>
    <w:p>
      <w:pPr>
        <w:pStyle w:val="style0"/>
        <w:rPr>
          <w:sz w:val="24"/>
          <w:szCs w:val="24"/>
        </w:rPr>
      </w:pPr>
      <w:r>
        <w:rPr>
          <w:sz w:val="24"/>
          <w:szCs w:val="24"/>
          <w:lang w:val="en-US"/>
        </w:rPr>
        <w:t>Copper is alloyed with nickel to give 'cupro–nickel', an attractive hard wearing 'silvery' metal for coins.</w:t>
      </w:r>
    </w:p>
    <w:p>
      <w:pPr>
        <w:pStyle w:val="style0"/>
        <w:rPr>
          <w:sz w:val="24"/>
          <w:szCs w:val="24"/>
        </w:rPr>
      </w:pPr>
      <w:r>
        <w:rPr>
          <w:sz w:val="24"/>
          <w:szCs w:val="24"/>
          <w:lang w:val="en-US"/>
        </w:rPr>
        <w:t>Many copper objects/material can be recovered from their previous use and recycled via scrap metal merchants.</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157"/>
        <w:rPr>
          <w:color w:val="36363d"/>
          <w:sz w:val="24"/>
          <w:szCs w:val="24"/>
          <w:highlight w:val="none"/>
        </w:rPr>
      </w:pPr>
      <w:r>
        <w:rPr>
          <w:b/>
          <w:color w:val="36363d"/>
          <w:sz w:val="24"/>
          <w:szCs w:val="24"/>
          <w:highlight w:val="none"/>
          <w:lang w:val="en-US"/>
        </w:rPr>
        <w:t>C</w:t>
      </w:r>
      <w:r>
        <w:rPr>
          <w:b/>
          <w:color w:val="36363d"/>
          <w:sz w:val="24"/>
          <w:szCs w:val="24"/>
          <w:highlight w:val="none"/>
        </w:rPr>
        <w:t xml:space="preserve">HAPTER </w:t>
      </w:r>
      <w:r>
        <w:rPr>
          <w:b/>
          <w:color w:val="36363d"/>
          <w:sz w:val="24"/>
          <w:szCs w:val="24"/>
          <w:highlight w:val="none"/>
          <w:lang w:val="en-US"/>
        </w:rPr>
        <w:t xml:space="preserve">5: </w:t>
      </w:r>
      <w:r>
        <w:rPr>
          <w:b/>
          <w:caps/>
          <w:color w:val="36363d"/>
          <w:sz w:val="24"/>
          <w:szCs w:val="24"/>
          <w:highlight w:val="none"/>
        </w:rPr>
        <w:t>QUALITATIVE ANALYSIS</w:t>
      </w:r>
      <w:r>
        <w:rPr>
          <w:b/>
          <w:caps/>
          <w:color w:val="36363d"/>
          <w:sz w:val="24"/>
          <w:szCs w:val="24"/>
          <w:highlight w:val="none"/>
          <w:lang w:val="en-US"/>
        </w:rPr>
        <w:t xml:space="preserve"> AND QUANTITATIVE ANALYSIS</w:t>
      </w:r>
    </w:p>
    <w:p>
      <w:pPr>
        <w:pStyle w:val="style157"/>
        <w:rPr>
          <w:sz w:val="24"/>
          <w:szCs w:val="24"/>
        </w:rPr>
      </w:pPr>
    </w:p>
    <w:p>
      <w:pPr>
        <w:pStyle w:val="style157"/>
        <w:rPr>
          <w:b/>
          <w:bCs/>
          <w:sz w:val="24"/>
          <w:szCs w:val="24"/>
        </w:rPr>
      </w:pPr>
      <w:r>
        <w:rPr>
          <w:b/>
          <w:bCs/>
          <w:sz w:val="24"/>
          <w:szCs w:val="24"/>
          <w:lang w:val="en-US"/>
        </w:rPr>
        <w:t>QUANTITATIVE ANALYSIS</w:t>
      </w:r>
    </w:p>
    <w:p>
      <w:pPr>
        <w:pStyle w:val="style157"/>
        <w:rPr>
          <w:sz w:val="24"/>
          <w:szCs w:val="24"/>
        </w:rPr>
      </w:pPr>
      <w:r>
        <w:rPr>
          <w:sz w:val="24"/>
          <w:szCs w:val="24"/>
        </w:rPr>
        <w:t>In qualitative analysis, we are looking at what is present in an unknown sample.</w:t>
      </w:r>
    </w:p>
    <w:p>
      <w:pPr>
        <w:pStyle w:val="style0"/>
        <w:autoSpaceDE w:val="false"/>
        <w:autoSpaceDN w:val="false"/>
        <w:adjustRightInd w:val="false"/>
        <w:spacing w:after="0" w:lineRule="auto" w:line="240"/>
        <w:rPr>
          <w:rFonts w:cs="MundoSansStd-Bold"/>
          <w:b/>
          <w:bCs/>
          <w:iCs/>
          <w:sz w:val="24"/>
          <w:szCs w:val="24"/>
        </w:rPr>
      </w:pPr>
      <w:r>
        <w:rPr>
          <w:rFonts w:cs="MundoSansStd-Bold"/>
          <w:b/>
          <w:bCs/>
          <w:sz w:val="24"/>
          <w:szCs w:val="24"/>
        </w:rPr>
        <w:t>Identification of cations (positive ions)</w:t>
      </w:r>
    </w:p>
    <w:p>
      <w:pPr>
        <w:pStyle w:val="style0"/>
        <w:autoSpaceDE w:val="false"/>
        <w:autoSpaceDN w:val="false"/>
        <w:adjustRightInd w:val="false"/>
        <w:spacing w:after="0" w:lineRule="auto" w:line="240"/>
        <w:rPr>
          <w:rFonts w:cs="MundoSansStd-Medium"/>
          <w:b/>
          <w:iCs/>
          <w:sz w:val="24"/>
          <w:szCs w:val="24"/>
        </w:rPr>
      </w:pPr>
      <w:r>
        <w:rPr>
          <w:rFonts w:cs="MundoSansStd-Medium"/>
          <w:b/>
          <w:sz w:val="24"/>
          <w:szCs w:val="24"/>
        </w:rPr>
        <w:t>Identifying metal cations by using flame tests</w:t>
      </w:r>
    </w:p>
    <w:p>
      <w:pPr>
        <w:pStyle w:val="style0"/>
        <w:autoSpaceDE w:val="false"/>
        <w:autoSpaceDN w:val="false"/>
        <w:adjustRightInd w:val="false"/>
        <w:spacing w:after="0" w:lineRule="auto" w:line="240"/>
        <w:rPr>
          <w:rFonts w:cs="PhotinaMTStd"/>
          <w:iCs/>
          <w:sz w:val="24"/>
          <w:szCs w:val="24"/>
        </w:rPr>
      </w:pPr>
      <w:r>
        <w:rPr>
          <w:rFonts w:cs="PhotinaMTStd"/>
          <w:sz w:val="24"/>
          <w:szCs w:val="24"/>
        </w:rPr>
        <w:t>The principle here is that the salts of some metals will impart a colour to a non-luminous Bunsen flame.</w:t>
      </w:r>
    </w:p>
    <w:p>
      <w:pPr>
        <w:pStyle w:val="style0"/>
        <w:autoSpaceDE w:val="false"/>
        <w:autoSpaceDN w:val="false"/>
        <w:adjustRightInd w:val="false"/>
        <w:spacing w:after="0" w:lineRule="auto" w:line="240"/>
        <w:rPr>
          <w:rFonts w:cs="PhotinaMTStd-Bold"/>
          <w:b/>
          <w:bCs/>
          <w:sz w:val="24"/>
          <w:szCs w:val="24"/>
        </w:rPr>
      </w:pPr>
    </w:p>
    <w:p>
      <w:pPr>
        <w:pStyle w:val="style0"/>
        <w:autoSpaceDE w:val="false"/>
        <w:autoSpaceDN w:val="false"/>
        <w:adjustRightInd w:val="false"/>
        <w:spacing w:after="0" w:lineRule="auto" w:line="240"/>
        <w:rPr>
          <w:rFonts w:cs="PhotinaMTStd-Bold"/>
          <w:b/>
          <w:bCs/>
          <w:iCs/>
          <w:sz w:val="24"/>
          <w:szCs w:val="24"/>
        </w:rPr>
      </w:pPr>
      <w:r>
        <w:rPr>
          <w:rFonts w:cs="PhotinaMTStd-Bold"/>
          <w:b/>
          <w:bCs/>
          <w:sz w:val="24"/>
          <w:szCs w:val="24"/>
        </w:rPr>
        <w:t>Test</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1. </w:t>
      </w:r>
      <w:r>
        <w:rPr>
          <w:rFonts w:cs="PhotinaMTStd"/>
          <w:sz w:val="24"/>
          <w:szCs w:val="24"/>
        </w:rPr>
        <w:t>The technique is</w:t>
      </w:r>
      <w:r>
        <w:rPr>
          <w:rFonts w:cs="PhotinaMTStd"/>
          <w:sz w:val="24"/>
          <w:szCs w:val="24"/>
          <w:lang w:val="en-US"/>
        </w:rPr>
        <w:t>,</w:t>
      </w:r>
      <w:r>
        <w:rPr>
          <w:rFonts w:cs="PhotinaMTStd"/>
          <w:sz w:val="24"/>
          <w:szCs w:val="24"/>
        </w:rPr>
        <w:t xml:space="preserve"> first of all to clean the end of a piece of platinum or nichrome wire by dipping it into clean hydrochloric acid and then placing it in a roaring Bunsen flame. This procedure should be repeated until the wire no longer produces a colour in the flame.</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2. </w:t>
      </w:r>
      <w:r>
        <w:rPr>
          <w:rFonts w:cs="PhotinaMTStd"/>
          <w:sz w:val="24"/>
          <w:szCs w:val="24"/>
        </w:rPr>
        <w:t>The end of the wire should then be dipped into fresh hydrochloric acid and then into the solid sample under test.</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3. </w:t>
      </w:r>
      <w:r>
        <w:rPr>
          <w:rFonts w:cs="PhotinaMTStd"/>
          <w:sz w:val="24"/>
          <w:szCs w:val="24"/>
        </w:rPr>
        <w:t>The end of the wire should then be placed into a non-roaring, non-luminous Bunsen flame.</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Result: </w:t>
      </w:r>
      <w:r>
        <w:rPr>
          <w:rFonts w:cs="PhotinaMTStd"/>
          <w:sz w:val="24"/>
          <w:szCs w:val="24"/>
        </w:rPr>
        <w:t>Below are some of the common metal cations that can be tested in this way:</w:t>
      </w:r>
    </w:p>
    <w:p>
      <w:pPr>
        <w:pStyle w:val="style0"/>
        <w:autoSpaceDE w:val="false"/>
        <w:autoSpaceDN w:val="false"/>
        <w:adjustRightInd w:val="false"/>
        <w:spacing w:after="0" w:lineRule="auto" w:line="240"/>
        <w:rPr>
          <w:rFonts w:cs="MundoSansStd-Bold"/>
          <w:b/>
          <w:bCs/>
          <w:iCs/>
          <w:sz w:val="24"/>
          <w:szCs w:val="24"/>
        </w:rPr>
      </w:pPr>
    </w:p>
    <w:p>
      <w:pPr>
        <w:pStyle w:val="style0"/>
        <w:autoSpaceDE w:val="false"/>
        <w:autoSpaceDN w:val="false"/>
        <w:adjustRightInd w:val="false"/>
        <w:spacing w:after="0" w:lineRule="auto" w:line="240"/>
        <w:rPr>
          <w:rFonts w:cs="MundoSansStd-Bold"/>
          <w:b/>
          <w:bCs/>
          <w:iCs/>
          <w:sz w:val="24"/>
          <w:szCs w:val="24"/>
        </w:rPr>
      </w:pPr>
    </w:p>
    <w:tbl>
      <w:tblPr>
        <w:tblW w:w="0" w:type="auto"/>
        <w:tblInd w:w="198" w:type="dxa"/>
        <w:tblLook w:val="04A0" w:firstRow="1" w:lastRow="0" w:firstColumn="1" w:lastColumn="0" w:noHBand="0" w:noVBand="1"/>
      </w:tblPr>
      <w:tblGrid>
        <w:gridCol w:w="2994"/>
        <w:gridCol w:w="3192"/>
        <w:gridCol w:w="2994"/>
      </w:tblGrid>
      <w:tr>
        <w:trPr/>
        <w:tc>
          <w:tcPr>
            <w:tcW w:w="2994" w:type="dxa"/>
            <w:tcBorders/>
          </w:tcPr>
          <w:p>
            <w:pPr>
              <w:pStyle w:val="style0"/>
              <w:autoSpaceDE w:val="false"/>
              <w:autoSpaceDN w:val="false"/>
              <w:adjustRightInd w:val="false"/>
              <w:rPr>
                <w:rFonts w:cs="MundoSansStd-Bold"/>
                <w:b/>
                <w:bCs/>
                <w:iCs/>
                <w:sz w:val="24"/>
                <w:szCs w:val="24"/>
              </w:rPr>
            </w:pPr>
            <w:r>
              <w:rPr>
                <w:rFonts w:cs="MundoSansStd-Bold"/>
                <w:b/>
                <w:bCs/>
                <w:sz w:val="24"/>
                <w:szCs w:val="24"/>
              </w:rPr>
              <w:t>Metal</w:t>
            </w:r>
          </w:p>
        </w:tc>
        <w:tc>
          <w:tcPr>
            <w:tcW w:w="3192" w:type="dxa"/>
            <w:tcBorders/>
          </w:tcPr>
          <w:p>
            <w:pPr>
              <w:pStyle w:val="style0"/>
              <w:autoSpaceDE w:val="false"/>
              <w:autoSpaceDN w:val="false"/>
              <w:adjustRightInd w:val="false"/>
              <w:rPr>
                <w:rFonts w:cs="MundoSansStd-Bold"/>
                <w:b/>
                <w:bCs/>
                <w:iCs/>
                <w:sz w:val="24"/>
                <w:szCs w:val="24"/>
              </w:rPr>
            </w:pPr>
            <w:r>
              <w:rPr>
                <w:rFonts w:cs="MundoSansStd-Bold"/>
                <w:b/>
                <w:bCs/>
                <w:sz w:val="24"/>
                <w:szCs w:val="24"/>
              </w:rPr>
              <w:t>cation</w:t>
            </w:r>
          </w:p>
        </w:tc>
        <w:tc>
          <w:tcPr>
            <w:tcW w:w="2994" w:type="dxa"/>
            <w:tcBorders/>
          </w:tcPr>
          <w:p>
            <w:pPr>
              <w:pStyle w:val="style0"/>
              <w:autoSpaceDE w:val="false"/>
              <w:autoSpaceDN w:val="false"/>
              <w:adjustRightInd w:val="false"/>
              <w:rPr>
                <w:rFonts w:cs="MundoSansStd-Bold"/>
                <w:b/>
                <w:bCs/>
                <w:iCs/>
                <w:sz w:val="24"/>
                <w:szCs w:val="24"/>
              </w:rPr>
            </w:pPr>
            <w:r>
              <w:rPr>
                <w:rFonts w:cs="MundoSansStd-Bold"/>
                <w:b/>
                <w:bCs/>
                <w:sz w:val="24"/>
                <w:szCs w:val="24"/>
              </w:rPr>
              <w:t>Colour of flame</w:t>
            </w:r>
          </w:p>
        </w:tc>
      </w:tr>
      <w:tr>
        <w:tblPrEx/>
        <w:trPr>
          <w:trHeight w:val="368" w:hRule="atLeast"/>
        </w:trPr>
        <w:tc>
          <w:tcPr>
            <w:tcW w:w="2994" w:type="dxa"/>
            <w:tcBorders/>
          </w:tcPr>
          <w:p>
            <w:pPr>
              <w:pStyle w:val="style0"/>
              <w:autoSpaceDE w:val="false"/>
              <w:autoSpaceDN w:val="false"/>
              <w:adjustRightInd w:val="false"/>
              <w:rPr>
                <w:rFonts w:cs="MundoSansStd-Bold"/>
                <w:b/>
                <w:bCs/>
                <w:iCs/>
                <w:sz w:val="24"/>
                <w:szCs w:val="24"/>
              </w:rPr>
            </w:pPr>
            <w:r>
              <w:rPr>
                <w:rFonts w:cs="MundoSansStd"/>
                <w:sz w:val="24"/>
                <w:szCs w:val="24"/>
              </w:rPr>
              <w:t>Lithium</w:t>
            </w:r>
          </w:p>
        </w:tc>
        <w:tc>
          <w:tcPr>
            <w:tcW w:w="3192" w:type="dxa"/>
            <w:tcBorders/>
          </w:tcPr>
          <w:p>
            <w:pPr>
              <w:pStyle w:val="style0"/>
              <w:autoSpaceDE w:val="false"/>
              <w:autoSpaceDN w:val="false"/>
              <w:adjustRightInd w:val="false"/>
              <w:rPr>
                <w:rFonts w:cs="MundoSansStd-Bold"/>
                <w:b/>
                <w:bCs/>
                <w:iCs/>
                <w:sz w:val="24"/>
                <w:szCs w:val="24"/>
                <w:vertAlign w:val="superscript"/>
              </w:rPr>
            </w:pPr>
            <w:r>
              <w:rPr>
                <w:rFonts w:cs="MundoSansStd"/>
                <w:sz w:val="24"/>
                <w:szCs w:val="24"/>
              </w:rPr>
              <w:t>Li</w:t>
            </w:r>
            <w:r>
              <w:rPr>
                <w:rFonts w:cs="MundoSansStd"/>
                <w:sz w:val="24"/>
                <w:szCs w:val="24"/>
                <w:vertAlign w:val="superscript"/>
              </w:rPr>
              <w:t>+</w:t>
            </w:r>
          </w:p>
        </w:tc>
        <w:tc>
          <w:tcPr>
            <w:tcW w:w="2994" w:type="dxa"/>
            <w:tcBorders/>
          </w:tcPr>
          <w:p>
            <w:pPr>
              <w:pStyle w:val="style0"/>
              <w:autoSpaceDE w:val="false"/>
              <w:autoSpaceDN w:val="false"/>
              <w:adjustRightInd w:val="false"/>
              <w:rPr>
                <w:rFonts w:cs="MundoSansStd"/>
                <w:b/>
                <w:iCs/>
                <w:color w:val="36363d"/>
                <w:sz w:val="24"/>
                <w:szCs w:val="24"/>
                <w:highlight w:val="none"/>
              </w:rPr>
            </w:pPr>
            <w:r>
              <w:rPr>
                <w:rFonts w:cs="MundoSansStd"/>
                <w:b/>
                <w:color w:val="36363d"/>
                <w:sz w:val="24"/>
                <w:szCs w:val="24"/>
                <w:highlight w:val="none"/>
              </w:rPr>
              <w:t>Red</w:t>
            </w:r>
          </w:p>
          <w:p>
            <w:pPr>
              <w:pStyle w:val="style0"/>
              <w:autoSpaceDE w:val="false"/>
              <w:autoSpaceDN w:val="false"/>
              <w:adjustRightInd w:val="false"/>
              <w:rPr>
                <w:rFonts w:cs="MundoSansStd-Bold"/>
                <w:b/>
                <w:bCs/>
                <w:iCs/>
                <w:color w:val="36363d"/>
                <w:sz w:val="24"/>
                <w:szCs w:val="24"/>
                <w:highlight w:val="none"/>
              </w:rPr>
            </w:pPr>
          </w:p>
        </w:tc>
      </w:tr>
      <w:tr>
        <w:tblPrEx/>
        <w:trPr/>
        <w:tc>
          <w:tcPr>
            <w:tcW w:w="2994" w:type="dxa"/>
            <w:tcBorders/>
          </w:tcPr>
          <w:p>
            <w:pPr>
              <w:pStyle w:val="style0"/>
              <w:autoSpaceDE w:val="false"/>
              <w:autoSpaceDN w:val="false"/>
              <w:adjustRightInd w:val="false"/>
              <w:rPr>
                <w:rFonts w:cs="MundoSansStd-Bold"/>
                <w:b/>
                <w:bCs/>
                <w:iCs/>
                <w:sz w:val="24"/>
                <w:szCs w:val="24"/>
              </w:rPr>
            </w:pPr>
            <w:r>
              <w:rPr>
                <w:rFonts w:cs="MundoSansStd"/>
                <w:sz w:val="24"/>
                <w:szCs w:val="24"/>
              </w:rPr>
              <w:t>Potassium</w:t>
            </w:r>
          </w:p>
        </w:tc>
        <w:tc>
          <w:tcPr>
            <w:tcW w:w="3192" w:type="dxa"/>
            <w:tcBorders/>
          </w:tcPr>
          <w:p>
            <w:pPr>
              <w:pStyle w:val="style0"/>
              <w:autoSpaceDE w:val="false"/>
              <w:autoSpaceDN w:val="false"/>
              <w:adjustRightInd w:val="false"/>
              <w:rPr>
                <w:rFonts w:cs="MundoSansStd-Bold"/>
                <w:b/>
                <w:bCs/>
                <w:iCs/>
                <w:sz w:val="24"/>
                <w:szCs w:val="24"/>
                <w:vertAlign w:val="superscript"/>
              </w:rPr>
            </w:pPr>
            <w:r>
              <w:rPr>
                <w:rFonts w:cs="MundoSansStd"/>
                <w:sz w:val="24"/>
                <w:szCs w:val="24"/>
              </w:rPr>
              <w:t xml:space="preserve"> K</w:t>
            </w:r>
            <w:r>
              <w:rPr>
                <w:rFonts w:cs="MundoSansStd"/>
                <w:sz w:val="24"/>
                <w:szCs w:val="24"/>
                <w:vertAlign w:val="superscript"/>
              </w:rPr>
              <w:t>+</w:t>
            </w:r>
          </w:p>
        </w:tc>
        <w:tc>
          <w:tcPr>
            <w:tcW w:w="2994" w:type="dxa"/>
            <w:tcBorders/>
          </w:tcPr>
          <w:p>
            <w:pPr>
              <w:pStyle w:val="style0"/>
              <w:autoSpaceDE w:val="false"/>
              <w:autoSpaceDN w:val="false"/>
              <w:adjustRightInd w:val="false"/>
              <w:rPr>
                <w:rFonts w:cs="MundoSansStd-Bold"/>
                <w:b/>
                <w:bCs/>
                <w:iCs/>
                <w:sz w:val="24"/>
                <w:szCs w:val="24"/>
              </w:rPr>
            </w:pPr>
            <w:r>
              <w:rPr>
                <w:rFonts w:cs="MundoSansStd"/>
                <w:b/>
                <w:sz w:val="24"/>
                <w:szCs w:val="24"/>
              </w:rPr>
              <w:t>Lilac</w:t>
            </w:r>
          </w:p>
        </w:tc>
      </w:tr>
      <w:tr>
        <w:tblPrEx/>
        <w:trPr/>
        <w:tc>
          <w:tcPr>
            <w:tcW w:w="2994" w:type="dxa"/>
            <w:tcBorders/>
          </w:tcPr>
          <w:p>
            <w:pPr>
              <w:pStyle w:val="style0"/>
              <w:autoSpaceDE w:val="false"/>
              <w:autoSpaceDN w:val="false"/>
              <w:adjustRightInd w:val="false"/>
              <w:rPr>
                <w:rFonts w:cs="MundoSansStd-Bold"/>
                <w:b/>
                <w:bCs/>
                <w:iCs/>
                <w:sz w:val="24"/>
                <w:szCs w:val="24"/>
              </w:rPr>
            </w:pPr>
            <w:r>
              <w:rPr>
                <w:rFonts w:cs="MundoSansStd"/>
                <w:sz w:val="24"/>
                <w:szCs w:val="24"/>
              </w:rPr>
              <w:t>Calcium</w:t>
            </w:r>
          </w:p>
        </w:tc>
        <w:tc>
          <w:tcPr>
            <w:tcW w:w="3192" w:type="dxa"/>
            <w:tcBorders/>
          </w:tcPr>
          <w:p>
            <w:pPr>
              <w:pStyle w:val="style0"/>
              <w:autoSpaceDE w:val="false"/>
              <w:autoSpaceDN w:val="false"/>
              <w:adjustRightInd w:val="false"/>
              <w:rPr>
                <w:rFonts w:cs="MundoSansStd-Bold"/>
                <w:b/>
                <w:bCs/>
                <w:iCs/>
                <w:sz w:val="24"/>
                <w:szCs w:val="24"/>
                <w:vertAlign w:val="superscript"/>
              </w:rPr>
            </w:pPr>
            <w:r>
              <w:rPr>
                <w:rFonts w:cs="MundoSansStd"/>
                <w:sz w:val="24"/>
                <w:szCs w:val="24"/>
              </w:rPr>
              <w:t>Ca</w:t>
            </w:r>
            <w:r>
              <w:rPr>
                <w:rFonts w:cs="MundoSansStd"/>
                <w:sz w:val="24"/>
                <w:szCs w:val="24"/>
                <w:vertAlign w:val="superscript"/>
              </w:rPr>
              <w:t>2+</w:t>
            </w:r>
          </w:p>
        </w:tc>
        <w:tc>
          <w:tcPr>
            <w:tcW w:w="2994" w:type="dxa"/>
            <w:tcBorders/>
          </w:tcPr>
          <w:p>
            <w:pPr>
              <w:pStyle w:val="style0"/>
              <w:autoSpaceDE w:val="false"/>
              <w:autoSpaceDN w:val="false"/>
              <w:adjustRightInd w:val="false"/>
              <w:rPr>
                <w:rFonts w:cs="MundoSansStd-Bold"/>
                <w:b/>
                <w:bCs/>
                <w:iCs/>
                <w:sz w:val="24"/>
                <w:szCs w:val="24"/>
              </w:rPr>
            </w:pPr>
            <w:r>
              <w:rPr>
                <w:rFonts w:cs="MundoSansStd"/>
                <w:b/>
                <w:sz w:val="24"/>
                <w:szCs w:val="24"/>
              </w:rPr>
              <w:t>Brick red</w:t>
            </w:r>
          </w:p>
        </w:tc>
      </w:tr>
      <w:tr>
        <w:tblPrEx/>
        <w:trPr/>
        <w:tc>
          <w:tcPr>
            <w:tcW w:w="2994" w:type="dxa"/>
            <w:tcBorders/>
          </w:tcPr>
          <w:p>
            <w:pPr>
              <w:pStyle w:val="style0"/>
              <w:autoSpaceDE w:val="false"/>
              <w:autoSpaceDN w:val="false"/>
              <w:adjustRightInd w:val="false"/>
              <w:rPr>
                <w:rFonts w:cs="MundoSansStd-Bold"/>
                <w:b/>
                <w:bCs/>
                <w:iCs/>
                <w:sz w:val="24"/>
                <w:szCs w:val="24"/>
              </w:rPr>
            </w:pPr>
            <w:r>
              <w:rPr>
                <w:rFonts w:cs="MundoSansStd"/>
                <w:sz w:val="24"/>
                <w:szCs w:val="24"/>
              </w:rPr>
              <w:t>Sodium</w:t>
            </w:r>
          </w:p>
        </w:tc>
        <w:tc>
          <w:tcPr>
            <w:tcW w:w="3192" w:type="dxa"/>
            <w:tcBorders/>
          </w:tcPr>
          <w:p>
            <w:pPr>
              <w:pStyle w:val="style0"/>
              <w:autoSpaceDE w:val="false"/>
              <w:autoSpaceDN w:val="false"/>
              <w:adjustRightInd w:val="false"/>
              <w:rPr>
                <w:rFonts w:cs="MundoSansStd-Bold"/>
                <w:b/>
                <w:bCs/>
                <w:iCs/>
                <w:sz w:val="24"/>
                <w:szCs w:val="24"/>
                <w:vertAlign w:val="superscript"/>
              </w:rPr>
            </w:pPr>
            <w:r>
              <w:rPr>
                <w:rFonts w:cs="MundoSansStd"/>
                <w:sz w:val="24"/>
                <w:szCs w:val="24"/>
              </w:rPr>
              <w:t>Na</w:t>
            </w:r>
            <w:r>
              <w:rPr>
                <w:rFonts w:cs="MundoSansStd"/>
                <w:sz w:val="24"/>
                <w:szCs w:val="24"/>
                <w:vertAlign w:val="superscript"/>
              </w:rPr>
              <w:t>+</w:t>
            </w:r>
          </w:p>
        </w:tc>
        <w:tc>
          <w:tcPr>
            <w:tcW w:w="2994" w:type="dxa"/>
            <w:tcBorders/>
          </w:tcPr>
          <w:p>
            <w:pPr>
              <w:pStyle w:val="style0"/>
              <w:autoSpaceDE w:val="false"/>
              <w:autoSpaceDN w:val="false"/>
              <w:adjustRightInd w:val="false"/>
              <w:rPr>
                <w:rFonts w:cs="MundoSansStd-Bold"/>
                <w:b/>
                <w:bCs/>
                <w:iCs/>
                <w:sz w:val="24"/>
                <w:szCs w:val="24"/>
              </w:rPr>
            </w:pPr>
            <w:r>
              <w:rPr>
                <w:rFonts w:cs="MundoSansStd"/>
                <w:b/>
                <w:sz w:val="24"/>
                <w:szCs w:val="24"/>
                <w:highlight w:val="yellow"/>
              </w:rPr>
              <w:t>Yellow / orange</w:t>
            </w:r>
          </w:p>
        </w:tc>
      </w:tr>
    </w:tbl>
    <w:p>
      <w:pPr>
        <w:pStyle w:val="style0"/>
        <w:autoSpaceDE w:val="false"/>
        <w:autoSpaceDN w:val="false"/>
        <w:adjustRightInd w:val="false"/>
        <w:spacing w:after="0" w:lineRule="auto" w:line="240"/>
        <w:rPr>
          <w:rFonts w:cs="MundoSansStd-Bold"/>
          <w:b/>
          <w:bCs/>
          <w:iCs/>
          <w:sz w:val="24"/>
          <w:szCs w:val="24"/>
        </w:rPr>
      </w:pPr>
      <w:r>
        <w:rPr>
          <w:rFonts w:cs="MundoSansStd-Bold"/>
          <w:b/>
          <w:bCs/>
          <w:sz w:val="24"/>
          <w:szCs w:val="24"/>
        </w:rPr>
        <w:t>Table : Flame tests for some common metals</w:t>
      </w:r>
    </w:p>
    <w:p>
      <w:pPr>
        <w:pStyle w:val="style157"/>
        <w:rPr>
          <w:b/>
          <w:sz w:val="24"/>
          <w:szCs w:val="24"/>
        </w:rPr>
      </w:pPr>
    </w:p>
    <w:p>
      <w:pPr>
        <w:pStyle w:val="style157"/>
        <w:rPr>
          <w:sz w:val="24"/>
          <w:szCs w:val="24"/>
          <w:highlight w:val="yellow"/>
        </w:rPr>
      </w:pPr>
      <w:r>
        <w:rPr>
          <w:sz w:val="24"/>
          <w:szCs w:val="24"/>
          <w:highlight w:val="yellow"/>
        </w:rPr>
        <w:t xml:space="preserve">The </w:t>
      </w:r>
      <w:r>
        <w:rPr>
          <w:bCs/>
          <w:sz w:val="24"/>
          <w:szCs w:val="24"/>
          <w:highlight w:val="yellow"/>
        </w:rPr>
        <w:t>lithium ion Li</w:t>
      </w:r>
      <w:r>
        <w:rPr>
          <w:bCs/>
          <w:sz w:val="24"/>
          <w:szCs w:val="24"/>
          <w:highlight w:val="yellow"/>
          <w:vertAlign w:val="superscript"/>
        </w:rPr>
        <w:t xml:space="preserve">+ </w:t>
      </w:r>
      <w:r>
        <w:rPr>
          <w:sz w:val="24"/>
          <w:szCs w:val="24"/>
          <w:highlight w:val="yellow"/>
        </w:rPr>
        <w:t xml:space="preserve">gives a </w:t>
      </w:r>
      <w:r>
        <w:rPr>
          <w:bCs/>
          <w:sz w:val="24"/>
          <w:szCs w:val="24"/>
          <w:highlight w:val="yellow"/>
        </w:rPr>
        <w:t>red/crimson</w:t>
      </w:r>
      <w:r>
        <w:rPr>
          <w:sz w:val="24"/>
          <w:szCs w:val="24"/>
          <w:highlight w:val="yellow"/>
        </w:rPr>
        <w:t xml:space="preserve"> (carmine–red) colour in the flame</w:t>
      </w:r>
    </w:p>
    <w:p>
      <w:pPr>
        <w:pStyle w:val="style157"/>
        <w:rPr>
          <w:sz w:val="24"/>
          <w:szCs w:val="24"/>
          <w:highlight w:val="yellow"/>
        </w:rPr>
      </w:pPr>
      <w:r>
        <w:rPr>
          <w:sz w:val="24"/>
          <w:szCs w:val="24"/>
          <w:highlight w:val="yellow"/>
        </w:rPr>
        <w:t xml:space="preserve">The </w:t>
      </w:r>
      <w:r>
        <w:rPr>
          <w:bCs/>
          <w:sz w:val="24"/>
          <w:szCs w:val="24"/>
          <w:highlight w:val="yellow"/>
        </w:rPr>
        <w:t>sodium ion Na</w:t>
      </w:r>
      <w:r>
        <w:rPr>
          <w:bCs/>
          <w:sz w:val="24"/>
          <w:szCs w:val="24"/>
          <w:highlight w:val="yellow"/>
          <w:vertAlign w:val="superscript"/>
        </w:rPr>
        <w:t xml:space="preserve">+ </w:t>
      </w:r>
      <w:r>
        <w:rPr>
          <w:sz w:val="24"/>
          <w:szCs w:val="24"/>
          <w:highlight w:val="yellow"/>
        </w:rPr>
        <w:t xml:space="preserve">gives a </w:t>
      </w:r>
      <w:r>
        <w:rPr>
          <w:bCs/>
          <w:sz w:val="24"/>
          <w:szCs w:val="24"/>
          <w:highlight w:val="yellow"/>
        </w:rPr>
        <w:t> yellow/orange</w:t>
      </w:r>
      <w:r>
        <w:rPr>
          <w:sz w:val="24"/>
          <w:szCs w:val="24"/>
          <w:highlight w:val="yellow"/>
        </w:rPr>
        <w:t xml:space="preserve"> colour in the flame</w:t>
      </w:r>
    </w:p>
    <w:p>
      <w:pPr>
        <w:pStyle w:val="style157"/>
        <w:rPr>
          <w:sz w:val="24"/>
          <w:szCs w:val="24"/>
          <w:highlight w:val="yellow"/>
        </w:rPr>
      </w:pPr>
      <w:r>
        <w:rPr>
          <w:sz w:val="24"/>
          <w:szCs w:val="24"/>
          <w:highlight w:val="yellow"/>
        </w:rPr>
        <w:t xml:space="preserve">The </w:t>
      </w:r>
      <w:r>
        <w:rPr>
          <w:bCs/>
          <w:sz w:val="24"/>
          <w:szCs w:val="24"/>
          <w:highlight w:val="yellow"/>
        </w:rPr>
        <w:t>potassium ion K</w:t>
      </w:r>
      <w:r>
        <w:rPr>
          <w:bCs/>
          <w:sz w:val="24"/>
          <w:szCs w:val="24"/>
          <w:highlight w:val="yellow"/>
          <w:vertAlign w:val="superscript"/>
        </w:rPr>
        <w:t xml:space="preserve">+ </w:t>
      </w:r>
      <w:r>
        <w:rPr>
          <w:sz w:val="24"/>
          <w:szCs w:val="24"/>
          <w:highlight w:val="yellow"/>
        </w:rPr>
        <w:t xml:space="preserve">gives a </w:t>
      </w:r>
      <w:r>
        <w:rPr>
          <w:bCs/>
          <w:sz w:val="24"/>
          <w:szCs w:val="24"/>
          <w:highlight w:val="yellow"/>
        </w:rPr>
        <w:t> lilac/purple</w:t>
      </w:r>
      <w:r>
        <w:rPr>
          <w:sz w:val="24"/>
          <w:szCs w:val="24"/>
          <w:highlight w:val="yellow"/>
        </w:rPr>
        <w:t xml:space="preserve"> colour in the flame</w:t>
      </w:r>
    </w:p>
    <w:p>
      <w:pPr>
        <w:pStyle w:val="style157"/>
        <w:rPr>
          <w:sz w:val="24"/>
          <w:szCs w:val="24"/>
          <w:highlight w:val="yellow"/>
        </w:rPr>
      </w:pPr>
      <w:r>
        <w:rPr>
          <w:sz w:val="24"/>
          <w:szCs w:val="24"/>
          <w:highlight w:val="yellow"/>
        </w:rPr>
        <w:t xml:space="preserve">The </w:t>
      </w:r>
      <w:r>
        <w:rPr>
          <w:bCs/>
          <w:sz w:val="24"/>
          <w:szCs w:val="24"/>
          <w:highlight w:val="yellow"/>
        </w:rPr>
        <w:t>calcium ion Ca</w:t>
      </w:r>
      <w:r>
        <w:rPr>
          <w:bCs/>
          <w:sz w:val="24"/>
          <w:szCs w:val="24"/>
          <w:highlight w:val="yellow"/>
          <w:vertAlign w:val="superscript"/>
        </w:rPr>
        <w:t xml:space="preserve">2+ </w:t>
      </w:r>
      <w:r>
        <w:rPr>
          <w:sz w:val="24"/>
          <w:szCs w:val="24"/>
          <w:highlight w:val="yellow"/>
        </w:rPr>
        <w:t xml:space="preserve">gives a </w:t>
      </w:r>
      <w:r>
        <w:rPr>
          <w:bCs/>
          <w:sz w:val="24"/>
          <w:szCs w:val="24"/>
          <w:highlight w:val="yellow"/>
        </w:rPr>
        <w:t>brick red</w:t>
      </w:r>
      <w:r>
        <w:rPr>
          <w:sz w:val="24"/>
          <w:szCs w:val="24"/>
          <w:highlight w:val="yellow"/>
        </w:rPr>
        <w:t xml:space="preserve"> colour in the flame</w:t>
      </w:r>
    </w:p>
    <w:p>
      <w:pPr>
        <w:pStyle w:val="style157"/>
        <w:rPr>
          <w:sz w:val="24"/>
          <w:szCs w:val="24"/>
        </w:rPr>
      </w:pPr>
      <w:r>
        <w:rPr>
          <w:sz w:val="24"/>
          <w:szCs w:val="24"/>
          <w:highlight w:val="yellow"/>
        </w:rPr>
        <w:t xml:space="preserve">The </w:t>
      </w:r>
      <w:r>
        <w:rPr>
          <w:bCs/>
          <w:sz w:val="24"/>
          <w:szCs w:val="24"/>
          <w:highlight w:val="yellow"/>
        </w:rPr>
        <w:t>copper ion Cu</w:t>
      </w:r>
      <w:r>
        <w:rPr>
          <w:bCs/>
          <w:sz w:val="24"/>
          <w:szCs w:val="24"/>
          <w:highlight w:val="yellow"/>
          <w:vertAlign w:val="superscript"/>
        </w:rPr>
        <w:t>2+</w:t>
      </w:r>
      <w:r>
        <w:rPr>
          <w:sz w:val="24"/>
          <w:szCs w:val="24"/>
          <w:highlight w:val="yellow"/>
        </w:rPr>
        <w:t xml:space="preserve">gives a </w:t>
      </w:r>
      <w:r>
        <w:rPr>
          <w:bCs/>
          <w:sz w:val="24"/>
          <w:szCs w:val="24"/>
          <w:highlight w:val="yellow"/>
        </w:rPr>
        <w:t>blue–green</w:t>
      </w:r>
      <w:r>
        <w:rPr>
          <w:sz w:val="24"/>
          <w:szCs w:val="24"/>
          <w:highlight w:val="yellow"/>
        </w:rPr>
        <w:t xml:space="preserve"> colour in the flame</w:t>
      </w:r>
    </w:p>
    <w:p>
      <w:pPr>
        <w:pStyle w:val="style157"/>
        <w:rPr>
          <w:sz w:val="24"/>
          <w:szCs w:val="24"/>
        </w:rPr>
      </w:pPr>
    </w:p>
    <w:p>
      <w:pPr>
        <w:pStyle w:val="style0"/>
        <w:autoSpaceDE w:val="false"/>
        <w:autoSpaceDN w:val="false"/>
        <w:adjustRightInd w:val="false"/>
        <w:spacing w:after="0" w:lineRule="auto" w:line="240"/>
        <w:rPr>
          <w:rFonts w:cs="MundoSansStd-Medium"/>
          <w:iCs/>
          <w:sz w:val="24"/>
          <w:szCs w:val="24"/>
        </w:rPr>
      </w:pPr>
    </w:p>
    <w:p>
      <w:pPr>
        <w:pStyle w:val="style0"/>
        <w:numPr>
          <w:ilvl w:val="0"/>
          <w:numId w:val="4"/>
        </w:numPr>
        <w:autoSpaceDE w:val="false"/>
        <w:autoSpaceDN w:val="false"/>
        <w:adjustRightInd w:val="false"/>
        <w:spacing w:after="0" w:lineRule="auto" w:line="240"/>
        <w:rPr>
          <w:rFonts w:cs="MundoSansStd-Medium"/>
          <w:b/>
          <w:iCs/>
          <w:sz w:val="24"/>
          <w:szCs w:val="24"/>
        </w:rPr>
      </w:pPr>
      <w:r>
        <w:rPr>
          <w:rFonts w:cs="MundoSansStd-Medium"/>
          <w:b/>
          <w:sz w:val="24"/>
          <w:szCs w:val="24"/>
        </w:rPr>
        <w:t>Identifying the ammonium ion, NH</w:t>
      </w:r>
      <w:r>
        <w:rPr>
          <w:rFonts w:cs="MundoSansStd-Medium"/>
          <w:b/>
          <w:sz w:val="24"/>
          <w:szCs w:val="24"/>
          <w:vertAlign w:val="subscript"/>
        </w:rPr>
        <w:t>4</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Test: </w:t>
      </w:r>
      <w:r>
        <w:rPr>
          <w:rFonts w:cs="PhotinaMTStd"/>
          <w:sz w:val="24"/>
          <w:szCs w:val="24"/>
        </w:rPr>
        <w:t>Add aqueous sodium hydroxide to the solid, or solution, under test and warm the mixture.</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Result: </w:t>
      </w:r>
      <w:r>
        <w:rPr>
          <w:rFonts w:cs="PhotinaMTStd"/>
          <w:sz w:val="24"/>
          <w:szCs w:val="24"/>
        </w:rPr>
        <w:t>If ammonium ions are present, then a pungent-smelling gas is produced. The gas produced turns damp red litmus paper blue. It is ammonia, NH</w:t>
      </w:r>
      <w:r>
        <w:rPr>
          <w:rFonts w:cs="PhotinaMTStd"/>
          <w:sz w:val="24"/>
          <w:szCs w:val="24"/>
          <w:vertAlign w:val="subscript"/>
        </w:rPr>
        <w:t>3</w:t>
      </w:r>
      <w:r>
        <w:rPr>
          <w:rFonts w:cs="PhotinaMTStd"/>
          <w:sz w:val="24"/>
          <w:szCs w:val="24"/>
        </w:rPr>
        <w:t>.</w:t>
      </w:r>
    </w:p>
    <w:p>
      <w:pPr>
        <w:pStyle w:val="style0"/>
        <w:autoSpaceDE w:val="false"/>
        <w:autoSpaceDN w:val="false"/>
        <w:adjustRightInd w:val="false"/>
        <w:spacing w:after="0" w:lineRule="auto" w:line="240"/>
        <w:rPr>
          <w:rFonts w:cs="MundoSansStd-Medium"/>
          <w:iCs/>
          <w:sz w:val="24"/>
          <w:szCs w:val="24"/>
        </w:rPr>
      </w:pPr>
    </w:p>
    <w:p>
      <w:pPr>
        <w:pStyle w:val="style0"/>
        <w:autoSpaceDE w:val="false"/>
        <w:autoSpaceDN w:val="false"/>
        <w:adjustRightInd w:val="false"/>
        <w:spacing w:after="0" w:lineRule="auto" w:line="240"/>
        <w:rPr>
          <w:rFonts w:cs="MundoSansStd-Medium"/>
          <w:b/>
          <w:iCs/>
          <w:sz w:val="24"/>
          <w:szCs w:val="24"/>
        </w:rPr>
      </w:pPr>
      <w:r>
        <w:rPr>
          <w:rFonts w:cs="MundoSansStd-Medium"/>
          <w:b/>
          <w:sz w:val="24"/>
          <w:szCs w:val="24"/>
        </w:rPr>
        <w:t>Identifying metal cations by using precipitation reactions</w:t>
      </w:r>
    </w:p>
    <w:p>
      <w:pPr>
        <w:pStyle w:val="style0"/>
        <w:autoSpaceDE w:val="false"/>
        <w:autoSpaceDN w:val="false"/>
        <w:adjustRightInd w:val="false"/>
        <w:spacing w:after="0" w:lineRule="auto" w:line="240"/>
        <w:rPr>
          <w:rFonts w:cs="PhotinaMTStd"/>
          <w:iCs/>
          <w:sz w:val="24"/>
          <w:szCs w:val="24"/>
        </w:rPr>
      </w:pPr>
      <w:r>
        <w:rPr>
          <w:rFonts w:cs="PhotinaMTStd"/>
          <w:sz w:val="24"/>
          <w:szCs w:val="24"/>
        </w:rPr>
        <w:t>Most metal hydroxides are insoluble and hence can be precipitated from aqueous solutions of metal salts by adding an aqueous solution of sodium hydroxide.</w:t>
      </w:r>
    </w:p>
    <w:p>
      <w:pPr>
        <w:pStyle w:val="style0"/>
        <w:autoSpaceDE w:val="false"/>
        <w:autoSpaceDN w:val="false"/>
        <w:adjustRightInd w:val="false"/>
        <w:spacing w:after="0" w:lineRule="auto" w:line="240"/>
        <w:rPr>
          <w:rFonts w:cs="PhotinaMTStd"/>
          <w:iCs/>
          <w:sz w:val="24"/>
          <w:szCs w:val="24"/>
        </w:rPr>
      </w:pPr>
      <w:r>
        <w:rPr>
          <w:rFonts w:cs="PhotinaMTStd"/>
          <w:sz w:val="24"/>
          <w:szCs w:val="24"/>
        </w:rPr>
        <w:t>The technique is to add the reagent (i.e. the aqueous sodium hydroxide) a drop at a time to form the precipitate.</w:t>
      </w:r>
    </w:p>
    <w:p>
      <w:pPr>
        <w:pStyle w:val="style0"/>
        <w:autoSpaceDE w:val="false"/>
        <w:autoSpaceDN w:val="false"/>
        <w:adjustRightInd w:val="false"/>
        <w:spacing w:after="0" w:lineRule="auto" w:line="240"/>
        <w:rPr>
          <w:rFonts w:cs="PhotinaMTStd"/>
          <w:iCs/>
          <w:sz w:val="24"/>
          <w:szCs w:val="24"/>
        </w:rPr>
      </w:pPr>
      <w:r>
        <w:rPr>
          <w:rFonts w:cs="PhotinaMTStd"/>
          <w:sz w:val="24"/>
          <w:szCs w:val="24"/>
        </w:rPr>
        <w:t>Some common metal cations that can be identified using these reagents are shown below:</w:t>
      </w:r>
    </w:p>
    <w:p>
      <w:pPr>
        <w:pStyle w:val="style0"/>
        <w:autoSpaceDE w:val="false"/>
        <w:autoSpaceDN w:val="false"/>
        <w:adjustRightInd w:val="false"/>
        <w:spacing w:after="0" w:lineRule="auto" w:line="240"/>
        <w:rPr>
          <w:rFonts w:cs="MundoSansStd-Bold"/>
          <w:b/>
          <w:bCs/>
          <w:iCs/>
          <w:sz w:val="24"/>
          <w:szCs w:val="24"/>
          <w:highlight w:val="yellow"/>
        </w:rPr>
      </w:pPr>
      <w:r>
        <w:rPr>
          <w:rFonts w:cs="MundoSansStd-Bold"/>
          <w:b/>
          <w:bCs/>
          <w:sz w:val="24"/>
          <w:szCs w:val="24"/>
          <w:highlight w:val="yellow"/>
        </w:rPr>
        <w:t>Metal cation                     Observation(s)                                                     Equation for reaction</w:t>
      </w:r>
    </w:p>
    <w:p>
      <w:pPr>
        <w:pStyle w:val="style0"/>
        <w:autoSpaceDE w:val="false"/>
        <w:autoSpaceDN w:val="false"/>
        <w:adjustRightInd w:val="false"/>
        <w:spacing w:after="0" w:lineRule="auto" w:line="240"/>
        <w:rPr>
          <w:rFonts w:cs="MundoSansStd-Bold"/>
          <w:b/>
          <w:bCs/>
          <w:iCs/>
          <w:sz w:val="24"/>
          <w:szCs w:val="24"/>
          <w:highlight w:val="yellow"/>
        </w:rPr>
      </w:pPr>
      <w:r>
        <w:rPr>
          <w:rFonts w:cs="MundoSansStd-Bold"/>
          <w:b/>
          <w:bCs/>
          <w:sz w:val="24"/>
          <w:szCs w:val="24"/>
          <w:highlight w:val="yellow"/>
        </w:rPr>
        <w:t xml:space="preserve">                                              with aq. NaOH</w:t>
      </w:r>
    </w:p>
    <w:p>
      <w:pPr>
        <w:pStyle w:val="style0"/>
        <w:autoSpaceDE w:val="false"/>
        <w:autoSpaceDN w:val="false"/>
        <w:adjustRightInd w:val="false"/>
        <w:spacing w:after="0" w:lineRule="auto" w:line="240"/>
        <w:rPr>
          <w:rFonts w:cs="MundoSansStd-Bold"/>
          <w:b/>
          <w:bCs/>
          <w:iCs/>
          <w:sz w:val="24"/>
          <w:szCs w:val="24"/>
          <w:highlight w:val="yellow"/>
        </w:rPr>
      </w:pPr>
    </w:p>
    <w:p>
      <w:pPr>
        <w:pStyle w:val="style0"/>
        <w:autoSpaceDE w:val="false"/>
        <w:autoSpaceDN w:val="false"/>
        <w:adjustRightInd w:val="false"/>
        <w:spacing w:after="0" w:lineRule="auto" w:line="240"/>
        <w:rPr>
          <w:rFonts w:cs="MundoSansStd"/>
          <w:iCs/>
          <w:sz w:val="24"/>
          <w:szCs w:val="24"/>
          <w:highlight w:val="yellow"/>
        </w:rPr>
      </w:pPr>
      <w:r>
        <w:rPr>
          <w:rFonts w:cs="MathematicalPi-One"/>
          <w:sz w:val="24"/>
          <w:szCs w:val="24"/>
          <w:highlight w:val="yellow"/>
        </w:rPr>
        <w:t>Cu</w:t>
      </w:r>
      <w:r>
        <w:rPr>
          <w:rFonts w:cs="MathematicalPi-One"/>
          <w:sz w:val="24"/>
          <w:szCs w:val="24"/>
          <w:highlight w:val="yellow"/>
          <w:vertAlign w:val="superscript"/>
        </w:rPr>
        <w:t xml:space="preserve">2+                                                    </w:t>
      </w:r>
      <w:r>
        <w:rPr>
          <w:rFonts w:cs="MundoSansStd"/>
          <w:sz w:val="24"/>
          <w:szCs w:val="24"/>
          <w:highlight w:val="yellow"/>
        </w:rPr>
        <w:t>blue precipitate insoluble                   Cu</w:t>
      </w:r>
      <w:r>
        <w:rPr>
          <w:rFonts w:cs="MundoSansStd"/>
          <w:sz w:val="24"/>
          <w:szCs w:val="24"/>
          <w:highlight w:val="yellow"/>
          <w:vertAlign w:val="superscript"/>
        </w:rPr>
        <w:t>2</w:t>
      </w:r>
      <w:r>
        <w:rPr>
          <w:rFonts w:cs="MathematicalPi-One"/>
          <w:sz w:val="24"/>
          <w:szCs w:val="24"/>
          <w:highlight w:val="yellow"/>
          <w:vertAlign w:val="superscript"/>
        </w:rPr>
        <w:t>+</w:t>
      </w:r>
      <w:r>
        <w:rPr>
          <w:rFonts w:cs="MundoSansStd"/>
          <w:sz w:val="24"/>
          <w:szCs w:val="24"/>
          <w:highlight w:val="yellow"/>
        </w:rPr>
        <w:t xml:space="preserve"> </w:t>
      </w:r>
      <w:r>
        <w:rPr>
          <w:rFonts w:cs="MundoSansStd"/>
          <w:sz w:val="24"/>
          <w:szCs w:val="24"/>
          <w:highlight w:val="yellow"/>
          <w:vertAlign w:val="subscript"/>
        </w:rPr>
        <w:t>(aq)</w:t>
      </w:r>
      <w:r>
        <w:rPr>
          <w:rFonts w:cs="MundoSansStd"/>
          <w:sz w:val="24"/>
          <w:szCs w:val="24"/>
          <w:highlight w:val="yellow"/>
        </w:rPr>
        <w:t xml:space="preserve"> +2OH</w:t>
      </w:r>
      <w:r>
        <w:rPr>
          <w:rFonts w:cs="MundoSansStd"/>
          <w:sz w:val="24"/>
          <w:szCs w:val="24"/>
          <w:highlight w:val="yellow"/>
          <w:vertAlign w:val="superscript"/>
        </w:rPr>
        <w:t>-</w:t>
      </w:r>
      <w:r>
        <w:rPr>
          <w:rFonts w:cs="MundoSansStd"/>
          <w:sz w:val="24"/>
          <w:szCs w:val="24"/>
          <w:highlight w:val="yellow"/>
          <w:vertAlign w:val="subscript"/>
        </w:rPr>
        <w:t xml:space="preserve">(aq) </w:t>
      </w:r>
      <w:r>
        <w:rPr>
          <w:rFonts w:cs="MundoSansStd"/>
          <w:sz w:val="24"/>
          <w:szCs w:val="24"/>
          <w:highlight w:val="yellow"/>
        </w:rPr>
        <w:t xml:space="preserve"> =&gt;  Cu(OH)</w:t>
      </w:r>
      <w:r>
        <w:rPr>
          <w:rFonts w:cs="MundoSansStd"/>
          <w:sz w:val="24"/>
          <w:szCs w:val="24"/>
          <w:highlight w:val="yellow"/>
          <w:vertAlign w:val="subscript"/>
        </w:rPr>
        <w:t>2(s)</w:t>
      </w:r>
    </w:p>
    <w:p>
      <w:pPr>
        <w:pStyle w:val="style0"/>
        <w:autoSpaceDE w:val="false"/>
        <w:autoSpaceDN w:val="false"/>
        <w:adjustRightInd w:val="false"/>
        <w:spacing w:after="0" w:lineRule="auto" w:line="240"/>
        <w:rPr>
          <w:rFonts w:cs="MundoSansStd"/>
          <w:iCs/>
          <w:sz w:val="24"/>
          <w:szCs w:val="24"/>
          <w:highlight w:val="yellow"/>
        </w:rPr>
      </w:pPr>
      <w:r>
        <w:rPr>
          <w:rFonts w:cs="MundoSansStd"/>
          <w:sz w:val="24"/>
          <w:szCs w:val="24"/>
          <w:highlight w:val="yellow"/>
        </w:rPr>
        <w:t>Fe</w:t>
      </w:r>
      <w:r>
        <w:rPr>
          <w:rFonts w:cs="MundoSansStd"/>
          <w:sz w:val="24"/>
          <w:szCs w:val="24"/>
          <w:highlight w:val="yellow"/>
          <w:vertAlign w:val="superscript"/>
        </w:rPr>
        <w:t>2+</w:t>
      </w:r>
      <w:r>
        <w:rPr>
          <w:rFonts w:cs="MathematicalPi-One"/>
          <w:sz w:val="24"/>
          <w:szCs w:val="24"/>
          <w:highlight w:val="yellow"/>
        </w:rPr>
        <w:t xml:space="preserve">                                    dark </w:t>
      </w:r>
      <w:r>
        <w:rPr>
          <w:rFonts w:cs="MundoSansStd"/>
          <w:sz w:val="24"/>
          <w:szCs w:val="24"/>
          <w:highlight w:val="yellow"/>
        </w:rPr>
        <w:t>green precipitate insoluble      Fe</w:t>
      </w:r>
      <w:r>
        <w:rPr>
          <w:rFonts w:cs="MundoSansStd"/>
          <w:sz w:val="24"/>
          <w:szCs w:val="24"/>
          <w:highlight w:val="yellow"/>
          <w:vertAlign w:val="superscript"/>
        </w:rPr>
        <w:t xml:space="preserve">2+ </w:t>
      </w:r>
      <w:r>
        <w:rPr>
          <w:rFonts w:cs="MundoSansStd"/>
          <w:sz w:val="24"/>
          <w:szCs w:val="24"/>
          <w:highlight w:val="yellow"/>
          <w:vertAlign w:val="subscript"/>
        </w:rPr>
        <w:t>(aq)</w:t>
      </w:r>
      <w:r>
        <w:rPr>
          <w:rFonts w:cs="MundoSansStd"/>
          <w:sz w:val="24"/>
          <w:szCs w:val="24"/>
          <w:highlight w:val="yellow"/>
        </w:rPr>
        <w:t xml:space="preserve"> </w:t>
      </w:r>
      <w:r>
        <w:rPr>
          <w:rFonts w:cs="MathematicalPi-One"/>
          <w:sz w:val="24"/>
          <w:szCs w:val="24"/>
          <w:highlight w:val="yellow"/>
        </w:rPr>
        <w:t>+</w:t>
      </w:r>
      <w:r>
        <w:rPr>
          <w:rFonts w:cs="MundoSansStd"/>
          <w:sz w:val="24"/>
          <w:szCs w:val="24"/>
          <w:highlight w:val="yellow"/>
        </w:rPr>
        <w:t>2OH</w:t>
      </w:r>
      <w:r>
        <w:rPr>
          <w:rFonts w:cs="MundoSansStd"/>
          <w:sz w:val="24"/>
          <w:szCs w:val="24"/>
          <w:highlight w:val="yellow"/>
          <w:vertAlign w:val="superscript"/>
        </w:rPr>
        <w:t>-</w:t>
      </w:r>
      <w:r>
        <w:rPr>
          <w:rFonts w:cs="MundoSansStd"/>
          <w:sz w:val="24"/>
          <w:szCs w:val="24"/>
          <w:highlight w:val="yellow"/>
          <w:vertAlign w:val="subscript"/>
        </w:rPr>
        <w:t>(aq)</w:t>
      </w:r>
      <w:r>
        <w:rPr>
          <w:rFonts w:cs="MundoSansStd"/>
          <w:sz w:val="24"/>
          <w:szCs w:val="24"/>
          <w:highlight w:val="yellow"/>
        </w:rPr>
        <w:t xml:space="preserve"> =&gt; Fe(OH)</w:t>
      </w:r>
      <w:r>
        <w:rPr>
          <w:rFonts w:cs="MundoSansStd"/>
          <w:sz w:val="24"/>
          <w:szCs w:val="24"/>
          <w:highlight w:val="yellow"/>
          <w:vertAlign w:val="subscript"/>
        </w:rPr>
        <w:t>2(s)</w:t>
      </w:r>
    </w:p>
    <w:p>
      <w:pPr>
        <w:pStyle w:val="style0"/>
        <w:autoSpaceDE w:val="false"/>
        <w:autoSpaceDN w:val="false"/>
        <w:adjustRightInd w:val="false"/>
        <w:spacing w:after="0" w:lineRule="auto" w:line="240"/>
        <w:rPr>
          <w:rFonts w:cs="MundoSansStd"/>
          <w:iCs/>
          <w:sz w:val="24"/>
          <w:szCs w:val="24"/>
        </w:rPr>
      </w:pPr>
      <w:r>
        <w:rPr>
          <w:rFonts w:cs="MundoSansStd"/>
          <w:sz w:val="24"/>
          <w:szCs w:val="24"/>
          <w:highlight w:val="yellow"/>
        </w:rPr>
        <w:t>Fe</w:t>
      </w:r>
      <w:r>
        <w:rPr>
          <w:rFonts w:cs="MundoSansStd"/>
          <w:sz w:val="24"/>
          <w:szCs w:val="24"/>
          <w:highlight w:val="yellow"/>
          <w:vertAlign w:val="superscript"/>
        </w:rPr>
        <w:t xml:space="preserve">3+                                                     </w:t>
      </w:r>
      <w:r>
        <w:rPr>
          <w:rFonts w:cs="MundoSansStd"/>
          <w:sz w:val="24"/>
          <w:szCs w:val="24"/>
          <w:highlight w:val="yellow"/>
        </w:rPr>
        <w:t>brown precipitate insoluble             Fe</w:t>
      </w:r>
      <w:r>
        <w:rPr>
          <w:rFonts w:cs="MundoSansStd"/>
          <w:sz w:val="24"/>
          <w:szCs w:val="24"/>
          <w:highlight w:val="yellow"/>
          <w:vertAlign w:val="superscript"/>
        </w:rPr>
        <w:t>3+</w:t>
      </w:r>
      <w:r>
        <w:rPr>
          <w:rFonts w:cs="MundoSansStd"/>
          <w:sz w:val="24"/>
          <w:szCs w:val="24"/>
          <w:highlight w:val="yellow"/>
          <w:vertAlign w:val="subscript"/>
        </w:rPr>
        <w:t>(aq)</w:t>
      </w:r>
      <w:r>
        <w:rPr>
          <w:rFonts w:cs="MathematicalPi-One"/>
          <w:sz w:val="24"/>
          <w:szCs w:val="24"/>
          <w:highlight w:val="yellow"/>
        </w:rPr>
        <w:t xml:space="preserve"> +</w:t>
      </w:r>
      <w:r>
        <w:rPr>
          <w:rFonts w:cs="MundoSansStd"/>
          <w:sz w:val="24"/>
          <w:szCs w:val="24"/>
          <w:highlight w:val="yellow"/>
        </w:rPr>
        <w:t>3OH</w:t>
      </w:r>
      <w:r>
        <w:rPr>
          <w:rFonts w:cs="MundoSansStd"/>
          <w:sz w:val="24"/>
          <w:szCs w:val="24"/>
          <w:highlight w:val="yellow"/>
          <w:vertAlign w:val="superscript"/>
        </w:rPr>
        <w:t>-</w:t>
      </w:r>
      <w:r>
        <w:rPr>
          <w:rFonts w:cs="MundoSansStd"/>
          <w:sz w:val="24"/>
          <w:szCs w:val="24"/>
          <w:highlight w:val="yellow"/>
          <w:vertAlign w:val="subscript"/>
        </w:rPr>
        <w:t>(aq)</w:t>
      </w:r>
      <w:r>
        <w:rPr>
          <w:rFonts w:cs="Symbol"/>
          <w:sz w:val="24"/>
          <w:szCs w:val="24"/>
          <w:highlight w:val="yellow"/>
        </w:rPr>
        <w:t>→</w:t>
      </w:r>
      <w:r>
        <w:rPr>
          <w:rFonts w:cs="MundoSansStd"/>
          <w:sz w:val="24"/>
          <w:szCs w:val="24"/>
          <w:highlight w:val="yellow"/>
        </w:rPr>
        <w:t>Fe(OH)</w:t>
      </w:r>
      <w:r>
        <w:rPr>
          <w:rFonts w:cs="MundoSansStd"/>
          <w:sz w:val="24"/>
          <w:szCs w:val="24"/>
          <w:highlight w:val="yellow"/>
          <w:vertAlign w:val="subscript"/>
        </w:rPr>
        <w:t>3(s)</w:t>
      </w:r>
    </w:p>
    <w:p>
      <w:pPr>
        <w:pStyle w:val="style0"/>
        <w:autoSpaceDE w:val="false"/>
        <w:autoSpaceDN w:val="false"/>
        <w:adjustRightInd w:val="false"/>
        <w:spacing w:after="0" w:lineRule="auto" w:line="240"/>
        <w:rPr>
          <w:rFonts w:cs="MundoSansStd"/>
          <w:iCs/>
          <w:sz w:val="24"/>
          <w:szCs w:val="24"/>
          <w:vertAlign w:val="subscript"/>
        </w:rPr>
      </w:pPr>
      <w:r>
        <w:rPr>
          <w:rFonts w:cs="MundoSansStd"/>
          <w:sz w:val="24"/>
          <w:szCs w:val="24"/>
        </w:rPr>
        <w:t>Zn</w:t>
      </w:r>
      <w:r>
        <w:rPr>
          <w:rFonts w:cs="MundoSansStd"/>
          <w:sz w:val="24"/>
          <w:szCs w:val="24"/>
          <w:vertAlign w:val="superscript"/>
        </w:rPr>
        <w:t>2+</w:t>
      </w:r>
      <w:r>
        <w:rPr>
          <w:rFonts w:cs="MundoSansStd"/>
          <w:sz w:val="24"/>
          <w:szCs w:val="24"/>
        </w:rPr>
        <w:t xml:space="preserve">                                    white precipitate soluble                Zn</w:t>
      </w:r>
      <w:r>
        <w:rPr>
          <w:rFonts w:cs="MundoSansStd"/>
          <w:sz w:val="24"/>
          <w:szCs w:val="24"/>
          <w:vertAlign w:val="superscript"/>
        </w:rPr>
        <w:t>2+</w:t>
      </w:r>
      <w:r>
        <w:rPr>
          <w:rFonts w:cs="MundoSansStd"/>
          <w:sz w:val="24"/>
          <w:szCs w:val="24"/>
          <w:vertAlign w:val="subscript"/>
        </w:rPr>
        <w:t>(aq)</w:t>
      </w:r>
      <w:r>
        <w:rPr>
          <w:rFonts w:cs="MundoSansStd"/>
          <w:sz w:val="24"/>
          <w:szCs w:val="24"/>
        </w:rPr>
        <w:t>+ 2OH</w:t>
      </w:r>
      <w:r>
        <w:rPr>
          <w:rFonts w:cs="MundoSansStd"/>
          <w:sz w:val="24"/>
          <w:szCs w:val="24"/>
          <w:vertAlign w:val="superscript"/>
        </w:rPr>
        <w:t>-</w:t>
      </w:r>
      <w:r>
        <w:rPr>
          <w:rFonts w:cs="MundoSansStd"/>
          <w:sz w:val="24"/>
          <w:szCs w:val="24"/>
          <w:vertAlign w:val="subscript"/>
        </w:rPr>
        <w:t>(aq)</w:t>
      </w:r>
      <w:r>
        <w:rPr>
          <w:rFonts w:cs="MundoSansStd"/>
          <w:sz w:val="24"/>
          <w:szCs w:val="24"/>
        </w:rPr>
        <w:t xml:space="preserve"> =&gt; Zn(OH)</w:t>
      </w:r>
      <w:r>
        <w:rPr>
          <w:rFonts w:cs="MundoSansStd"/>
          <w:sz w:val="24"/>
          <w:szCs w:val="24"/>
          <w:vertAlign w:val="subscript"/>
        </w:rPr>
        <w:t>2(s)</w:t>
      </w:r>
    </w:p>
    <w:p>
      <w:pPr>
        <w:pStyle w:val="style0"/>
        <w:autoSpaceDE w:val="false"/>
        <w:autoSpaceDN w:val="false"/>
        <w:adjustRightInd w:val="false"/>
        <w:spacing w:after="0" w:lineRule="auto" w:line="240"/>
        <w:rPr>
          <w:rFonts w:cs="MundoSansStd-Bold"/>
          <w:bCs/>
          <w:iCs/>
          <w:sz w:val="24"/>
          <w:szCs w:val="24"/>
        </w:rPr>
      </w:pPr>
    </w:p>
    <w:p>
      <w:pPr>
        <w:pStyle w:val="style0"/>
        <w:autoSpaceDE w:val="false"/>
        <w:autoSpaceDN w:val="false"/>
        <w:adjustRightInd w:val="false"/>
        <w:spacing w:after="0" w:lineRule="auto" w:line="240"/>
        <w:rPr>
          <w:rFonts w:cs="MundoSansStd-Bold"/>
          <w:b/>
          <w:bCs/>
          <w:iCs/>
          <w:sz w:val="24"/>
          <w:szCs w:val="24"/>
          <w:u w:val="dash"/>
        </w:rPr>
      </w:pPr>
      <w:r>
        <w:rPr>
          <w:rFonts w:cs="MundoSansStd-Bold"/>
          <w:b/>
          <w:bCs/>
          <w:sz w:val="24"/>
          <w:szCs w:val="24"/>
          <w:u w:val="dash"/>
        </w:rPr>
        <w:t xml:space="preserve">N/B: </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undoSansStd-Bold"/>
          <w:bCs/>
          <w:sz w:val="24"/>
          <w:szCs w:val="24"/>
        </w:rPr>
        <w:t>Pb</w:t>
      </w:r>
      <w:r>
        <w:rPr>
          <w:rFonts w:cs="MundoSansStd-Bold"/>
          <w:bCs/>
          <w:sz w:val="24"/>
          <w:szCs w:val="24"/>
          <w:vertAlign w:val="superscript"/>
        </w:rPr>
        <w:t>2+</w:t>
      </w:r>
      <w:r>
        <w:rPr>
          <w:rFonts w:cs="MundoSansStd-Bold"/>
          <w:bCs/>
          <w:sz w:val="24"/>
          <w:szCs w:val="24"/>
        </w:rPr>
        <w:t xml:space="preserve"> cannot be identified with either NaOH or NH</w:t>
      </w:r>
      <w:r>
        <w:rPr>
          <w:rFonts w:cs="MundoSansStd-Bold"/>
          <w:bCs/>
          <w:sz w:val="24"/>
          <w:szCs w:val="24"/>
          <w:vertAlign w:val="subscript"/>
        </w:rPr>
        <w:t>3</w:t>
      </w:r>
      <w:r>
        <w:rPr>
          <w:rFonts w:cs="MundoSansStd-Bold"/>
          <w:bCs/>
          <w:sz w:val="24"/>
          <w:szCs w:val="24"/>
        </w:rPr>
        <w:t xml:space="preserve">. Rather if you add potassium iodide solution to an unknown sample and it gives a </w:t>
      </w:r>
      <w:r>
        <w:rPr>
          <w:rFonts w:cs="MundoSansStd-Bold"/>
          <w:bCs/>
          <w:sz w:val="24"/>
          <w:szCs w:val="24"/>
          <w:highlight w:val="yellow"/>
        </w:rPr>
        <w:t>yellow precipitate</w:t>
      </w:r>
      <w:r>
        <w:rPr>
          <w:rFonts w:cs="MundoSansStd-Bold"/>
          <w:bCs/>
          <w:sz w:val="24"/>
          <w:szCs w:val="24"/>
        </w:rPr>
        <w:t xml:space="preserve"> which is soluble in hot water and insoluble in cold water,that indicates the presence of Pb</w:t>
      </w:r>
      <w:r>
        <w:rPr>
          <w:rFonts w:cs="MundoSansStd-Bold"/>
          <w:bCs/>
          <w:sz w:val="24"/>
          <w:szCs w:val="24"/>
          <w:vertAlign w:val="superscript"/>
        </w:rPr>
        <w:t>2+</w:t>
      </w:r>
      <w:r>
        <w:rPr>
          <w:rFonts w:cs="MundoSansStd-Bold"/>
          <w:bCs/>
          <w:sz w:val="24"/>
          <w:szCs w:val="24"/>
        </w:rPr>
        <w:t>.</w:t>
      </w:r>
    </w:p>
    <w:p>
      <w:pPr>
        <w:pStyle w:val="style0"/>
        <w:numPr>
          <w:ilvl w:val="0"/>
          <w:numId w:val="9"/>
        </w:numPr>
        <w:autoSpaceDE w:val="false"/>
        <w:autoSpaceDN w:val="false"/>
        <w:adjustRightInd w:val="false"/>
        <w:spacing w:after="0" w:lineRule="auto" w:line="240"/>
        <w:rPr>
          <w:rFonts w:cs="MundoSansStd-Bold"/>
          <w:bCs/>
          <w:iCs/>
          <w:sz w:val="24"/>
          <w:szCs w:val="24"/>
          <w:highlight w:val="lightGray"/>
        </w:rPr>
      </w:pPr>
      <w:r>
        <w:rPr>
          <w:rFonts w:cs="MundoSansStd-Bold"/>
          <w:bCs/>
          <w:sz w:val="24"/>
          <w:szCs w:val="24"/>
          <w:highlight w:val="lightGray"/>
        </w:rPr>
        <w:t xml:space="preserve"> If the above behavior is NOT evident, therefore,Al</w:t>
      </w:r>
      <w:r>
        <w:rPr>
          <w:rFonts w:cs="MundoSansStd-Bold"/>
          <w:bCs/>
          <w:sz w:val="24"/>
          <w:szCs w:val="24"/>
          <w:highlight w:val="lightGray"/>
          <w:vertAlign w:val="superscript"/>
        </w:rPr>
        <w:t>3+</w:t>
      </w:r>
      <w:r>
        <w:rPr>
          <w:rFonts w:cs="MundoSansStd-Bold"/>
          <w:bCs/>
          <w:sz w:val="24"/>
          <w:szCs w:val="24"/>
          <w:highlight w:val="lightGray"/>
        </w:rPr>
        <w:t>is present.</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undoSansStd"/>
          <w:sz w:val="24"/>
          <w:szCs w:val="24"/>
        </w:rPr>
        <w:t>Zn</w:t>
      </w:r>
      <w:r>
        <w:rPr>
          <w:rFonts w:cs="MundoSansStd"/>
          <w:sz w:val="24"/>
          <w:szCs w:val="24"/>
          <w:vertAlign w:val="superscript"/>
        </w:rPr>
        <w:t>2+</w:t>
      </w:r>
      <w:r>
        <w:rPr>
          <w:rFonts w:cs="MundoSansStd"/>
          <w:sz w:val="24"/>
          <w:szCs w:val="24"/>
        </w:rPr>
        <w:t xml:space="preserve"> forms white precipitate also soluble in excess NH</w:t>
      </w:r>
      <w:r>
        <w:rPr>
          <w:rFonts w:cs="MundoSansStd"/>
          <w:sz w:val="24"/>
          <w:szCs w:val="24"/>
          <w:vertAlign w:val="subscript"/>
        </w:rPr>
        <w:t>3</w:t>
      </w:r>
      <w:r>
        <w:rPr>
          <w:rFonts w:cs="MundoSansStd"/>
          <w:sz w:val="24"/>
          <w:szCs w:val="24"/>
        </w:rPr>
        <w:t xml:space="preserve"> solution.</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undoSansStd-Bold"/>
          <w:bCs/>
          <w:sz w:val="24"/>
          <w:szCs w:val="24"/>
        </w:rPr>
        <w:t>Ca</w:t>
      </w:r>
      <w:r>
        <w:rPr>
          <w:rFonts w:cs="MundoSansStd-Bold"/>
          <w:bCs/>
          <w:sz w:val="24"/>
          <w:szCs w:val="24"/>
          <w:vertAlign w:val="superscript"/>
        </w:rPr>
        <w:t>2+</w:t>
      </w:r>
      <w:r>
        <w:rPr>
          <w:rFonts w:cs="MundoSansStd-Bold"/>
          <w:bCs/>
          <w:sz w:val="24"/>
          <w:szCs w:val="24"/>
        </w:rPr>
        <w:t xml:space="preserve"> forms white precipitate insoluble in both NaOH and </w:t>
      </w:r>
      <w:r>
        <w:rPr>
          <w:rFonts w:cs="MundoSansStd"/>
          <w:sz w:val="24"/>
          <w:szCs w:val="24"/>
        </w:rPr>
        <w:t>NH</w:t>
      </w:r>
      <w:r>
        <w:rPr>
          <w:rFonts w:cs="MundoSansStd"/>
          <w:sz w:val="24"/>
          <w:szCs w:val="24"/>
          <w:vertAlign w:val="subscript"/>
        </w:rPr>
        <w:t>3</w:t>
      </w:r>
      <w:r>
        <w:rPr>
          <w:rFonts w:cs="MundoSansStd"/>
          <w:sz w:val="24"/>
          <w:szCs w:val="24"/>
        </w:rPr>
        <w:t xml:space="preserve"> solutions.</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undoSansStd"/>
          <w:sz w:val="24"/>
          <w:szCs w:val="24"/>
        </w:rPr>
        <w:t>Fe</w:t>
      </w:r>
      <w:r>
        <w:rPr>
          <w:rFonts w:cs="MundoSansStd"/>
          <w:sz w:val="24"/>
          <w:szCs w:val="24"/>
          <w:vertAlign w:val="superscript"/>
        </w:rPr>
        <w:t>2+</w:t>
      </w:r>
      <w:r>
        <w:rPr>
          <w:rFonts w:cs="MathematicalPi-One"/>
          <w:sz w:val="24"/>
          <w:szCs w:val="24"/>
        </w:rPr>
        <w:t xml:space="preserve"> forms dark</w:t>
      </w:r>
      <w:r>
        <w:rPr>
          <w:rFonts w:cs="MundoSansStd"/>
          <w:sz w:val="24"/>
          <w:szCs w:val="24"/>
        </w:rPr>
        <w:t xml:space="preserve"> green precipitate insoluble in excess NH</w:t>
      </w:r>
      <w:r>
        <w:rPr>
          <w:rFonts w:cs="MundoSansStd"/>
          <w:sz w:val="24"/>
          <w:szCs w:val="24"/>
          <w:vertAlign w:val="subscript"/>
        </w:rPr>
        <w:t>3</w:t>
      </w:r>
      <w:r>
        <w:rPr>
          <w:rFonts w:cs="MundoSansStd"/>
          <w:sz w:val="24"/>
          <w:szCs w:val="24"/>
        </w:rPr>
        <w:t xml:space="preserve"> solution.</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undoSansStd"/>
          <w:sz w:val="24"/>
          <w:szCs w:val="24"/>
        </w:rPr>
        <w:t>Fe</w:t>
      </w:r>
      <w:r>
        <w:rPr>
          <w:rFonts w:cs="MundoSansStd"/>
          <w:sz w:val="24"/>
          <w:szCs w:val="24"/>
          <w:vertAlign w:val="superscript"/>
        </w:rPr>
        <w:t>3+</w:t>
      </w:r>
      <w:r>
        <w:rPr>
          <w:rFonts w:cs="MathematicalPi-One"/>
          <w:sz w:val="24"/>
          <w:szCs w:val="24"/>
        </w:rPr>
        <w:t xml:space="preserve"> forms </w:t>
      </w:r>
      <w:r>
        <w:rPr>
          <w:rFonts w:cs="MundoSansStd"/>
          <w:sz w:val="24"/>
          <w:szCs w:val="24"/>
        </w:rPr>
        <w:t xml:space="preserve">brown precipitate insoluble in excess NaOH solution. </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athematicalPi-One"/>
          <w:sz w:val="24"/>
          <w:szCs w:val="24"/>
        </w:rPr>
        <w:t>Cu</w:t>
      </w:r>
      <w:r>
        <w:rPr>
          <w:rFonts w:cs="MathematicalPi-One"/>
          <w:sz w:val="24"/>
          <w:szCs w:val="24"/>
          <w:vertAlign w:val="superscript"/>
        </w:rPr>
        <w:t>2+</w:t>
      </w:r>
      <w:r>
        <w:rPr>
          <w:rFonts w:cs="MathematicalPi-One"/>
          <w:sz w:val="24"/>
          <w:szCs w:val="24"/>
        </w:rPr>
        <w:t xml:space="preserve"> forms deep </w:t>
      </w:r>
      <w:r>
        <w:rPr>
          <w:rFonts w:cs="MundoSansStd"/>
          <w:sz w:val="24"/>
          <w:szCs w:val="24"/>
        </w:rPr>
        <w:t>blue precipitate soluble in excess NH</w:t>
      </w:r>
      <w:r>
        <w:rPr>
          <w:rFonts w:cs="MundoSansStd"/>
          <w:sz w:val="24"/>
          <w:szCs w:val="24"/>
          <w:vertAlign w:val="subscript"/>
        </w:rPr>
        <w:t>3</w:t>
      </w:r>
      <w:r>
        <w:rPr>
          <w:rFonts w:cs="MundoSansStd"/>
          <w:sz w:val="24"/>
          <w:szCs w:val="24"/>
        </w:rPr>
        <w:t xml:space="preserve"> solution.</w:t>
      </w:r>
    </w:p>
    <w:p>
      <w:pPr>
        <w:pStyle w:val="style0"/>
        <w:numPr>
          <w:ilvl w:val="0"/>
          <w:numId w:val="9"/>
        </w:numPr>
        <w:autoSpaceDE w:val="false"/>
        <w:autoSpaceDN w:val="false"/>
        <w:adjustRightInd w:val="false"/>
        <w:spacing w:after="0" w:lineRule="auto" w:line="240"/>
        <w:rPr>
          <w:rFonts w:cs="MundoSansStd-Bold"/>
          <w:bCs/>
          <w:iCs/>
          <w:sz w:val="24"/>
          <w:szCs w:val="24"/>
        </w:rPr>
      </w:pPr>
      <w:r>
        <w:rPr>
          <w:rFonts w:cs="MathematicalPi-One"/>
          <w:sz w:val="24"/>
          <w:szCs w:val="24"/>
        </w:rPr>
        <w:t>NH</w:t>
      </w:r>
      <w:r>
        <w:rPr>
          <w:rFonts w:cs="MathematicalPi-One"/>
          <w:sz w:val="24"/>
          <w:szCs w:val="24"/>
          <w:vertAlign w:val="subscript"/>
        </w:rPr>
        <w:t>4</w:t>
      </w:r>
      <w:r>
        <w:rPr>
          <w:rFonts w:cs="MathematicalPi-One"/>
          <w:sz w:val="24"/>
          <w:szCs w:val="24"/>
          <w:vertAlign w:val="superscript"/>
        </w:rPr>
        <w:t>+</w:t>
      </w:r>
      <w:r>
        <w:rPr>
          <w:rFonts w:cs="MathematicalPi-One"/>
          <w:sz w:val="24"/>
          <w:szCs w:val="24"/>
        </w:rPr>
        <w:t xml:space="preserve"> gives a choking smell when gently warmed with aqueous  NaOH solution</w:t>
      </w:r>
    </w:p>
    <w:p>
      <w:pPr>
        <w:pStyle w:val="style157"/>
        <w:rPr>
          <w:sz w:val="24"/>
          <w:szCs w:val="24"/>
        </w:rPr>
      </w:pPr>
    </w:p>
    <w:p>
      <w:pPr>
        <w:pStyle w:val="style157"/>
        <w:numPr>
          <w:ilvl w:val="0"/>
          <w:numId w:val="7"/>
        </w:numPr>
        <w:rPr>
          <w:sz w:val="24"/>
          <w:szCs w:val="24"/>
        </w:rPr>
      </w:pPr>
      <w:r>
        <w:rPr>
          <w:sz w:val="24"/>
          <w:szCs w:val="24"/>
        </w:rPr>
        <w:t>Some metal ions (cations) can be identified by the formation of coloured precipitates with sodium hydroxide solution.</w:t>
      </w:r>
    </w:p>
    <w:p>
      <w:pPr>
        <w:pStyle w:val="style157"/>
        <w:rPr>
          <w:sz w:val="24"/>
          <w:szCs w:val="24"/>
        </w:rPr>
      </w:pPr>
    </w:p>
    <w:p>
      <w:pPr>
        <w:pStyle w:val="style157"/>
        <w:rPr>
          <w:sz w:val="24"/>
          <w:szCs w:val="24"/>
        </w:rPr>
      </w:pPr>
      <w:r>
        <w:rPr>
          <w:sz w:val="24"/>
          <w:szCs w:val="24"/>
        </w:rPr>
        <w:t>The above reactions are illustrated in the diagram below</w:t>
      </w:r>
    </w:p>
    <w:p>
      <w:pPr>
        <w:pStyle w:val="style157"/>
        <w:rPr>
          <w:sz w:val="24"/>
          <w:szCs w:val="24"/>
        </w:rPr>
      </w:pPr>
      <w:r>
        <w:rPr>
          <w:sz w:val="24"/>
          <w:szCs w:val="24"/>
        </w:rPr>
      </w:r>
      <w:r>
        <w:rPr>
          <w:sz w:val="24"/>
          <w:szCs w:val="24"/>
        </w:rPr>
      </w:r>
      <w:r>
        <w:rPr>
          <w:sz w:val="24"/>
          <w:szCs w:val="24"/>
        </w:rPr>
      </w:r>
      <w:r>
        <w:rPr>
          <w:sz w:val="24"/>
          <w:szCs w:val="24"/>
        </w:rPr>
        <w:object>
          <v:shape id="1028" type="#_x0000_t75" filled="f" stroked="f" style="margin-left:0.0pt;margin-top:0.0pt;width:468.0pt;height:240.0pt;mso-wrap-distance-left:0.0pt;mso-wrap-distance-right:0.0pt;visibility:visible;">
            <v:imagedata r:id="rId4" embosscolor="white" o:title=""/>
            <v:fill/>
          </v:shape>
          <o:OLEObject Type="EMBED" ProgID="CorelDRAW.Graphic.13" ShapeID="1028" DrawAspect="Content" ObjectID="0" r:id="rId5"/>
        </w:object>
      </w:r>
      <w:r>
        <w:rPr>
          <w:sz w:val="24"/>
          <w:szCs w:val="24"/>
        </w:rPr>
      </w:r>
    </w:p>
    <w:p>
      <w:pPr>
        <w:pStyle w:val="style157"/>
        <w:rPr>
          <w:b/>
          <w:sz w:val="24"/>
          <w:szCs w:val="24"/>
        </w:rPr>
      </w:pPr>
      <w:r>
        <w:rPr>
          <w:b/>
          <w:sz w:val="24"/>
          <w:szCs w:val="24"/>
        </w:rPr>
        <w:t>Figure : Identification of some cations using NaOH solution</w:t>
      </w:r>
    </w:p>
    <w:p>
      <w:pPr>
        <w:pStyle w:val="style157"/>
        <w:rPr>
          <w:sz w:val="24"/>
          <w:szCs w:val="24"/>
        </w:rPr>
      </w:pPr>
    </w:p>
    <w:p>
      <w:pPr>
        <w:pStyle w:val="style0"/>
        <w:numPr>
          <w:ilvl w:val="0"/>
          <w:numId w:val="4"/>
        </w:numPr>
        <w:autoSpaceDE w:val="false"/>
        <w:autoSpaceDN w:val="false"/>
        <w:adjustRightInd w:val="false"/>
        <w:spacing w:after="0" w:lineRule="auto" w:line="240"/>
        <w:rPr>
          <w:rFonts w:cs="MundoSansStd-Bold"/>
          <w:b/>
          <w:bCs/>
          <w:iCs/>
          <w:sz w:val="24"/>
          <w:szCs w:val="24"/>
        </w:rPr>
      </w:pPr>
      <w:r>
        <w:rPr>
          <w:rFonts w:cs="MundoSansStd-Bold"/>
          <w:b/>
          <w:bCs/>
          <w:sz w:val="24"/>
          <w:szCs w:val="24"/>
        </w:rPr>
        <w:t>Identification of anions (negative ions)</w:t>
      </w:r>
    </w:p>
    <w:p>
      <w:pPr>
        <w:pStyle w:val="style0"/>
        <w:autoSpaceDE w:val="false"/>
        <w:autoSpaceDN w:val="false"/>
        <w:adjustRightInd w:val="false"/>
        <w:spacing w:after="0" w:lineRule="auto" w:line="240"/>
        <w:rPr>
          <w:rFonts w:cs="MundoSansStd-Medium"/>
          <w:b/>
          <w:iCs/>
          <w:sz w:val="24"/>
          <w:szCs w:val="24"/>
        </w:rPr>
      </w:pPr>
      <w:r>
        <w:rPr>
          <w:rFonts w:cs="MundoSansStd-Medium"/>
          <w:b/>
          <w:sz w:val="24"/>
          <w:szCs w:val="24"/>
        </w:rPr>
        <w:t>Halide ions by precipitation with silver nitrate solution</w:t>
      </w:r>
    </w:p>
    <w:p>
      <w:pPr>
        <w:pStyle w:val="style0"/>
        <w:autoSpaceDE w:val="false"/>
        <w:autoSpaceDN w:val="false"/>
        <w:adjustRightInd w:val="false"/>
        <w:spacing w:after="0" w:lineRule="auto" w:line="240"/>
        <w:rPr>
          <w:rFonts w:cs="PhotinaMTStd-Bold"/>
          <w:b/>
          <w:bCs/>
          <w:iCs/>
          <w:sz w:val="24"/>
          <w:szCs w:val="24"/>
        </w:rPr>
      </w:pP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Test: </w:t>
      </w:r>
      <w:r>
        <w:rPr>
          <w:rFonts w:cs="PhotinaMTStd"/>
          <w:sz w:val="24"/>
          <w:szCs w:val="24"/>
        </w:rPr>
        <w:t>To an aqueous solution of the solid under test, add some dilute nitric acid followed by a few drops of silver nitrate solution.</w:t>
      </w:r>
    </w:p>
    <w:p>
      <w:pPr>
        <w:pStyle w:val="style0"/>
        <w:autoSpaceDE w:val="false"/>
        <w:autoSpaceDN w:val="false"/>
        <w:adjustRightInd w:val="false"/>
        <w:spacing w:after="0" w:lineRule="auto" w:line="240"/>
        <w:rPr>
          <w:rFonts w:cs="PhotinaMTStd-Bold"/>
          <w:b/>
          <w:bCs/>
          <w:iCs/>
          <w:sz w:val="24"/>
          <w:szCs w:val="24"/>
        </w:rPr>
      </w:pPr>
      <w:r>
        <w:rPr>
          <w:rFonts w:cs="PhotinaMTStd-Bold"/>
          <w:b/>
          <w:bCs/>
          <w:sz w:val="24"/>
          <w:szCs w:val="24"/>
        </w:rPr>
        <w:t>Results:</w:t>
      </w:r>
    </w:p>
    <w:p>
      <w:pPr>
        <w:pStyle w:val="style0"/>
        <w:autoSpaceDE w:val="false"/>
        <w:autoSpaceDN w:val="false"/>
        <w:adjustRightInd w:val="false"/>
        <w:spacing w:after="0" w:lineRule="auto" w:line="240"/>
        <w:rPr>
          <w:rFonts w:cs="MundoSansStd-Bold"/>
          <w:b/>
          <w:bCs/>
          <w:iCs/>
          <w:sz w:val="24"/>
          <w:szCs w:val="24"/>
        </w:rPr>
      </w:pPr>
      <w:r>
        <w:rPr>
          <w:rFonts w:cs="MundoSansStd-Bold"/>
          <w:b/>
          <w:bCs/>
          <w:sz w:val="24"/>
          <w:szCs w:val="24"/>
        </w:rPr>
        <w:t xml:space="preserve">Halide ion present                         Observation                                       </w:t>
      </w:r>
    </w:p>
    <w:p>
      <w:pPr>
        <w:pStyle w:val="style0"/>
        <w:autoSpaceDE w:val="false"/>
        <w:autoSpaceDN w:val="false"/>
        <w:adjustRightInd w:val="false"/>
        <w:spacing w:after="0" w:lineRule="auto" w:line="240"/>
        <w:rPr>
          <w:rFonts w:cs="MundoSansStd-Italic"/>
          <w:b/>
          <w:i/>
          <w:sz w:val="24"/>
          <w:szCs w:val="24"/>
          <w:highlight w:val="yellow"/>
        </w:rPr>
      </w:pPr>
      <w:r>
        <w:rPr>
          <w:rFonts w:cs="MundoSansStd"/>
          <w:b/>
          <w:sz w:val="24"/>
          <w:szCs w:val="24"/>
          <w:highlight w:val="yellow"/>
        </w:rPr>
        <w:t>chloride ion,</w:t>
      </w:r>
      <m:oMath>
        <m:sSup>
          <m:sSupPr>
            <m:ctrlPr>
              <w:rPr>
                <w:rFonts w:ascii="Cambria Math" w:cs="MundoSansStd" w:hAnsi="Cambria Math"/>
                <w:b/>
                <w:i/>
                <w:sz w:val="24"/>
                <w:szCs w:val="24"/>
                <w:highlight w:val="yellow"/>
              </w:rPr>
            </m:ctrlPr>
          </m:sSupPr>
          <m:e>
            <m:r>
              <m:rPr>
                <m:sty m:val="bi"/>
              </m:rPr>
              <w:rPr>
                <w:rFonts w:ascii="Cambria Math" w:cs="MundoSansStd" w:hAnsi="Cambria Math"/>
                <w:sz w:val="24"/>
                <w:szCs w:val="24"/>
                <w:highlight w:val="yellow"/>
              </w:rPr>
              <m:t>Cl</m:t>
            </m:r>
            <m:ctrlPr>
              <w:rPr>
                <w:sz w:val="24"/>
                <w:szCs w:val="24"/>
              </w:rPr>
            </m:ctrlPr>
          </m:e>
          <m:sup>
            <m:r>
              <m:rPr>
                <m:sty m:val="bi"/>
              </m:rPr>
              <w:rPr>
                <w:rFonts w:ascii="Cambria Math" w:cs="MundoSansStd" w:hAnsi="Cambria Math"/>
                <w:sz w:val="24"/>
                <w:szCs w:val="24"/>
                <w:highlight w:val="yellow"/>
              </w:rPr>
              <m:t>-</m:t>
            </m:r>
            <m:ctrlPr>
              <w:rPr>
                <w:sz w:val="24"/>
                <w:szCs w:val="24"/>
              </w:rPr>
            </m:ctrlPr>
          </m:sup>
        </m:sSup>
      </m:oMath>
      <w:r>
        <w:rPr>
          <w:rFonts w:cs="MathematicalPi-One"/>
          <w:b/>
          <w:sz w:val="24"/>
          <w:szCs w:val="24"/>
          <w:highlight w:val="yellow"/>
        </w:rPr>
        <w:t>=====&gt;</w:t>
      </w:r>
      <w:r>
        <w:rPr>
          <w:rFonts w:cs="MundoSansStd"/>
          <w:b/>
          <w:sz w:val="24"/>
          <w:szCs w:val="24"/>
          <w:highlight w:val="yellow"/>
        </w:rPr>
        <w:t>white precipitate(of silver chloride, AgC</w:t>
      </w:r>
      <w:r>
        <w:rPr>
          <w:rFonts w:cs="MundoSansStd-Italic"/>
          <w:b/>
          <w:i/>
          <w:sz w:val="24"/>
          <w:szCs w:val="24"/>
          <w:highlight w:val="yellow"/>
        </w:rPr>
        <w:t>l slowly darkens when</w:t>
      </w:r>
    </w:p>
    <w:p>
      <w:pPr>
        <w:pStyle w:val="style0"/>
        <w:autoSpaceDE w:val="false"/>
        <w:autoSpaceDN w:val="false"/>
        <w:adjustRightInd w:val="false"/>
        <w:spacing w:after="0" w:lineRule="auto" w:line="240"/>
        <w:rPr>
          <w:rFonts w:cs="MundoSansStd"/>
          <w:iCs/>
          <w:sz w:val="24"/>
          <w:szCs w:val="24"/>
          <w:highlight w:val="yellow"/>
        </w:rPr>
      </w:pPr>
      <w:r>
        <w:rPr>
          <w:rFonts w:cs="MundoSansStd-Italic"/>
          <w:b/>
          <w:i/>
          <w:sz w:val="24"/>
          <w:szCs w:val="24"/>
          <w:highlight w:val="yellow"/>
        </w:rPr>
        <w:t xml:space="preserve">                                                      exposed to light</w:t>
      </w:r>
      <w:r>
        <w:rPr>
          <w:rFonts w:cs="MundoSansStd"/>
          <w:b/>
          <w:sz w:val="24"/>
          <w:szCs w:val="24"/>
          <w:highlight w:val="yellow"/>
        </w:rPr>
        <w:t>)</w:t>
      </w:r>
    </w:p>
    <w:p>
      <w:pPr>
        <w:pStyle w:val="style0"/>
        <w:autoSpaceDE w:val="false"/>
        <w:autoSpaceDN w:val="false"/>
        <w:adjustRightInd w:val="false"/>
        <w:spacing w:after="0" w:lineRule="auto" w:line="240"/>
        <w:rPr>
          <w:rFonts w:cs="MundoSansStd"/>
          <w:b/>
          <w:sz w:val="24"/>
          <w:szCs w:val="24"/>
          <w:highlight w:val="yellow"/>
        </w:rPr>
      </w:pPr>
      <w:r>
        <w:rPr>
          <w:rFonts w:cs="MundoSansStd"/>
          <w:b/>
          <w:sz w:val="24"/>
          <w:szCs w:val="24"/>
          <w:highlight w:val="yellow"/>
        </w:rPr>
        <w:t>bromide ion,</w:t>
      </w:r>
      <m:oMath>
        <m:sSup>
          <m:sSupPr>
            <m:ctrlPr>
              <w:rPr>
                <w:rFonts w:ascii="Cambria Math" w:cs="MundoSansStd" w:hAnsi="Cambria Math"/>
                <w:b/>
                <w:i/>
                <w:sz w:val="24"/>
                <w:szCs w:val="24"/>
                <w:highlight w:val="yellow"/>
              </w:rPr>
            </m:ctrlPr>
          </m:sSupPr>
          <m:e>
            <m:r>
              <m:rPr>
                <m:sty m:val="bi"/>
              </m:rPr>
              <w:rPr>
                <w:rFonts w:ascii="Cambria Math" w:cs="MundoSansStd" w:hAnsi="Cambria Math"/>
                <w:sz w:val="24"/>
                <w:szCs w:val="24"/>
                <w:highlight w:val="yellow"/>
              </w:rPr>
              <m:t>Br</m:t>
            </m:r>
            <m:ctrlPr>
              <w:rPr>
                <w:sz w:val="24"/>
                <w:szCs w:val="24"/>
              </w:rPr>
            </m:ctrlPr>
          </m:e>
          <m:sup>
            <m:r>
              <m:rPr>
                <m:sty m:val="bi"/>
              </m:rPr>
              <w:rPr>
                <w:rFonts w:ascii="Cambria Math" w:cs="MundoSansStd" w:hAnsi="Cambria Math"/>
                <w:sz w:val="24"/>
                <w:szCs w:val="24"/>
                <w:highlight w:val="yellow"/>
              </w:rPr>
              <m:t>-</m:t>
            </m:r>
            <m:ctrlPr>
              <w:rPr>
                <w:sz w:val="24"/>
                <w:szCs w:val="24"/>
              </w:rPr>
            </m:ctrlPr>
          </m:sup>
        </m:sSup>
      </m:oMath>
      <w:r>
        <w:rPr>
          <w:rFonts w:cs="MathematicalPi-One"/>
          <w:b/>
          <w:sz w:val="24"/>
          <w:szCs w:val="24"/>
          <w:highlight w:val="yellow"/>
        </w:rPr>
        <w:t>=== = =&gt;</w:t>
      </w:r>
      <w:r>
        <w:rPr>
          <w:rFonts w:cs="MundoSansStd"/>
          <w:b/>
          <w:sz w:val="24"/>
          <w:szCs w:val="24"/>
          <w:highlight w:val="yellow"/>
        </w:rPr>
        <w:t xml:space="preserve">cream precipitate(of silver bromide, AgBr)       </w:t>
      </w:r>
    </w:p>
    <w:p>
      <w:pPr>
        <w:pStyle w:val="style0"/>
        <w:autoSpaceDE w:val="false"/>
        <w:autoSpaceDN w:val="false"/>
        <w:adjustRightInd w:val="false"/>
        <w:spacing w:after="0" w:lineRule="auto" w:line="240"/>
        <w:rPr>
          <w:rFonts w:cs="MundoSansStd"/>
          <w:iCs/>
          <w:sz w:val="24"/>
          <w:szCs w:val="24"/>
        </w:rPr>
      </w:pPr>
      <w:r>
        <w:rPr>
          <w:rFonts w:cs="MundoSansStd"/>
          <w:b/>
          <w:sz w:val="24"/>
          <w:szCs w:val="24"/>
          <w:highlight w:val="yellow"/>
        </w:rPr>
        <w:t xml:space="preserve"> iodide  ion,</w:t>
      </w:r>
      <m:oMath>
        <m:sSup>
          <m:sSupPr>
            <m:ctrlPr>
              <w:rPr>
                <w:rFonts w:ascii="Cambria Math" w:cs="MundoSansStd" w:hAnsi="Cambria Math"/>
                <w:b/>
                <w:i/>
                <w:sz w:val="24"/>
                <w:szCs w:val="24"/>
                <w:highlight w:val="yellow"/>
              </w:rPr>
            </m:ctrlPr>
          </m:sSupPr>
          <m:e>
            <m:r>
              <m:rPr>
                <m:sty m:val="bi"/>
              </m:rPr>
              <w:rPr>
                <w:rFonts w:ascii="Cambria Math" w:cs="MundoSansStd" w:hAnsi="Cambria Math"/>
                <w:sz w:val="24"/>
                <w:szCs w:val="24"/>
                <w:highlight w:val="yellow"/>
              </w:rPr>
              <m:t>I</m:t>
            </m:r>
            <m:ctrlPr>
              <w:rPr>
                <w:sz w:val="24"/>
                <w:szCs w:val="24"/>
              </w:rPr>
            </m:ctrlPr>
          </m:e>
          <m:sup>
            <m:r>
              <m:rPr>
                <m:sty m:val="bi"/>
              </m:rPr>
              <w:rPr>
                <w:rFonts w:ascii="Cambria Math" w:cs="MundoSansStd" w:hAnsi="Cambria Math"/>
                <w:sz w:val="24"/>
                <w:szCs w:val="24"/>
                <w:highlight w:val="yellow"/>
              </w:rPr>
              <m:t>-</m:t>
            </m:r>
            <m:ctrlPr>
              <w:rPr>
                <w:sz w:val="24"/>
                <w:szCs w:val="24"/>
              </w:rPr>
            </m:ctrlPr>
          </m:sup>
        </m:sSup>
      </m:oMath>
      <w:r>
        <w:rPr>
          <w:rFonts w:cs="MathematicalPi-One"/>
          <w:b/>
          <w:sz w:val="24"/>
          <w:szCs w:val="24"/>
          <w:highlight w:val="yellow"/>
        </w:rPr>
        <w:t>=== = =&gt;</w:t>
      </w:r>
      <w:r>
        <w:rPr>
          <w:rFonts w:cs="MundoSansStd"/>
          <w:b/>
          <w:sz w:val="24"/>
          <w:szCs w:val="24"/>
          <w:highlight w:val="yellow"/>
        </w:rPr>
        <w:t>yellow precipitate(of silver iodide, AgI)</w:t>
      </w:r>
    </w:p>
    <w:p>
      <w:pPr>
        <w:pStyle w:val="style0"/>
        <w:autoSpaceDE w:val="false"/>
        <w:autoSpaceDN w:val="false"/>
        <w:adjustRightInd w:val="false"/>
        <w:spacing w:after="0" w:lineRule="auto" w:line="240"/>
        <w:rPr>
          <w:rFonts w:cs="MundoSansStd"/>
          <w:iCs/>
          <w:sz w:val="24"/>
          <w:szCs w:val="24"/>
        </w:rPr>
      </w:pPr>
    </w:p>
    <w:p>
      <w:pPr>
        <w:pStyle w:val="style157"/>
        <w:rPr>
          <w:sz w:val="24"/>
          <w:szCs w:val="24"/>
        </w:rPr>
      </w:pPr>
      <w:r>
        <w:rPr>
          <w:sz w:val="24"/>
          <w:szCs w:val="24"/>
        </w:rPr>
        <w:t>The silver nitrate tests for halide ions is illustrated in the diagram below.</w:t>
      </w:r>
    </w:p>
    <w:p>
      <w:pPr>
        <w:pStyle w:val="style157"/>
        <w:rPr>
          <w:sz w:val="24"/>
          <w:szCs w:val="24"/>
        </w:rPr>
      </w:pPr>
      <w:r>
        <w:rPr>
          <w:sz w:val="24"/>
          <w:szCs w:val="24"/>
        </w:rPr>
      </w:r>
      <w:r>
        <w:rPr>
          <w:sz w:val="24"/>
          <w:szCs w:val="24"/>
        </w:rPr>
      </w:r>
      <w:r>
        <w:rPr>
          <w:sz w:val="24"/>
          <w:szCs w:val="24"/>
        </w:rPr>
      </w:r>
      <w:r>
        <w:rPr>
          <w:sz w:val="24"/>
          <w:szCs w:val="24"/>
        </w:rPr>
        <w:object>
          <v:shape id="1030" type="#_x0000_t75" filled="f" stroked="f" style="margin-left:0.0pt;margin-top:0.0pt;width:467.25pt;height:285.75pt;mso-wrap-distance-left:0.0pt;mso-wrap-distance-right:0.0pt;visibility:visible;">
            <v:imagedata r:id="rId6" embosscolor="white" o:title=""/>
            <v:fill/>
          </v:shape>
          <o:OLEObject Type="EMBED" ProgID="CorelDRAW.Graphic.13" ShapeID="1030" DrawAspect="Content" ObjectID="0" r:id="rId7"/>
        </w:object>
      </w:r>
      <w:r>
        <w:rPr>
          <w:sz w:val="24"/>
          <w:szCs w:val="24"/>
        </w:rPr>
      </w:r>
    </w:p>
    <w:p>
      <w:pPr>
        <w:pStyle w:val="style157"/>
        <w:rPr>
          <w:sz w:val="24"/>
          <w:szCs w:val="24"/>
        </w:rPr>
      </w:pPr>
      <w:r>
        <w:rPr>
          <w:sz w:val="24"/>
          <w:szCs w:val="24"/>
        </w:rPr>
        <w:t>Figure: Identification of halides using AgCl solution</w:t>
      </w:r>
    </w:p>
    <w:p>
      <w:pPr>
        <w:pStyle w:val="style157"/>
        <w:rPr>
          <w:sz w:val="24"/>
          <w:szCs w:val="24"/>
        </w:rPr>
      </w:pPr>
    </w:p>
    <w:p>
      <w:pPr>
        <w:pStyle w:val="style157"/>
        <w:rPr>
          <w:b/>
          <w:sz w:val="24"/>
          <w:szCs w:val="24"/>
        </w:rPr>
      </w:pPr>
      <w:r>
        <w:rPr>
          <w:b/>
          <w:sz w:val="24"/>
          <w:szCs w:val="24"/>
        </w:rPr>
        <w:t xml:space="preserve">N/B: You can only use this silver nitrate test on </w:t>
      </w:r>
      <w:r>
        <w:rPr>
          <w:b/>
          <w:bCs/>
          <w:sz w:val="24"/>
          <w:szCs w:val="24"/>
        </w:rPr>
        <w:t>soluble chlorides</w:t>
      </w:r>
      <w:r>
        <w:rPr>
          <w:b/>
          <w:sz w:val="24"/>
          <w:szCs w:val="24"/>
        </w:rPr>
        <w:t>.</w:t>
      </w:r>
    </w:p>
    <w:p>
      <w:pPr>
        <w:pStyle w:val="style0"/>
        <w:autoSpaceDE w:val="false"/>
        <w:autoSpaceDN w:val="false"/>
        <w:adjustRightInd w:val="false"/>
        <w:spacing w:after="0" w:lineRule="auto" w:line="240"/>
        <w:rPr>
          <w:rFonts w:cs="MundoSansStd"/>
          <w:iCs/>
          <w:sz w:val="24"/>
          <w:szCs w:val="24"/>
        </w:rPr>
      </w:pPr>
    </w:p>
    <w:p>
      <w:pPr>
        <w:pStyle w:val="style0"/>
        <w:autoSpaceDE w:val="false"/>
        <w:autoSpaceDN w:val="false"/>
        <w:adjustRightInd w:val="false"/>
        <w:spacing w:after="0" w:lineRule="auto" w:line="240"/>
        <w:rPr>
          <w:rFonts w:cs="MundoSansStd"/>
          <w:iCs/>
          <w:sz w:val="24"/>
          <w:szCs w:val="24"/>
        </w:rPr>
      </w:pPr>
    </w:p>
    <w:p>
      <w:pPr>
        <w:pStyle w:val="style0"/>
        <w:numPr>
          <w:ilvl w:val="0"/>
          <w:numId w:val="4"/>
        </w:numPr>
        <w:autoSpaceDE w:val="false"/>
        <w:autoSpaceDN w:val="false"/>
        <w:adjustRightInd w:val="false"/>
        <w:spacing w:after="0" w:lineRule="auto" w:line="240"/>
        <w:rPr>
          <w:rFonts w:cs="MundoSansStd-Medium"/>
          <w:b/>
          <w:iCs/>
          <w:sz w:val="24"/>
          <w:szCs w:val="24"/>
        </w:rPr>
      </w:pPr>
      <w:r>
        <w:rPr>
          <w:rFonts w:cs="MundoSansStd-Medium"/>
          <w:b/>
          <w:sz w:val="24"/>
          <w:szCs w:val="24"/>
        </w:rPr>
        <w:t>Sulfate ions, SO</w:t>
      </w:r>
      <w:r>
        <w:rPr>
          <w:rFonts w:cs="MundoSansStd-Medium"/>
          <w:b/>
          <w:sz w:val="24"/>
          <w:szCs w:val="24"/>
          <w:vertAlign w:val="subscript"/>
        </w:rPr>
        <w:t>4</w:t>
      </w:r>
      <w:r>
        <w:rPr>
          <w:rFonts w:cs="MundoSansStd-Medium"/>
          <w:b/>
          <w:sz w:val="24"/>
          <w:szCs w:val="24"/>
          <w:vertAlign w:val="superscript"/>
        </w:rPr>
        <w:t>2_</w:t>
      </w:r>
      <w:r>
        <w:rPr>
          <w:rFonts w:cs="MundoSansStd-Medium"/>
          <w:b/>
          <w:sz w:val="24"/>
          <w:szCs w:val="24"/>
        </w:rPr>
        <w:t xml:space="preserve"> by precipitation with barium chloride solution</w:t>
      </w:r>
    </w:p>
    <w:p>
      <w:pPr>
        <w:pStyle w:val="style0"/>
        <w:autoSpaceDE w:val="false"/>
        <w:autoSpaceDN w:val="false"/>
        <w:adjustRightInd w:val="false"/>
        <w:spacing w:after="0" w:lineRule="auto" w:line="240"/>
        <w:rPr>
          <w:rFonts w:cs="PhotinaMTStd-Bold"/>
          <w:b/>
          <w:bCs/>
          <w:iCs/>
          <w:sz w:val="24"/>
          <w:szCs w:val="24"/>
        </w:rPr>
      </w:pP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Test: </w:t>
      </w:r>
      <w:r>
        <w:rPr>
          <w:rFonts w:cs="PhotinaMTStd"/>
          <w:sz w:val="24"/>
          <w:szCs w:val="24"/>
        </w:rPr>
        <w:t>To an aqueous solution of the solid under test, add dilute hydrochloric acid followed by a few drops of barium chloride solution.</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Result: </w:t>
      </w:r>
      <w:r>
        <w:rPr>
          <w:rFonts w:cs="PhotinaMTStd"/>
          <w:sz w:val="24"/>
          <w:szCs w:val="24"/>
        </w:rPr>
        <w:t>White precipitate (of barium sulfate)</w:t>
      </w:r>
    </w:p>
    <w:p>
      <w:pPr>
        <w:pStyle w:val="style0"/>
        <w:autoSpaceDE w:val="false"/>
        <w:autoSpaceDN w:val="false"/>
        <w:adjustRightInd w:val="false"/>
        <w:spacing w:after="0" w:lineRule="auto" w:line="240"/>
        <w:rPr>
          <w:rFonts w:cs="MundoSansStd-Medium"/>
          <w:b/>
          <w:iCs/>
          <w:sz w:val="24"/>
          <w:szCs w:val="24"/>
        </w:rPr>
      </w:pPr>
      <w:r>
        <w:rPr>
          <w:rFonts w:cs="PhotinaMTStd-Bold"/>
          <w:b/>
          <w:bCs/>
          <w:sz w:val="24"/>
          <w:szCs w:val="24"/>
        </w:rPr>
        <w:t xml:space="preserve">Equation: </w:t>
      </w:r>
      <w:r>
        <w:rPr>
          <w:rFonts w:cs="MundoSansStd-Medium"/>
          <w:sz w:val="24"/>
          <w:szCs w:val="24"/>
        </w:rPr>
        <w:t>Ba</w:t>
      </w:r>
      <w:r>
        <w:rPr>
          <w:rFonts w:cs="MundoSansStd-Medium"/>
          <w:b/>
          <w:sz w:val="24"/>
          <w:szCs w:val="24"/>
          <w:vertAlign w:val="superscript"/>
        </w:rPr>
        <w:t>2+</w:t>
      </w:r>
      <w:r>
        <w:rPr>
          <w:rFonts w:cs="MundoSansStd-Medium"/>
          <w:sz w:val="24"/>
          <w:szCs w:val="24"/>
          <w:vertAlign w:val="subscript"/>
        </w:rPr>
        <w:t>(aq)</w:t>
      </w:r>
      <w:r>
        <w:rPr>
          <w:rFonts w:cs="MundoSansStd-Medium"/>
          <w:sz w:val="24"/>
          <w:szCs w:val="24"/>
        </w:rPr>
        <w:t xml:space="preserve"> </w:t>
      </w:r>
      <w:r>
        <w:rPr>
          <w:rFonts w:cs="MundoSansStd-Medium"/>
          <w:b/>
          <w:sz w:val="24"/>
          <w:szCs w:val="24"/>
        </w:rPr>
        <w:t>+</w:t>
      </w:r>
      <w:r>
        <w:rPr>
          <w:rFonts w:cs="MundoSansStd-Medium"/>
          <w:sz w:val="24"/>
          <w:szCs w:val="24"/>
        </w:rPr>
        <w:t>SO</w:t>
      </w:r>
      <w:r>
        <w:rPr>
          <w:rFonts w:cs="MundoSansStd-Medium"/>
          <w:sz w:val="24"/>
          <w:szCs w:val="24"/>
          <w:vertAlign w:val="subscript"/>
        </w:rPr>
        <w:t>4</w:t>
      </w:r>
      <w:r>
        <w:rPr>
          <w:rFonts w:cs="MundoSansStd-Medium"/>
          <w:b/>
          <w:sz w:val="24"/>
          <w:szCs w:val="24"/>
          <w:vertAlign w:val="superscript"/>
        </w:rPr>
        <w:t>2+</w:t>
      </w:r>
      <w:r>
        <w:rPr>
          <w:rFonts w:cs="MundoSansStd-Medium"/>
          <w:sz w:val="24"/>
          <w:szCs w:val="24"/>
          <w:vertAlign w:val="subscript"/>
        </w:rPr>
        <w:t>(aq)</w:t>
      </w:r>
      <w:r>
        <w:rPr>
          <w:rFonts w:cs="MundoSansStd-Medium"/>
          <w:sz w:val="24"/>
          <w:szCs w:val="24"/>
        </w:rPr>
        <w:t xml:space="preserve"> =&gt; BaSO</w:t>
      </w:r>
      <w:r>
        <w:rPr>
          <w:rFonts w:cs="MundoSansStd-Medium"/>
          <w:b/>
          <w:sz w:val="24"/>
          <w:szCs w:val="24"/>
          <w:vertAlign w:val="subscript"/>
        </w:rPr>
        <w:t>4(</w:t>
      </w:r>
      <w:r>
        <w:rPr>
          <w:rFonts w:cs="MundoSansStd-Medium"/>
          <w:sz w:val="24"/>
          <w:szCs w:val="24"/>
          <w:vertAlign w:val="subscript"/>
        </w:rPr>
        <w:t>s</w:t>
      </w:r>
      <w:r>
        <w:rPr>
          <w:rFonts w:cs="MundoSansStd-Medium"/>
          <w:b/>
          <w:sz w:val="24"/>
          <w:szCs w:val="24"/>
          <w:vertAlign w:val="subscript"/>
        </w:rPr>
        <w:t>)</w:t>
      </w:r>
    </w:p>
    <w:p>
      <w:pPr>
        <w:pStyle w:val="style0"/>
        <w:autoSpaceDE w:val="false"/>
        <w:autoSpaceDN w:val="false"/>
        <w:adjustRightInd w:val="false"/>
        <w:spacing w:after="0" w:lineRule="auto" w:line="240"/>
        <w:rPr>
          <w:rFonts w:cs="MundoSansStd-Medium"/>
          <w:b/>
          <w:iCs/>
          <w:sz w:val="24"/>
          <w:szCs w:val="24"/>
        </w:rPr>
      </w:pPr>
    </w:p>
    <w:p>
      <w:pPr>
        <w:pStyle w:val="style0"/>
        <w:numPr>
          <w:ilvl w:val="0"/>
          <w:numId w:val="4"/>
        </w:numPr>
        <w:autoSpaceDE w:val="false"/>
        <w:autoSpaceDN w:val="false"/>
        <w:adjustRightInd w:val="false"/>
        <w:spacing w:after="0" w:lineRule="auto" w:line="240"/>
        <w:rPr>
          <w:rFonts w:cs="MundoSansStd-Medium"/>
          <w:b/>
          <w:iCs/>
          <w:sz w:val="24"/>
          <w:szCs w:val="24"/>
        </w:rPr>
      </w:pPr>
      <w:r>
        <w:rPr>
          <w:rFonts w:cs="MundoSansStd-Medium"/>
          <w:b/>
          <w:sz w:val="24"/>
          <w:szCs w:val="24"/>
        </w:rPr>
        <w:t>Carbonate ions using dilute acid</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Test</w:t>
      </w:r>
      <w:r>
        <w:rPr>
          <w:rFonts w:cs="PhotinaMTStd"/>
          <w:sz w:val="24"/>
          <w:szCs w:val="24"/>
        </w:rPr>
        <w:t>: To either the solid, or an aqueous solution of the solid, under test add dilute hydrochloric</w:t>
      </w:r>
    </w:p>
    <w:p>
      <w:pPr>
        <w:pStyle w:val="style0"/>
        <w:autoSpaceDE w:val="false"/>
        <w:autoSpaceDN w:val="false"/>
        <w:adjustRightInd w:val="false"/>
        <w:spacing w:after="0" w:lineRule="auto" w:line="240"/>
        <w:rPr>
          <w:rFonts w:cs="PhotinaMTStd"/>
          <w:iCs/>
          <w:sz w:val="24"/>
          <w:szCs w:val="24"/>
        </w:rPr>
      </w:pPr>
      <w:r>
        <w:rPr>
          <w:rFonts w:cs="PhotinaMTStd"/>
          <w:sz w:val="24"/>
          <w:szCs w:val="24"/>
        </w:rPr>
        <w:t>(or nitric) acid.</w:t>
      </w:r>
    </w:p>
    <w:p>
      <w:pPr>
        <w:pStyle w:val="style0"/>
        <w:autoSpaceDE w:val="false"/>
        <w:autoSpaceDN w:val="false"/>
        <w:adjustRightInd w:val="false"/>
        <w:spacing w:after="0" w:lineRule="auto" w:line="240"/>
        <w:rPr>
          <w:rFonts w:cs="PhotinaMTStd"/>
          <w:iCs/>
          <w:sz w:val="24"/>
          <w:szCs w:val="24"/>
        </w:rPr>
      </w:pPr>
      <w:r>
        <w:rPr>
          <w:rFonts w:cs="PhotinaMTStd-Bold"/>
          <w:b/>
          <w:bCs/>
          <w:sz w:val="24"/>
          <w:szCs w:val="24"/>
        </w:rPr>
        <w:t xml:space="preserve">Result: </w:t>
      </w:r>
      <w:r>
        <w:rPr>
          <w:rFonts w:cs="PhotinaMTStd"/>
          <w:sz w:val="24"/>
          <w:szCs w:val="24"/>
        </w:rPr>
        <w:t>Bubbles of gas. The gas produced turns limewater milky.</w:t>
      </w:r>
    </w:p>
    <w:p>
      <w:pPr>
        <w:pStyle w:val="style0"/>
        <w:autoSpaceDE w:val="false"/>
        <w:autoSpaceDN w:val="false"/>
        <w:adjustRightInd w:val="false"/>
        <w:spacing w:after="0" w:lineRule="auto" w:line="240"/>
        <w:rPr>
          <w:rFonts w:cs="MundoSansStd-Medium"/>
          <w:iCs/>
          <w:sz w:val="24"/>
          <w:szCs w:val="24"/>
        </w:rPr>
      </w:pPr>
      <w:r>
        <w:rPr>
          <w:rFonts w:cs="PhotinaMTStd-Bold"/>
          <w:b/>
          <w:bCs/>
          <w:sz w:val="24"/>
          <w:szCs w:val="24"/>
        </w:rPr>
        <w:t>Equation</w:t>
      </w:r>
      <w:r>
        <w:rPr>
          <w:rFonts w:cs="PhotinaMTStd-Bold"/>
          <w:bCs/>
          <w:sz w:val="24"/>
          <w:szCs w:val="24"/>
        </w:rPr>
        <w:t xml:space="preserve">: </w:t>
      </w:r>
      <w:r>
        <w:rPr>
          <w:rFonts w:cs="MundoSansStd-Medium"/>
          <w:sz w:val="24"/>
          <w:szCs w:val="24"/>
        </w:rPr>
        <w:t>CO3</w:t>
      </w:r>
      <w:r>
        <w:rPr>
          <w:rFonts w:cs="MundoSansStd-Medium"/>
          <w:b/>
          <w:sz w:val="24"/>
          <w:szCs w:val="24"/>
          <w:vertAlign w:val="superscript"/>
        </w:rPr>
        <w:t>2_</w:t>
      </w:r>
      <w:r>
        <w:rPr>
          <w:rFonts w:cs="MundoSansStd-Medium"/>
          <w:sz w:val="24"/>
          <w:szCs w:val="24"/>
        </w:rPr>
        <w:t xml:space="preserve">(aq) </w:t>
      </w:r>
      <w:r>
        <w:rPr>
          <w:rFonts w:cs="MundoSansStd-Medium"/>
          <w:b/>
          <w:sz w:val="24"/>
          <w:szCs w:val="24"/>
        </w:rPr>
        <w:t>+ 2H</w:t>
      </w:r>
      <w:r>
        <w:rPr>
          <w:rFonts w:cs="MundoSansStd-Medium"/>
          <w:b/>
          <w:sz w:val="24"/>
          <w:szCs w:val="24"/>
          <w:vertAlign w:val="superscript"/>
        </w:rPr>
        <w:t>+</w:t>
      </w:r>
      <w:r>
        <w:rPr>
          <w:rFonts w:cs="MundoSansStd-Medium"/>
          <w:sz w:val="24"/>
          <w:szCs w:val="24"/>
        </w:rPr>
        <w:t xml:space="preserve">(aq) </w:t>
      </w:r>
      <w:r>
        <w:rPr>
          <w:rFonts w:cs="MundoSansStd-Medium"/>
          <w:b/>
          <w:sz w:val="24"/>
          <w:szCs w:val="24"/>
        </w:rPr>
        <w:t>=&gt;CO2</w:t>
      </w:r>
      <w:r>
        <w:rPr>
          <w:rFonts w:cs="MundoSansStd-Medium"/>
          <w:sz w:val="24"/>
          <w:szCs w:val="24"/>
        </w:rPr>
        <w:t xml:space="preserve">(g) </w:t>
      </w:r>
      <w:r>
        <w:rPr>
          <w:rFonts w:cs="MundoSansStd-Medium"/>
          <w:b/>
          <w:sz w:val="24"/>
          <w:szCs w:val="24"/>
        </w:rPr>
        <w:t xml:space="preserve">+ </w:t>
      </w:r>
      <m:oMath>
        <m:sSub>
          <m:sSubPr>
            <m:ctrlPr>
              <w:rPr>
                <w:rFonts w:ascii="Cambria Math" w:cs="MundoSansStd-Medium" w:hAnsi="Cambria Math"/>
                <w:b/>
                <w:i/>
                <w:sz w:val="24"/>
                <w:szCs w:val="24"/>
              </w:rPr>
            </m:ctrlPr>
          </m:sSubPr>
          <m:e>
            <m:r>
              <m:rPr>
                <m:sty m:val="bi"/>
              </m:rPr>
              <w:rPr>
                <w:rFonts w:ascii="Cambria Math" w:cs="MundoSansStd-Medium" w:hAnsi="Cambria Math"/>
                <w:sz w:val="24"/>
                <w:szCs w:val="24"/>
              </w:rPr>
              <m:t>H</m:t>
            </m:r>
            <m:ctrlPr>
              <w:rPr>
                <w:sz w:val="24"/>
                <w:szCs w:val="24"/>
              </w:rPr>
            </m:ctrlPr>
          </m:e>
          <m:sub>
            <m:r>
              <m:rPr>
                <m:sty m:val="bi"/>
              </m:rPr>
              <w:rPr>
                <w:rFonts w:ascii="Cambria Math" w:cs="MundoSansStd-Medium" w:hAnsi="Cambria Math"/>
                <w:sz w:val="24"/>
                <w:szCs w:val="24"/>
              </w:rPr>
              <m:t>2</m:t>
            </m:r>
            <m:ctrlPr>
              <w:rPr>
                <w:sz w:val="24"/>
                <w:szCs w:val="24"/>
              </w:rPr>
            </m:ctrlPr>
          </m:sub>
        </m:sSub>
        <m:r>
          <m:rPr>
            <m:sty m:val="bi"/>
          </m:rPr>
          <w:rPr>
            <w:rFonts w:ascii="Cambria Math" w:cs="MundoSansStd-Medium" w:hAnsi="Cambria Math"/>
            <w:sz w:val="24"/>
            <w:szCs w:val="24"/>
          </w:rPr>
          <m:t>O</m:t>
        </m:r>
      </m:oMath>
      <w:r>
        <w:rPr>
          <w:rFonts w:cs="MundoSansStd-Medium"/>
          <w:sz w:val="24"/>
          <w:szCs w:val="24"/>
        </w:rPr>
        <w:t>(l)</w:t>
      </w:r>
    </w:p>
    <w:p>
      <w:pPr>
        <w:pStyle w:val="style157"/>
        <w:rPr>
          <w:rFonts w:cs="MundoSansStd-Medium"/>
          <w:sz w:val="24"/>
          <w:szCs w:val="24"/>
        </w:rPr>
      </w:pPr>
      <w:r>
        <w:rPr>
          <w:sz w:val="24"/>
          <w:szCs w:val="24"/>
        </w:rPr>
        <w:t>The CO</w:t>
      </w:r>
      <w:r>
        <w:rPr>
          <w:sz w:val="24"/>
          <w:szCs w:val="24"/>
          <w:vertAlign w:val="subscript"/>
        </w:rPr>
        <w:t>2</w:t>
      </w:r>
      <w:r>
        <w:rPr>
          <w:sz w:val="24"/>
          <w:szCs w:val="24"/>
        </w:rPr>
        <w:t xml:space="preserve"> reacts with limewater to make insoluble calcium carbonate.</w:t>
      </w:r>
    </w:p>
    <w:p>
      <w:pPr>
        <w:pStyle w:val="style157"/>
        <w:rPr>
          <w:sz w:val="24"/>
          <w:szCs w:val="24"/>
        </w:rPr>
      </w:pPr>
    </w:p>
    <w:p>
      <w:pPr>
        <w:pStyle w:val="style0"/>
        <w:numPr>
          <w:ilvl w:val="0"/>
          <w:numId w:val="4"/>
        </w:numPr>
        <w:autoSpaceDE w:val="false"/>
        <w:autoSpaceDN w:val="false"/>
        <w:adjustRightInd w:val="false"/>
        <w:spacing w:after="0" w:lineRule="auto" w:line="240"/>
        <w:rPr>
          <w:rFonts w:cs="Calibri"/>
          <w:sz w:val="24"/>
          <w:szCs w:val="24"/>
        </w:rPr>
      </w:pPr>
      <w:r>
        <w:rPr>
          <w:rFonts w:cs="Calibri"/>
          <w:b/>
          <w:sz w:val="24"/>
          <w:szCs w:val="24"/>
        </w:rPr>
        <w:t>Nitrate ions, NO</w:t>
      </w:r>
      <w:r>
        <w:rPr>
          <w:rFonts w:cs="Calibri"/>
          <w:b/>
          <w:sz w:val="24"/>
          <w:szCs w:val="24"/>
          <w:vertAlign w:val="subscript"/>
        </w:rPr>
        <w:t>3</w:t>
      </w:r>
      <w:r>
        <w:rPr>
          <w:rFonts w:cs="Calibri"/>
          <w:b/>
          <w:sz w:val="24"/>
          <w:szCs w:val="24"/>
          <w:vertAlign w:val="superscript"/>
        </w:rPr>
        <w:t>-</w:t>
      </w:r>
    </w:p>
    <w:p>
      <w:pPr>
        <w:pStyle w:val="style0"/>
        <w:numPr>
          <w:ilvl w:val="0"/>
          <w:numId w:val="10"/>
        </w:numPr>
        <w:autoSpaceDE w:val="false"/>
        <w:autoSpaceDN w:val="false"/>
        <w:adjustRightInd w:val="false"/>
        <w:spacing w:after="0" w:lineRule="auto" w:line="240"/>
        <w:rPr>
          <w:rFonts w:cs="Calibri"/>
          <w:sz w:val="24"/>
          <w:szCs w:val="24"/>
        </w:rPr>
      </w:pPr>
      <w:r>
        <w:rPr>
          <w:rFonts w:cs="Calibri"/>
          <w:sz w:val="24"/>
          <w:szCs w:val="24"/>
        </w:rPr>
        <w:t>Boil with sodium hydroxide and aluminium foil. Test the gas withRed litmus paperturns blue.The nitrate gets reduced by  aluminium which is a strong reducing agent and formsammonia.</w:t>
      </w:r>
    </w:p>
    <w:p>
      <w:pPr>
        <w:pStyle w:val="style0"/>
        <w:numPr>
          <w:ilvl w:val="0"/>
          <w:numId w:val="10"/>
        </w:numPr>
        <w:autoSpaceDE w:val="false"/>
        <w:autoSpaceDN w:val="false"/>
        <w:adjustRightInd w:val="false"/>
        <w:spacing w:after="0" w:lineRule="auto" w:line="240"/>
        <w:rPr>
          <w:rFonts w:cs="Calibri"/>
          <w:sz w:val="24"/>
          <w:szCs w:val="24"/>
        </w:rPr>
      </w:pPr>
      <w:r>
        <w:rPr>
          <w:rFonts w:cs="Calibri"/>
          <w:sz w:val="24"/>
          <w:szCs w:val="24"/>
        </w:rPr>
        <w:t xml:space="preserve">If brown ring is observed when freshly prepared </w:t>
      </w:r>
      <m:oMath>
        <m:sSub>
          <m:sSubPr>
            <m:ctrlPr>
              <w:rPr>
                <w:rFonts w:ascii="Cambria Math" w:cs="Calibri" w:hAnsi="Cambria Math"/>
                <w:i/>
                <w:sz w:val="24"/>
                <w:szCs w:val="24"/>
              </w:rPr>
            </m:ctrlPr>
          </m:sSubPr>
          <m:e>
            <m:r>
              <w:rPr>
                <w:rFonts w:ascii="Cambria Math" w:cs="Calibri" w:hAnsi="Cambria Math"/>
                <w:sz w:val="24"/>
                <w:szCs w:val="24"/>
              </w:rPr>
              <m:t>FeSO</m:t>
            </m:r>
            <m:ctrlPr>
              <w:rPr>
                <w:sz w:val="24"/>
                <w:szCs w:val="24"/>
              </w:rPr>
            </m:ctrlPr>
          </m:e>
          <m:sub>
            <m:r>
              <w:rPr>
                <w:rFonts w:ascii="Cambria Math" w:cs="Calibri" w:hAnsi="Cambria Math"/>
                <w:sz w:val="24"/>
                <w:szCs w:val="24"/>
              </w:rPr>
              <m:t>4</m:t>
            </m:r>
            <m:ctrlPr>
              <w:rPr>
                <w:sz w:val="24"/>
                <w:szCs w:val="24"/>
              </w:rPr>
            </m:ctrlPr>
          </m:sub>
        </m:sSub>
      </m:oMath>
      <w:r>
        <w:rPr>
          <w:rFonts w:cs="Calibri"/>
          <w:sz w:val="24"/>
          <w:szCs w:val="24"/>
        </w:rPr>
        <w:t xml:space="preserve"> is added to unknown sample followed by conc.</w:t>
      </w:r>
      <m:oMath>
        <m:sSub>
          <m:sSubPr>
            <m:ctrlPr>
              <w:rPr>
                <w:rFonts w:ascii="Cambria Math" w:cs="Calibri" w:hAnsi="Cambria Math"/>
                <w:i/>
                <w:sz w:val="24"/>
                <w:szCs w:val="24"/>
              </w:rPr>
            </m:ctrlPr>
          </m:sSubPr>
          <m:e>
            <m:r>
              <w:rPr>
                <w:rFonts w:ascii="Cambria Math" w:cs="Calibri" w:hAnsi="Cambria Math"/>
                <w:sz w:val="24"/>
                <w:szCs w:val="24"/>
              </w:rPr>
              <m:t>H</m:t>
            </m:r>
            <m:ctrlPr>
              <w:rPr>
                <w:sz w:val="24"/>
                <w:szCs w:val="24"/>
              </w:rPr>
            </m:ctrlPr>
          </m:e>
          <m:sub>
            <m:r>
              <w:rPr>
                <w:rFonts w:ascii="Cambria Math" w:cs="Calibri" w:hAnsi="Cambria Math"/>
                <w:sz w:val="24"/>
                <w:szCs w:val="24"/>
              </w:rPr>
              <m:t>2</m:t>
            </m:r>
            <m:ctrlPr>
              <w:rPr>
                <w:sz w:val="24"/>
                <w:szCs w:val="24"/>
              </w:rPr>
            </m:ctrlPr>
          </m:sub>
        </m:sSub>
        <m:sSub>
          <m:sSubPr>
            <m:ctrlPr>
              <w:rPr>
                <w:rFonts w:ascii="Cambria Math" w:cs="Calibri" w:hAnsi="Cambria Math"/>
                <w:i/>
                <w:sz w:val="24"/>
                <w:szCs w:val="24"/>
              </w:rPr>
            </m:ctrlPr>
          </m:sSubPr>
          <m:e>
            <m:r>
              <w:rPr>
                <w:rFonts w:ascii="Cambria Math" w:cs="Calibri" w:hAnsi="Cambria Math"/>
                <w:sz w:val="24"/>
                <w:szCs w:val="24"/>
              </w:rPr>
              <m:t>SO</m:t>
            </m:r>
            <m:ctrlPr>
              <w:rPr>
                <w:sz w:val="24"/>
                <w:szCs w:val="24"/>
              </w:rPr>
            </m:ctrlPr>
          </m:e>
          <m:sub>
            <m:r>
              <w:rPr>
                <w:rFonts w:ascii="Cambria Math" w:cs="Calibri" w:hAnsi="Cambria Math"/>
                <w:sz w:val="24"/>
                <w:szCs w:val="24"/>
              </w:rPr>
              <m:t>4</m:t>
            </m:r>
            <m:ctrlPr>
              <w:rPr>
                <w:sz w:val="24"/>
                <w:szCs w:val="24"/>
              </w:rPr>
            </m:ctrlPr>
          </m:sub>
        </m:sSub>
      </m:oMath>
      <w:r>
        <w:rPr>
          <w:rFonts w:cs="Calibri"/>
          <w:sz w:val="24"/>
          <w:szCs w:val="24"/>
        </w:rPr>
        <w:t xml:space="preserve">, it indicates the presence of </w:t>
      </w:r>
      <m:oMath>
        <m:sSup>
          <m:sSupPr>
            <m:ctrlPr>
              <w:rPr>
                <w:rFonts w:ascii="Cambria Math" w:cs="Calibri" w:hAnsi="Cambria Math"/>
                <w:i/>
                <w:sz w:val="24"/>
                <w:szCs w:val="24"/>
              </w:rPr>
            </m:ctrlPr>
          </m:sSupPr>
          <m:e>
            <m:sSub>
              <m:sSubPr>
                <m:ctrlPr>
                  <w:rPr>
                    <w:rFonts w:ascii="Cambria Math" w:cs="Calibri" w:hAnsi="Cambria Math"/>
                    <w:i/>
                    <w:sz w:val="24"/>
                    <w:szCs w:val="24"/>
                  </w:rPr>
                </m:ctrlPr>
              </m:sSubPr>
              <m:e>
                <m:r>
                  <w:rPr>
                    <w:rFonts w:ascii="Cambria Math" w:cs="Calibri" w:hAnsi="Cambria Math"/>
                    <w:sz w:val="24"/>
                    <w:szCs w:val="24"/>
                  </w:rPr>
                  <m:t>NO</m:t>
                </m:r>
                <m:ctrlPr>
                  <w:rPr>
                    <w:sz w:val="24"/>
                    <w:szCs w:val="24"/>
                  </w:rPr>
                </m:ctrlPr>
              </m:e>
              <m:sub>
                <m:r>
                  <w:rPr>
                    <w:rFonts w:ascii="Cambria Math" w:cs="Calibri" w:hAnsi="Cambria Math"/>
                    <w:sz w:val="24"/>
                    <w:szCs w:val="24"/>
                  </w:rPr>
                  <m:t xml:space="preserve">3 </m:t>
                </m:r>
                <m:ctrlPr>
                  <w:rPr>
                    <w:sz w:val="24"/>
                    <w:szCs w:val="24"/>
                  </w:rPr>
                </m:ctrlPr>
              </m:sub>
            </m:sSub>
            <m:ctrlPr>
              <w:rPr>
                <w:sz w:val="24"/>
                <w:szCs w:val="24"/>
              </w:rPr>
            </m:ctrlPr>
          </m:e>
          <m:sup>
            <m:r>
              <w:rPr>
                <w:rFonts w:ascii="Cambria Math" w:cs="Calibri" w:hAnsi="Cambria Math"/>
                <w:sz w:val="24"/>
                <w:szCs w:val="24"/>
              </w:rPr>
              <m:t>–</m:t>
            </m:r>
            <m:ctrlPr>
              <w:rPr>
                <w:sz w:val="24"/>
                <w:szCs w:val="24"/>
              </w:rPr>
            </m:ctrlPr>
          </m:sup>
        </m:sSup>
      </m:oMath>
      <w:r>
        <w:rPr>
          <w:rFonts w:cs="Calibri"/>
          <w:sz w:val="24"/>
          <w:szCs w:val="24"/>
        </w:rPr>
        <w:t xml:space="preserve"> ions.</w:t>
      </w:r>
    </w:p>
    <w:p>
      <w:pPr>
        <w:pStyle w:val="style157"/>
        <w:rPr>
          <w:sz w:val="24"/>
          <w:szCs w:val="24"/>
        </w:rPr>
      </w:pPr>
    </w:p>
    <w:p>
      <w:pPr>
        <w:pStyle w:val="style157"/>
        <w:rPr>
          <w:sz w:val="24"/>
          <w:szCs w:val="24"/>
        </w:rPr>
      </w:pPr>
    </w:p>
    <w:p>
      <w:pPr>
        <w:pStyle w:val="style157"/>
        <w:rPr>
          <w:b/>
          <w:sz w:val="24"/>
          <w:szCs w:val="24"/>
        </w:rPr>
      </w:pPr>
      <w:r>
        <w:rPr>
          <w:b/>
          <w:sz w:val="24"/>
          <w:szCs w:val="24"/>
        </w:rPr>
        <w:t xml:space="preserve">CHEMICAL TESTS TO IDENTIFY GASES </w:t>
      </w:r>
    </w:p>
    <w:p>
      <w:pPr>
        <w:pStyle w:val="style0"/>
        <w:autoSpaceDE w:val="false"/>
        <w:autoSpaceDN w:val="false"/>
        <w:adjustRightInd w:val="false"/>
        <w:spacing w:after="0" w:lineRule="auto" w:line="240"/>
        <w:rPr>
          <w:rFonts w:cs="Calibri,Bold"/>
          <w:b/>
          <w:bCs/>
          <w:sz w:val="24"/>
          <w:szCs w:val="24"/>
        </w:rPr>
      </w:pP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Testing Gases</w:t>
      </w: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Hydrogen:</w:t>
      </w:r>
    </w:p>
    <w:p>
      <w:pPr>
        <w:pStyle w:val="style0"/>
        <w:autoSpaceDE w:val="false"/>
        <w:autoSpaceDN w:val="false"/>
        <w:adjustRightInd w:val="false"/>
        <w:spacing w:after="0" w:lineRule="auto" w:line="240"/>
        <w:rPr>
          <w:rFonts w:cs="Calibri"/>
          <w:sz w:val="24"/>
          <w:szCs w:val="24"/>
        </w:rPr>
      </w:pPr>
      <w:r>
        <w:rPr>
          <w:rFonts w:cs="Arial"/>
          <w:sz w:val="24"/>
          <w:szCs w:val="24"/>
        </w:rPr>
        <w:t>•</w:t>
      </w:r>
      <w:r>
        <w:rPr>
          <w:rFonts w:cs="Calibri"/>
          <w:sz w:val="24"/>
          <w:szCs w:val="24"/>
        </w:rPr>
        <w:t>A test tube of hydrogen produces a</w:t>
      </w:r>
      <w:r>
        <w:rPr>
          <w:rFonts w:cs="Calibri"/>
          <w:b/>
          <w:sz w:val="24"/>
          <w:szCs w:val="24"/>
        </w:rPr>
        <w:t xml:space="preserve"> ‘squeaky pop’</w:t>
      </w:r>
      <w:r>
        <w:rPr>
          <w:rFonts w:cs="Calibri"/>
          <w:sz w:val="24"/>
          <w:szCs w:val="24"/>
        </w:rPr>
        <w:t xml:space="preserve"> with a lighted splint</w:t>
      </w: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Oxygen:</w:t>
      </w:r>
    </w:p>
    <w:p>
      <w:pPr>
        <w:pStyle w:val="style0"/>
        <w:autoSpaceDE w:val="false"/>
        <w:autoSpaceDN w:val="false"/>
        <w:adjustRightInd w:val="false"/>
        <w:spacing w:after="0" w:lineRule="auto" w:line="240"/>
        <w:rPr>
          <w:rFonts w:cs="Calibri"/>
          <w:sz w:val="24"/>
          <w:szCs w:val="24"/>
        </w:rPr>
      </w:pPr>
      <w:r>
        <w:rPr>
          <w:rFonts w:cs="Arial"/>
          <w:sz w:val="24"/>
          <w:szCs w:val="24"/>
        </w:rPr>
        <w:t>•</w:t>
      </w:r>
      <w:r>
        <w:rPr>
          <w:rFonts w:cs="Calibri"/>
          <w:sz w:val="24"/>
          <w:szCs w:val="24"/>
        </w:rPr>
        <w:t>A test tube of oxygen can re-light (rekindle) a glowing splint.</w:t>
      </w: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Chlorine:</w:t>
      </w:r>
    </w:p>
    <w:p>
      <w:pPr>
        <w:pStyle w:val="style0"/>
        <w:autoSpaceDE w:val="false"/>
        <w:autoSpaceDN w:val="false"/>
        <w:adjustRightInd w:val="false"/>
        <w:spacing w:after="0" w:lineRule="auto" w:line="240"/>
        <w:rPr>
          <w:rFonts w:cs="Calibri"/>
          <w:sz w:val="24"/>
          <w:szCs w:val="24"/>
        </w:rPr>
      </w:pPr>
      <w:r>
        <w:rPr>
          <w:rFonts w:cs="Arial"/>
          <w:sz w:val="24"/>
          <w:szCs w:val="24"/>
        </w:rPr>
        <w:t>•</w:t>
      </w:r>
      <w:r>
        <w:rPr>
          <w:rFonts w:cs="Calibri"/>
          <w:sz w:val="24"/>
          <w:szCs w:val="24"/>
        </w:rPr>
        <w:t>Bleaches the colour from damp litmus paper.</w:t>
      </w: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Ammonia:</w:t>
      </w:r>
    </w:p>
    <w:p>
      <w:pPr>
        <w:pStyle w:val="style0"/>
        <w:autoSpaceDE w:val="false"/>
        <w:autoSpaceDN w:val="false"/>
        <w:adjustRightInd w:val="false"/>
        <w:spacing w:after="0" w:lineRule="auto" w:line="240"/>
        <w:rPr>
          <w:rFonts w:cs="Calibri"/>
          <w:sz w:val="24"/>
          <w:szCs w:val="24"/>
        </w:rPr>
      </w:pPr>
      <w:r>
        <w:rPr>
          <w:rFonts w:cs="Arial"/>
          <w:sz w:val="24"/>
          <w:szCs w:val="24"/>
        </w:rPr>
        <w:t>•</w:t>
      </w:r>
      <w:r>
        <w:rPr>
          <w:rFonts w:cs="Calibri"/>
          <w:sz w:val="24"/>
          <w:szCs w:val="24"/>
        </w:rPr>
        <w:t>Turns damp red litmus paper blue.</w:t>
      </w:r>
    </w:p>
    <w:p>
      <w:pPr>
        <w:pStyle w:val="style0"/>
        <w:autoSpaceDE w:val="false"/>
        <w:autoSpaceDN w:val="false"/>
        <w:adjustRightInd w:val="false"/>
        <w:spacing w:after="0" w:lineRule="auto" w:line="240"/>
        <w:rPr>
          <w:rFonts w:cs="Calibri,Bold"/>
          <w:b/>
          <w:bCs/>
          <w:sz w:val="24"/>
          <w:szCs w:val="24"/>
        </w:rPr>
      </w:pPr>
      <w:r>
        <w:rPr>
          <w:rFonts w:cs="Calibri,Bold"/>
          <w:b/>
          <w:bCs/>
          <w:sz w:val="24"/>
          <w:szCs w:val="24"/>
        </w:rPr>
        <w:t>Carbon dioxide:</w:t>
      </w:r>
    </w:p>
    <w:p>
      <w:pPr>
        <w:pStyle w:val="style0"/>
        <w:autoSpaceDE w:val="false"/>
        <w:autoSpaceDN w:val="false"/>
        <w:adjustRightInd w:val="false"/>
        <w:spacing w:after="0" w:lineRule="auto" w:line="240"/>
        <w:rPr>
          <w:rFonts w:cs="Calibri"/>
          <w:sz w:val="24"/>
          <w:szCs w:val="24"/>
        </w:rPr>
      </w:pPr>
      <w:r>
        <w:rPr>
          <w:rFonts w:cs="Arial"/>
          <w:sz w:val="24"/>
          <w:szCs w:val="24"/>
        </w:rPr>
        <w:t>•</w:t>
      </w:r>
      <w:r>
        <w:rPr>
          <w:rFonts w:cs="Calibri"/>
          <w:sz w:val="24"/>
          <w:szCs w:val="24"/>
        </w:rPr>
        <w:t>Turns limewater cloudy (milky).</w:t>
      </w:r>
    </w:p>
    <w:p>
      <w:pPr>
        <w:pStyle w:val="style0"/>
        <w:numPr>
          <w:ilvl w:val="0"/>
          <w:numId w:val="11"/>
        </w:numPr>
        <w:autoSpaceDE w:val="false"/>
        <w:autoSpaceDN w:val="false"/>
        <w:adjustRightInd w:val="false"/>
        <w:spacing w:after="0" w:lineRule="auto" w:line="240"/>
        <w:rPr>
          <w:rFonts w:cs="Calibri"/>
          <w:b/>
          <w:sz w:val="24"/>
          <w:szCs w:val="24"/>
        </w:rPr>
      </w:pPr>
      <w:r>
        <w:rPr>
          <w:rFonts w:cs="Calibri"/>
          <w:b/>
          <w:sz w:val="24"/>
          <w:szCs w:val="24"/>
        </w:rPr>
        <w:t>Water vapour:</w:t>
      </w:r>
    </w:p>
    <w:p>
      <w:pPr>
        <w:pStyle w:val="style0"/>
        <w:autoSpaceDE w:val="false"/>
        <w:autoSpaceDN w:val="false"/>
        <w:adjustRightInd w:val="false"/>
        <w:spacing w:after="0" w:lineRule="auto" w:line="240"/>
        <w:ind w:left="720"/>
        <w:rPr>
          <w:rFonts w:cs="Calibri"/>
          <w:b/>
          <w:sz w:val="24"/>
          <w:szCs w:val="24"/>
        </w:rPr>
      </w:pPr>
      <w:r>
        <w:rPr>
          <w:rFonts w:cs="Calibri"/>
          <w:sz w:val="24"/>
          <w:szCs w:val="24"/>
        </w:rPr>
        <w:t xml:space="preserve">The presence of water turns </w:t>
      </w:r>
      <w:r>
        <w:rPr>
          <w:rFonts w:cs="Calibri"/>
          <w:b/>
          <w:sz w:val="24"/>
          <w:szCs w:val="24"/>
        </w:rPr>
        <w:t xml:space="preserve">white </w:t>
      </w:r>
      <w:r>
        <w:rPr>
          <w:rFonts w:cs="Calibri"/>
          <w:sz w:val="24"/>
          <w:szCs w:val="24"/>
        </w:rPr>
        <w:t>anhydrous copper(ii) sulphate to</w:t>
      </w:r>
      <w:r>
        <w:rPr>
          <w:rFonts w:cs="Calibri"/>
          <w:b/>
          <w:sz w:val="24"/>
          <w:szCs w:val="24"/>
        </w:rPr>
        <w:t>blue</w:t>
      </w:r>
      <w:r>
        <w:rPr>
          <w:rFonts w:cs="Calibri"/>
          <w:sz w:val="24"/>
          <w:szCs w:val="24"/>
        </w:rPr>
        <w:t xml:space="preserve">and turns </w:t>
      </w:r>
      <w:r>
        <w:rPr>
          <w:rFonts w:cs="Calibri"/>
          <w:b/>
          <w:sz w:val="24"/>
          <w:szCs w:val="24"/>
        </w:rPr>
        <w:t>blue</w:t>
      </w:r>
      <w:r>
        <w:rPr>
          <w:rFonts w:cs="Calibri"/>
          <w:sz w:val="24"/>
          <w:szCs w:val="24"/>
        </w:rPr>
        <w:t xml:space="preserve"> cobalt (ii)chloride to </w:t>
      </w:r>
      <w:r>
        <w:rPr>
          <w:rFonts w:cs="Calibri"/>
          <w:b/>
          <w:sz w:val="24"/>
          <w:szCs w:val="24"/>
        </w:rPr>
        <w:t>Pink.</w:t>
      </w:r>
    </w:p>
    <w:p>
      <w:pPr>
        <w:pStyle w:val="style0"/>
        <w:numPr>
          <w:ilvl w:val="0"/>
          <w:numId w:val="11"/>
        </w:numPr>
        <w:autoSpaceDE w:val="false"/>
        <w:autoSpaceDN w:val="false"/>
        <w:adjustRightInd w:val="false"/>
        <w:spacing w:after="0" w:lineRule="auto" w:line="240"/>
        <w:rPr>
          <w:rFonts w:cs="Calibri"/>
          <w:b/>
          <w:sz w:val="24"/>
          <w:szCs w:val="24"/>
        </w:rPr>
      </w:pPr>
      <w:r>
        <w:rPr>
          <w:rFonts w:cs="Calibri"/>
          <w:b/>
          <w:sz w:val="24"/>
          <w:szCs w:val="24"/>
        </w:rPr>
        <w:t>Sulphur (iv)oxide:</w:t>
      </w:r>
    </w:p>
    <w:p>
      <w:pPr>
        <w:pStyle w:val="style0"/>
        <w:autoSpaceDE w:val="false"/>
        <w:autoSpaceDN w:val="false"/>
        <w:adjustRightInd w:val="false"/>
        <w:spacing w:after="0" w:lineRule="auto" w:line="240"/>
        <w:ind w:left="720"/>
        <w:rPr>
          <w:rFonts w:cs="Calibri"/>
          <w:b/>
          <w:sz w:val="24"/>
          <w:szCs w:val="24"/>
        </w:rPr>
      </w:pPr>
      <w:r>
        <w:rPr>
          <w:rFonts w:cs="Calibri"/>
          <w:sz w:val="24"/>
          <w:szCs w:val="24"/>
        </w:rPr>
        <w:t xml:space="preserve">Turns freshly made potassium dichromate(vi) paper from </w:t>
      </w:r>
      <w:r>
        <w:rPr>
          <w:rFonts w:cs="Calibri"/>
          <w:b/>
          <w:sz w:val="24"/>
          <w:szCs w:val="24"/>
        </w:rPr>
        <w:t>orange</w:t>
      </w:r>
      <w:r>
        <w:rPr>
          <w:rFonts w:cs="Calibri"/>
          <w:sz w:val="24"/>
          <w:szCs w:val="24"/>
        </w:rPr>
        <w:t xml:space="preserve"> to </w:t>
      </w:r>
      <w:r>
        <w:rPr>
          <w:rFonts w:cs="Calibri"/>
          <w:b/>
          <w:sz w:val="24"/>
          <w:szCs w:val="24"/>
        </w:rPr>
        <w:t>green.</w:t>
      </w:r>
    </w:p>
    <w:p>
      <w:pPr>
        <w:pStyle w:val="style0"/>
        <w:autoSpaceDE w:val="false"/>
        <w:autoSpaceDN w:val="false"/>
        <w:adjustRightInd w:val="false"/>
        <w:spacing w:after="0" w:lineRule="auto" w:line="240"/>
        <w:ind w:left="720"/>
        <w:rPr>
          <w:rFonts w:cs="Calibri"/>
          <w:sz w:val="24"/>
          <w:szCs w:val="24"/>
        </w:rPr>
      </w:pPr>
      <w:r>
        <w:rPr>
          <w:rFonts w:cs="Calibri"/>
          <w:sz w:val="24"/>
          <w:szCs w:val="24"/>
        </w:rPr>
        <w:t>Turnspurple KMnO</w:t>
      </w:r>
      <w:r>
        <w:rPr>
          <w:rFonts w:cs="Calibri"/>
          <w:sz w:val="24"/>
          <w:szCs w:val="24"/>
          <w:vertAlign w:val="subscript"/>
        </w:rPr>
        <w:t>4</w:t>
      </w:r>
      <w:r>
        <w:rPr>
          <w:rFonts w:cs="Calibri"/>
          <w:sz w:val="24"/>
          <w:szCs w:val="24"/>
        </w:rPr>
        <w:t xml:space="preserve"> to colourless.</w:t>
      </w:r>
    </w:p>
    <w:p>
      <w:pPr>
        <w:pStyle w:val="style0"/>
        <w:numPr>
          <w:ilvl w:val="0"/>
          <w:numId w:val="11"/>
        </w:numPr>
        <w:autoSpaceDE w:val="false"/>
        <w:autoSpaceDN w:val="false"/>
        <w:adjustRightInd w:val="false"/>
        <w:spacing w:after="0" w:lineRule="auto" w:line="240"/>
        <w:rPr>
          <w:rFonts w:cs="Calibri"/>
          <w:sz w:val="24"/>
          <w:szCs w:val="24"/>
        </w:rPr>
      </w:pPr>
      <w:r>
        <w:rPr>
          <w:rFonts w:cs="Calibri"/>
          <w:b/>
          <w:sz w:val="24"/>
          <w:szCs w:val="24"/>
        </w:rPr>
        <w:t>Hydrogen sulphide:</w:t>
      </w:r>
    </w:p>
    <w:p>
      <w:pPr>
        <w:pStyle w:val="style0"/>
        <w:autoSpaceDE w:val="false"/>
        <w:autoSpaceDN w:val="false"/>
        <w:adjustRightInd w:val="false"/>
        <w:spacing w:after="0" w:lineRule="auto" w:line="240"/>
        <w:ind w:left="720"/>
        <w:rPr>
          <w:rFonts w:cs="Calibri"/>
          <w:sz w:val="24"/>
          <w:szCs w:val="24"/>
        </w:rPr>
      </w:pPr>
      <w:r>
        <w:rPr>
          <w:rFonts w:cs="Calibri"/>
          <w:sz w:val="24"/>
          <w:szCs w:val="24"/>
        </w:rPr>
        <w:t xml:space="preserve">It smells like rotten egg. It turns moist lead(ii) ethanoate paper </w:t>
      </w:r>
      <w:r>
        <w:rPr>
          <w:rFonts w:cs="Calibri"/>
          <w:b/>
          <w:sz w:val="24"/>
          <w:szCs w:val="24"/>
        </w:rPr>
        <w:t>black.</w:t>
      </w:r>
    </w:p>
    <w:p>
      <w:pPr>
        <w:pStyle w:val="style157"/>
        <w:numPr>
          <w:ilvl w:val="0"/>
          <w:numId w:val="6"/>
        </w:numPr>
        <w:rPr>
          <w:sz w:val="24"/>
          <w:szCs w:val="24"/>
        </w:rPr>
      </w:pPr>
      <w:r>
        <w:rPr>
          <w:sz w:val="24"/>
          <w:szCs w:val="24"/>
        </w:rPr>
        <w:t>Apart from knowing how to make salts, you need to know how to identify salts and other compounds from their constituent ions.</w:t>
      </w:r>
    </w:p>
    <w:p>
      <w:pPr>
        <w:pStyle w:val="style157"/>
        <w:rPr>
          <w:sz w:val="24"/>
          <w:szCs w:val="24"/>
        </w:rPr>
      </w:pPr>
    </w:p>
    <w:p>
      <w:pPr>
        <w:pStyle w:val="style157"/>
        <w:rPr>
          <w:sz w:val="24"/>
          <w:szCs w:val="24"/>
        </w:rPr>
      </w:pPr>
      <w:r>
        <w:rPr>
          <w:sz w:val="24"/>
          <w:szCs w:val="24"/>
          <w:highlight w:val="yellow"/>
        </w:rPr>
        <w:t>There is no single test for a salt, you must do at least two tests to confirm the identity of the two constituent ions.</w:t>
      </w:r>
    </w:p>
    <w:p>
      <w:pPr>
        <w:pStyle w:val="style157"/>
        <w:rPr>
          <w:rFonts w:cs="Calibri"/>
          <w:sz w:val="24"/>
          <w:szCs w:val="24"/>
        </w:rPr>
      </w:pPr>
      <w:r>
        <w:rPr>
          <w:sz w:val="24"/>
          <w:szCs w:val="24"/>
        </w:rPr>
        <w:t> </w:t>
      </w:r>
    </w:p>
    <w:p>
      <w:pPr>
        <w:pStyle w:val="style0"/>
        <w:autoSpaceDE w:val="false"/>
        <w:autoSpaceDN w:val="false"/>
        <w:adjustRightInd w:val="false"/>
        <w:spacing w:after="0" w:lineRule="auto" w:line="240"/>
        <w:rPr>
          <w:rFonts w:cs="Calibri"/>
          <w:sz w:val="24"/>
          <w:szCs w:val="24"/>
        </w:rPr>
      </w:pPr>
    </w:p>
    <w:p>
      <w:pPr>
        <w:pStyle w:val="style157"/>
        <w:rPr>
          <w:b/>
          <w:sz w:val="24"/>
          <w:szCs w:val="24"/>
        </w:rPr>
      </w:pPr>
      <w:r>
        <w:rPr>
          <w:b/>
          <w:sz w:val="24"/>
          <w:szCs w:val="24"/>
        </w:rPr>
        <w:t>EFFECTS OF HEAT ON METALLIC CARBONATES</w:t>
      </w:r>
    </w:p>
    <w:p>
      <w:pPr>
        <w:pStyle w:val="style157"/>
        <w:rPr>
          <w:sz w:val="24"/>
          <w:szCs w:val="24"/>
        </w:rPr>
      </w:pPr>
      <w:r>
        <w:rPr>
          <w:sz w:val="24"/>
          <w:szCs w:val="24"/>
        </w:rPr>
        <w:t>Sometimes heating metallic carbonates strongly to decompose it provides some clues to its identity.</w:t>
      </w:r>
    </w:p>
    <w:p>
      <w:pPr>
        <w:pStyle w:val="style157"/>
        <w:numPr>
          <w:ilvl w:val="0"/>
          <w:numId w:val="6"/>
        </w:numPr>
        <w:rPr>
          <w:sz w:val="24"/>
          <w:szCs w:val="24"/>
        </w:rPr>
      </w:pPr>
      <m:oMath>
        <m:sSub>
          <m:sSubPr>
            <m:ctrlPr>
              <w:rPr>
                <w:rFonts w:ascii="Cambria Math" w:hAnsi="Cambria Math"/>
                <w:sz w:val="24"/>
                <w:szCs w:val="24"/>
              </w:rPr>
            </m:ctrlPr>
          </m:sSubPr>
          <m:e>
            <m:r>
              <m:rPr>
                <m:sty m:val="p"/>
              </m:rPr>
              <w:rPr>
                <w:rFonts w:ascii="Cambria Math" w:hAnsi="Cambria Math"/>
                <w:sz w:val="24"/>
                <w:szCs w:val="24"/>
              </w:rPr>
              <m:t>CuCO</m:t>
            </m:r>
            <m:ctrlPr>
              <w:rPr>
                <w:sz w:val="24"/>
                <w:szCs w:val="24"/>
              </w:rPr>
            </m:ctrlPr>
          </m:e>
          <m:sub>
            <m:r>
              <m:rPr>
                <m:sty m:val="p"/>
              </m:rPr>
              <w:rPr>
                <w:rFonts w:ascii="Cambria Math" w:hAnsi="Cambria Math"/>
                <w:sz w:val="24"/>
                <w:szCs w:val="24"/>
              </w:rPr>
              <m:t>3(S)</m:t>
            </m:r>
            <m:ctrlPr>
              <w:rPr>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CuO</m:t>
            </m:r>
            <m:ctrlPr>
              <w:rPr>
                <w:sz w:val="24"/>
                <w:szCs w:val="24"/>
              </w:rPr>
            </m:ctrlPr>
          </m:e>
          <m:sub>
            <m:r>
              <m:rPr>
                <m:sty m:val="p"/>
              </m:rPr>
              <w:rPr>
                <w:rFonts w:ascii="Cambria Math" w:hAnsi="Cambria Math"/>
                <w:sz w:val="24"/>
                <w:szCs w:val="24"/>
              </w:rPr>
              <m:t>(s)</m:t>
            </m:r>
            <m:ctrlPr>
              <w:rPr>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CO</m:t>
            </m:r>
            <m:ctrlPr>
              <w:rPr>
                <w:sz w:val="24"/>
                <w:szCs w:val="24"/>
              </w:rPr>
            </m:ctrlPr>
          </m:e>
          <m:sub>
            <m:r>
              <m:rPr>
                <m:sty m:val="p"/>
              </m:rPr>
              <w:rPr>
                <w:rFonts w:ascii="Cambria Math" w:hAnsi="Cambria Math"/>
                <w:sz w:val="24"/>
                <w:szCs w:val="24"/>
              </w:rPr>
              <m:t>2(g)</m:t>
            </m:r>
            <m:ctrlPr>
              <w:rPr>
                <w:sz w:val="24"/>
                <w:szCs w:val="24"/>
              </w:rPr>
            </m:ctrlPr>
          </m:sub>
        </m:sSub>
      </m:oMath>
    </w:p>
    <w:p>
      <w:pPr>
        <w:pStyle w:val="style157"/>
        <w:rPr>
          <w:sz w:val="24"/>
          <w:szCs w:val="24"/>
        </w:rPr>
      </w:pPr>
      <w:r>
        <w:rPr>
          <w:sz w:val="24"/>
          <w:szCs w:val="24"/>
        </w:rPr>
        <w:t>[Green][Black][Colourless gas which lime water milky]</w:t>
      </w:r>
    </w:p>
    <w:p>
      <w:pPr>
        <w:pStyle w:val="style157"/>
        <w:numPr>
          <w:ilvl w:val="0"/>
          <w:numId w:val="6"/>
        </w:numPr>
        <w:rPr>
          <w:sz w:val="24"/>
          <w:szCs w:val="24"/>
        </w:rPr>
      </w:pPr>
      <m:oMath>
        <m:sSub>
          <m:sSubPr>
            <m:ctrlPr>
              <w:rPr>
                <w:rFonts w:ascii="Cambria Math" w:hAnsi="Cambria Math"/>
                <w:sz w:val="24"/>
                <w:szCs w:val="24"/>
              </w:rPr>
            </m:ctrlPr>
          </m:sSubPr>
          <m:e>
            <m:r>
              <m:rPr>
                <m:sty m:val="p"/>
              </m:rPr>
              <w:rPr>
                <w:rFonts w:ascii="Cambria Math" w:hAnsi="Cambria Math"/>
                <w:sz w:val="24"/>
                <w:szCs w:val="24"/>
              </w:rPr>
              <m:t>ZnCO</m:t>
            </m:r>
            <m:ctrlPr>
              <w:rPr>
                <w:sz w:val="24"/>
                <w:szCs w:val="24"/>
              </w:rPr>
            </m:ctrlPr>
          </m:e>
          <m:sub>
            <m:r>
              <m:rPr>
                <m:sty m:val="p"/>
              </m:rPr>
              <w:rPr>
                <w:rFonts w:ascii="Cambria Math" w:hAnsi="Cambria Math"/>
                <w:sz w:val="24"/>
                <w:szCs w:val="24"/>
              </w:rPr>
              <m:t>3(s)</m:t>
            </m:r>
            <m:ctrlPr>
              <w:rPr>
                <w:sz w:val="24"/>
                <w:szCs w:val="24"/>
              </w:rPr>
            </m:ctrlP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ZnO</m:t>
            </m:r>
            <m:ctrlPr>
              <w:rPr>
                <w:sz w:val="24"/>
                <w:szCs w:val="24"/>
              </w:rPr>
            </m:ctrlPr>
          </m:e>
          <m:sub>
            <m:r>
              <m:rPr>
                <m:sty m:val="p"/>
              </m:rPr>
              <w:rPr>
                <w:rFonts w:ascii="Cambria Math" w:hAnsi="Cambria Math"/>
                <w:sz w:val="24"/>
                <w:szCs w:val="24"/>
              </w:rPr>
              <m:t>(s)</m:t>
            </m:r>
            <m:ctrlPr>
              <w:rPr>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CO</m:t>
            </m:r>
            <m:ctrlPr>
              <w:rPr>
                <w:sz w:val="24"/>
                <w:szCs w:val="24"/>
              </w:rPr>
            </m:ctrlPr>
          </m:e>
          <m:sub>
            <m:r>
              <m:rPr>
                <m:sty m:val="p"/>
              </m:rPr>
              <w:rPr>
                <w:rFonts w:ascii="Cambria Math" w:hAnsi="Cambria Math"/>
                <w:sz w:val="24"/>
                <w:szCs w:val="24"/>
              </w:rPr>
              <m:t>2(g)</m:t>
            </m:r>
            <m:ctrlPr>
              <w:rPr>
                <w:sz w:val="24"/>
                <w:szCs w:val="24"/>
              </w:rPr>
            </m:ctrlPr>
          </m:sub>
        </m:sSub>
      </m:oMath>
    </w:p>
    <w:p>
      <w:pPr>
        <w:pStyle w:val="style157"/>
        <w:rPr>
          <w:sz w:val="24"/>
          <w:szCs w:val="24"/>
        </w:rPr>
      </w:pPr>
      <w:r>
        <w:rPr>
          <w:sz w:val="24"/>
          <w:szCs w:val="24"/>
        </w:rPr>
        <w:t>[White]          [</w:t>
      </w:r>
      <w:r>
        <w:rPr>
          <w:sz w:val="24"/>
          <w:szCs w:val="24"/>
          <w:highlight w:val="yellow"/>
        </w:rPr>
        <w:t>yellow</w:t>
      </w:r>
      <w:r>
        <w:rPr>
          <w:sz w:val="24"/>
          <w:szCs w:val="24"/>
        </w:rPr>
        <w:t xml:space="preserve"> when hot, white when cold]</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r>
      <w:r>
        <w:rPr>
          <w:sz w:val="24"/>
          <w:szCs w:val="24"/>
        </w:rPr>
      </w:r>
      <w:r>
        <w:rPr>
          <w:sz w:val="24"/>
          <w:szCs w:val="24"/>
        </w:rPr>
      </w:r>
      <w:r>
        <w:rPr>
          <w:sz w:val="24"/>
          <w:szCs w:val="24"/>
        </w:rPr>
        <w:object>
          <v:shape id="1032" type="#_x0000_t75" filled="f" stroked="f" style="margin-left:0.0pt;margin-top:0.0pt;width:156.0pt;height:159.0pt;mso-wrap-distance-left:0.0pt;mso-wrap-distance-right:0.0pt;visibility:visible;">
            <v:imagedata r:id="rId8" embosscolor="white" o:title=""/>
            <v:fill/>
          </v:shape>
          <o:OLEObject Type="EMBED" ProgID="CorelDRAW.Graphic.13" ShapeID="1032" DrawAspect="Content" ObjectID="0" r:id="rId9"/>
        </w:object>
      </w:r>
      <w:r>
        <w:rPr>
          <w:sz w:val="24"/>
          <w:szCs w:val="24"/>
        </w:rPr>
      </w:r>
    </w:p>
    <w:p>
      <w:pPr>
        <w:pStyle w:val="style157"/>
        <w:rPr>
          <w:sz w:val="24"/>
          <w:szCs w:val="24"/>
        </w:rPr>
      </w:pPr>
      <w:r>
        <w:rPr>
          <w:sz w:val="24"/>
          <w:szCs w:val="24"/>
        </w:rPr>
        <w:t xml:space="preserve">Figure : Test for the </w:t>
      </w:r>
      <w:r>
        <w:rPr>
          <w:bCs/>
          <w:sz w:val="24"/>
          <w:szCs w:val="24"/>
        </w:rPr>
        <w:t>carbonate ion CO</w:t>
      </w:r>
      <w:r>
        <w:rPr>
          <w:bCs/>
          <w:sz w:val="24"/>
          <w:szCs w:val="24"/>
          <w:vertAlign w:val="subscript"/>
        </w:rPr>
        <w:t>3</w:t>
      </w:r>
      <w:r>
        <w:rPr>
          <w:bCs/>
          <w:sz w:val="24"/>
          <w:szCs w:val="24"/>
          <w:vertAlign w:val="superscript"/>
        </w:rPr>
        <w:t>2–</w:t>
      </w:r>
    </w:p>
    <w:p>
      <w:pPr>
        <w:pStyle w:val="style157"/>
        <w:rPr>
          <w:sz w:val="24"/>
          <w:szCs w:val="24"/>
        </w:rPr>
      </w:pPr>
    </w:p>
    <w:p>
      <w:pPr>
        <w:pStyle w:val="style157"/>
        <w:numPr>
          <w:ilvl w:val="0"/>
          <w:numId w:val="6"/>
        </w:numPr>
        <w:rPr>
          <w:sz w:val="24"/>
          <w:szCs w:val="24"/>
        </w:rPr>
      </w:pPr>
      <w:r>
        <w:rPr>
          <w:sz w:val="24"/>
          <w:szCs w:val="24"/>
        </w:rPr>
        <w:t>Addition of dil. hydrochloric acid to any carbonate or hydrogen carbonate results in fizzing.</w:t>
      </w:r>
    </w:p>
    <w:p>
      <w:pPr>
        <w:pStyle w:val="style157"/>
        <w:numPr>
          <w:ilvl w:val="0"/>
          <w:numId w:val="6"/>
        </w:numPr>
        <w:rPr>
          <w:sz w:val="24"/>
          <w:szCs w:val="24"/>
        </w:rPr>
      </w:pPr>
      <w:r>
        <w:rPr>
          <w:sz w:val="24"/>
          <w:szCs w:val="24"/>
        </w:rPr>
        <w:t xml:space="preserve">The effervescence is due to the evolution of carbon dioxide gas. If a sample of the evolved gas is carefully collected and bubbled into limewater a white precipitate is formed. </w:t>
      </w:r>
    </w:p>
    <w:p>
      <w:pPr>
        <w:pStyle w:val="style157"/>
        <w:numPr>
          <w:ilvl w:val="0"/>
          <w:numId w:val="6"/>
        </w:numPr>
        <w:rPr>
          <w:sz w:val="24"/>
          <w:szCs w:val="24"/>
        </w:rPr>
      </w:pPr>
      <w:r>
        <w:rPr>
          <w:sz w:val="24"/>
          <w:szCs w:val="24"/>
        </w:rPr>
        <w:t>The formation of the carbon dioxide confirms the original compound was a carbonate.  It doesn't matter whether the compound is soluble or insoluble.</w:t>
      </w:r>
    </w:p>
    <w:p>
      <w:pPr>
        <w:pStyle w:val="style157"/>
        <w:rPr>
          <w:sz w:val="24"/>
          <w:szCs w:val="24"/>
        </w:rPr>
      </w:pPr>
      <w:r>
        <w:rPr>
          <w:sz w:val="24"/>
          <w:szCs w:val="24"/>
        </w:rPr>
        <w:t>carbonate + acid ==&gt; salt + water + carbon dioxide</w:t>
      </w:r>
    </w:p>
    <w:p>
      <w:pPr>
        <w:pStyle w:val="style157"/>
        <w:rPr>
          <w:sz w:val="24"/>
          <w:szCs w:val="24"/>
        </w:rPr>
      </w:pPr>
      <w:r>
        <w:rPr>
          <w:sz w:val="24"/>
          <w:szCs w:val="24"/>
        </w:rPr>
        <w:t>The ionic equation isCO</w:t>
      </w:r>
      <w:r>
        <w:rPr>
          <w:sz w:val="24"/>
          <w:szCs w:val="24"/>
          <w:vertAlign w:val="subscript"/>
        </w:rPr>
        <w:t>3</w:t>
      </w:r>
      <w:r>
        <w:rPr>
          <w:sz w:val="24"/>
          <w:szCs w:val="24"/>
          <w:vertAlign w:val="superscript"/>
        </w:rPr>
        <w:t>2–</w:t>
      </w:r>
      <w:r>
        <w:rPr>
          <w:sz w:val="24"/>
          <w:szCs w:val="24"/>
          <w:vertAlign w:val="subscript"/>
        </w:rPr>
        <w:t>(s)</w:t>
      </w:r>
      <w:r>
        <w:rPr>
          <w:sz w:val="24"/>
          <w:szCs w:val="24"/>
        </w:rPr>
        <w:t xml:space="preserve"> + 2H</w:t>
      </w:r>
      <w:r>
        <w:rPr>
          <w:sz w:val="24"/>
          <w:szCs w:val="24"/>
          <w:vertAlign w:val="superscript"/>
        </w:rPr>
        <w:t>+</w:t>
      </w:r>
      <w:r>
        <w:rPr>
          <w:sz w:val="24"/>
          <w:szCs w:val="24"/>
          <w:vertAlign w:val="subscript"/>
        </w:rPr>
        <w:t>(aq)</w:t>
      </w:r>
      <w:r>
        <w:rPr>
          <w:sz w:val="24"/>
          <w:szCs w:val="24"/>
        </w:rPr>
        <w:t xml:space="preserve"> ==&gt; H</w:t>
      </w:r>
      <w:r>
        <w:rPr>
          <w:sz w:val="24"/>
          <w:szCs w:val="24"/>
          <w:vertAlign w:val="subscript"/>
        </w:rPr>
        <w:t>2</w:t>
      </w:r>
      <w:r>
        <w:rPr>
          <w:sz w:val="24"/>
          <w:szCs w:val="24"/>
        </w:rPr>
        <w:t>O</w:t>
      </w:r>
      <w:r>
        <w:rPr>
          <w:sz w:val="24"/>
          <w:szCs w:val="24"/>
          <w:vertAlign w:val="subscript"/>
        </w:rPr>
        <w:t>(l)</w:t>
      </w:r>
      <w:r>
        <w:rPr>
          <w:sz w:val="24"/>
          <w:szCs w:val="24"/>
        </w:rPr>
        <w:t xml:space="preserve"> + CO</w:t>
      </w:r>
      <w:r>
        <w:rPr>
          <w:sz w:val="24"/>
          <w:szCs w:val="24"/>
          <w:vertAlign w:val="subscript"/>
        </w:rPr>
        <w:t>2(g)</w:t>
      </w:r>
    </w:p>
    <w:p>
      <w:pPr>
        <w:pStyle w:val="style157"/>
        <w:rPr>
          <w:sz w:val="24"/>
          <w:szCs w:val="24"/>
        </w:rPr>
      </w:pPr>
      <w:r>
        <w:rPr>
          <w:sz w:val="24"/>
          <w:szCs w:val="24"/>
        </w:rPr>
        <w:t> </w:t>
      </w:r>
    </w:p>
    <w:p>
      <w:pPr>
        <w:pStyle w:val="style157"/>
        <w:rPr>
          <w:sz w:val="24"/>
          <w:szCs w:val="24"/>
        </w:rPr>
      </w:pPr>
      <w:r>
        <w:rPr>
          <w:sz w:val="24"/>
          <w:szCs w:val="24"/>
        </w:rPr>
        <w:t> </w:t>
      </w:r>
    </w:p>
    <w:p>
      <w:pPr>
        <w:pStyle w:val="style157"/>
        <w:rPr>
          <w:sz w:val="24"/>
          <w:szCs w:val="24"/>
        </w:rPr>
      </w:pPr>
      <w:r>
        <w:rPr>
          <w:sz w:val="24"/>
          <w:szCs w:val="24"/>
        </w:rPr>
      </w:r>
      <w:r>
        <w:rPr>
          <w:sz w:val="24"/>
          <w:szCs w:val="24"/>
        </w:rPr>
      </w:r>
      <w:r>
        <w:rPr>
          <w:sz w:val="24"/>
          <w:szCs w:val="24"/>
        </w:rPr>
      </w:r>
      <w:r>
        <w:rPr>
          <w:sz w:val="24"/>
          <w:szCs w:val="24"/>
        </w:rPr>
        <w:object>
          <v:shape id="1034" type="#_x0000_t75" filled="f" stroked="f" style="margin-left:0.0pt;margin-top:0.0pt;width:267.75pt;height:255.75pt;mso-wrap-distance-left:0.0pt;mso-wrap-distance-right:0.0pt;visibility:visible;">
            <v:imagedata r:id="rId10" embosscolor="white" o:title=""/>
            <v:fill/>
          </v:shape>
          <o:OLEObject Type="EMBED" ProgID="CorelDRAW.Graphic.13" ShapeID="1034" DrawAspect="Content" ObjectID="0" r:id="rId11"/>
        </w:object>
      </w:r>
      <w:r>
        <w:rPr>
          <w:sz w:val="24"/>
          <w:szCs w:val="24"/>
        </w:rPr>
      </w:r>
    </w:p>
    <w:p>
      <w:pPr>
        <w:pStyle w:val="style157"/>
        <w:rPr>
          <w:b/>
          <w:sz w:val="24"/>
          <w:szCs w:val="24"/>
        </w:rPr>
      </w:pPr>
      <w:r>
        <w:rPr>
          <w:b/>
          <w:sz w:val="24"/>
          <w:szCs w:val="24"/>
        </w:rPr>
        <w:t>Figure : Test for the</w:t>
      </w:r>
      <w:r>
        <w:rPr>
          <w:b/>
          <w:bCs/>
          <w:sz w:val="24"/>
          <w:szCs w:val="24"/>
        </w:rPr>
        <w:t xml:space="preserve"> sulfate ion SO</w:t>
      </w:r>
      <w:r>
        <w:rPr>
          <w:b/>
          <w:bCs/>
          <w:sz w:val="24"/>
          <w:szCs w:val="24"/>
          <w:vertAlign w:val="subscript"/>
        </w:rPr>
        <w:t>4</w:t>
      </w:r>
      <w:r>
        <w:rPr>
          <w:b/>
          <w:bCs/>
          <w:sz w:val="24"/>
          <w:szCs w:val="24"/>
          <w:vertAlign w:val="superscript"/>
        </w:rPr>
        <w:t>2–</w:t>
      </w:r>
    </w:p>
    <w:p>
      <w:pPr>
        <w:pStyle w:val="style157"/>
        <w:rPr>
          <w:sz w:val="24"/>
          <w:szCs w:val="24"/>
        </w:rPr>
      </w:pPr>
    </w:p>
    <w:p>
      <w:pPr>
        <w:pStyle w:val="style157"/>
        <w:rPr>
          <w:sz w:val="24"/>
          <w:szCs w:val="24"/>
        </w:rPr>
      </w:pPr>
      <w:r>
        <w:rPr>
          <w:sz w:val="24"/>
          <w:szCs w:val="24"/>
        </w:rPr>
        <w:t>The suspected sulfate is dissolved in water. A little dilute hydrochloric acid added followed by a few drops of barium chloride solution. If a sulfate is present a white precipitate of barium sulfate is formed.</w:t>
      </w:r>
    </w:p>
    <w:p>
      <w:pPr>
        <w:pStyle w:val="style157"/>
        <w:rPr>
          <w:sz w:val="24"/>
          <w:szCs w:val="24"/>
        </w:rPr>
      </w:pPr>
      <w:r>
        <w:rPr>
          <w:sz w:val="24"/>
          <w:szCs w:val="24"/>
        </w:rPr>
        <w:t>barium ion + sulfate ion ==&gt; barium sulfate</w:t>
      </w:r>
    </w:p>
    <w:p>
      <w:pPr>
        <w:pStyle w:val="style157"/>
        <w:rPr>
          <w:sz w:val="24"/>
          <w:szCs w:val="24"/>
        </w:rPr>
      </w:pPr>
      <w:r>
        <w:rPr>
          <w:sz w:val="24"/>
          <w:szCs w:val="24"/>
        </w:rPr>
        <w:t>Ba</w:t>
      </w:r>
      <w:r>
        <w:rPr>
          <w:sz w:val="24"/>
          <w:szCs w:val="24"/>
          <w:vertAlign w:val="superscript"/>
        </w:rPr>
        <w:t>2+</w:t>
      </w:r>
      <w:r>
        <w:rPr>
          <w:sz w:val="24"/>
          <w:szCs w:val="24"/>
          <w:vertAlign w:val="subscript"/>
        </w:rPr>
        <w:t>(aq)</w:t>
      </w:r>
      <w:r>
        <w:rPr>
          <w:sz w:val="24"/>
          <w:szCs w:val="24"/>
        </w:rPr>
        <w:t xml:space="preserve"> + SO</w:t>
      </w:r>
      <w:r>
        <w:rPr>
          <w:sz w:val="24"/>
          <w:szCs w:val="24"/>
          <w:vertAlign w:val="subscript"/>
        </w:rPr>
        <w:t>4</w:t>
      </w:r>
      <w:r>
        <w:rPr>
          <w:sz w:val="24"/>
          <w:szCs w:val="24"/>
          <w:vertAlign w:val="superscript"/>
        </w:rPr>
        <w:t>2–</w:t>
      </w:r>
      <w:r>
        <w:rPr>
          <w:sz w:val="24"/>
          <w:szCs w:val="24"/>
          <w:vertAlign w:val="subscript"/>
        </w:rPr>
        <w:t>(aq)</w:t>
      </w:r>
      <w:r>
        <w:rPr>
          <w:sz w:val="24"/>
          <w:szCs w:val="24"/>
        </w:rPr>
        <w:t xml:space="preserve"> ==&gt; BaSO</w:t>
      </w:r>
      <w:r>
        <w:rPr>
          <w:sz w:val="24"/>
          <w:szCs w:val="24"/>
          <w:vertAlign w:val="subscript"/>
        </w:rPr>
        <w:t>4(s)</w:t>
      </w:r>
    </w:p>
    <w:p>
      <w:pPr>
        <w:pStyle w:val="style157"/>
        <w:rPr>
          <w:sz w:val="24"/>
          <w:szCs w:val="24"/>
        </w:rPr>
      </w:pPr>
      <w:r>
        <w:rPr>
          <w:sz w:val="24"/>
          <w:szCs w:val="24"/>
        </w:rPr>
        <w:t>This can only be done on soluble sulfate compounds.</w:t>
      </w:r>
    </w:p>
    <w:p>
      <w:pPr>
        <w:pStyle w:val="style157"/>
        <w:rPr>
          <w:sz w:val="24"/>
          <w:szCs w:val="24"/>
        </w:rPr>
      </w:pPr>
      <w:r>
        <w:rPr>
          <w:sz w:val="24"/>
          <w:szCs w:val="24"/>
        </w:rPr>
        <w:t> </w:t>
      </w:r>
    </w:p>
    <w:p>
      <w:pPr>
        <w:pStyle w:val="style157"/>
        <w:numPr>
          <w:ilvl w:val="0"/>
          <w:numId w:val="11"/>
        </w:numPr>
        <w:rPr>
          <w:b/>
          <w:sz w:val="24"/>
          <w:szCs w:val="24"/>
          <w:highlight w:val="none"/>
        </w:rPr>
      </w:pPr>
      <w:r>
        <w:rPr>
          <w:b/>
          <w:sz w:val="24"/>
          <w:szCs w:val="24"/>
          <w:highlight w:val="none"/>
        </w:rPr>
        <w:t>ORGANIC ANALYSIS</w:t>
      </w:r>
    </w:p>
    <w:p>
      <w:pPr>
        <w:pStyle w:val="style157"/>
        <w:rPr>
          <w:sz w:val="24"/>
          <w:szCs w:val="24"/>
        </w:rPr>
      </w:pPr>
    </w:p>
    <w:tbl>
      <w:tblPr>
        <w:tblW w:w="0" w:type="auto"/>
        <w:tblInd w:w="198" w:type="dxa"/>
        <w:tblLook w:val="04A0" w:firstRow="1" w:lastRow="0" w:firstColumn="1" w:lastColumn="0" w:noHBand="0" w:noVBand="1"/>
      </w:tblPr>
      <w:tblGrid>
        <w:gridCol w:w="2196"/>
        <w:gridCol w:w="2394"/>
        <w:gridCol w:w="2394"/>
        <w:gridCol w:w="2196"/>
      </w:tblGrid>
      <w:tr>
        <w:trPr/>
        <w:tc>
          <w:tcPr>
            <w:tcW w:w="2196" w:type="dxa"/>
            <w:tcBorders/>
          </w:tcPr>
          <w:p>
            <w:pPr>
              <w:pStyle w:val="style157"/>
              <w:rPr>
                <w:b/>
                <w:sz w:val="24"/>
                <w:szCs w:val="24"/>
              </w:rPr>
            </w:pPr>
            <w:r>
              <w:rPr>
                <w:b/>
                <w:sz w:val="24"/>
                <w:szCs w:val="24"/>
              </w:rPr>
              <w:t>Reaction</w:t>
            </w:r>
          </w:p>
        </w:tc>
        <w:tc>
          <w:tcPr>
            <w:tcW w:w="2394" w:type="dxa"/>
            <w:tcBorders/>
          </w:tcPr>
          <w:p>
            <w:pPr>
              <w:pStyle w:val="style157"/>
              <w:rPr>
                <w:b/>
                <w:sz w:val="24"/>
                <w:szCs w:val="24"/>
              </w:rPr>
            </w:pPr>
            <w:r>
              <w:rPr>
                <w:b/>
                <w:sz w:val="24"/>
                <w:szCs w:val="24"/>
              </w:rPr>
              <w:t>Alkane</w:t>
            </w:r>
          </w:p>
        </w:tc>
        <w:tc>
          <w:tcPr>
            <w:tcW w:w="2394" w:type="dxa"/>
            <w:tcBorders/>
          </w:tcPr>
          <w:p>
            <w:pPr>
              <w:pStyle w:val="style157"/>
              <w:rPr>
                <w:b/>
                <w:sz w:val="24"/>
                <w:szCs w:val="24"/>
              </w:rPr>
            </w:pPr>
            <w:r>
              <w:rPr>
                <w:b/>
                <w:sz w:val="24"/>
                <w:szCs w:val="24"/>
              </w:rPr>
              <w:t>Alkene</w:t>
            </w:r>
          </w:p>
        </w:tc>
        <w:tc>
          <w:tcPr>
            <w:tcW w:w="2196" w:type="dxa"/>
            <w:tcBorders/>
          </w:tcPr>
          <w:p>
            <w:pPr>
              <w:pStyle w:val="style157"/>
              <w:rPr>
                <w:b/>
                <w:sz w:val="24"/>
                <w:szCs w:val="24"/>
              </w:rPr>
            </w:pPr>
            <w:r>
              <w:rPr>
                <w:b/>
                <w:sz w:val="24"/>
                <w:szCs w:val="24"/>
              </w:rPr>
              <w:t>Alkyne</w:t>
            </w:r>
          </w:p>
        </w:tc>
      </w:tr>
      <w:tr>
        <w:tblPrEx/>
        <w:trPr/>
        <w:tc>
          <w:tcPr>
            <w:tcW w:w="2196" w:type="dxa"/>
            <w:tcBorders/>
          </w:tcPr>
          <w:p>
            <w:pPr>
              <w:pStyle w:val="style157"/>
              <w:rPr>
                <w:rFonts w:ascii="Consolas" w:cs="Consolas" w:hAnsi="Consolas"/>
                <w:b/>
                <w:sz w:val="24"/>
                <w:szCs w:val="24"/>
              </w:rPr>
            </w:pPr>
            <w:r>
              <w:rPr>
                <w:rFonts w:ascii="Consolas" w:cs="Consolas" w:hAnsi="Consolas"/>
                <w:b/>
                <w:sz w:val="24"/>
                <w:szCs w:val="24"/>
              </w:rPr>
              <w:t>Combustion</w:t>
            </w:r>
          </w:p>
        </w:tc>
        <w:tc>
          <w:tcPr>
            <w:tcW w:w="2394" w:type="dxa"/>
            <w:tcBorders/>
          </w:tcPr>
          <w:p>
            <w:pPr>
              <w:pStyle w:val="style157"/>
              <w:rPr>
                <w:sz w:val="24"/>
                <w:szCs w:val="24"/>
              </w:rPr>
            </w:pPr>
            <w:r>
              <w:rPr>
                <w:sz w:val="24"/>
                <w:szCs w:val="24"/>
              </w:rPr>
              <w:t>Blue non-luminous flame</w:t>
            </w:r>
          </w:p>
        </w:tc>
        <w:tc>
          <w:tcPr>
            <w:tcW w:w="2394" w:type="dxa"/>
            <w:tcBorders/>
          </w:tcPr>
          <w:p>
            <w:pPr>
              <w:pStyle w:val="style157"/>
              <w:rPr>
                <w:sz w:val="24"/>
                <w:szCs w:val="24"/>
              </w:rPr>
            </w:pPr>
            <w:r>
              <w:rPr>
                <w:sz w:val="24"/>
                <w:szCs w:val="24"/>
              </w:rPr>
              <w:t>Yellow luminous flame</w:t>
            </w:r>
          </w:p>
        </w:tc>
        <w:tc>
          <w:tcPr>
            <w:tcW w:w="2196" w:type="dxa"/>
            <w:tcBorders/>
          </w:tcPr>
          <w:p>
            <w:pPr>
              <w:pStyle w:val="style157"/>
              <w:rPr>
                <w:sz w:val="24"/>
                <w:szCs w:val="24"/>
              </w:rPr>
            </w:pPr>
            <w:r>
              <w:rPr>
                <w:sz w:val="24"/>
                <w:szCs w:val="24"/>
              </w:rPr>
              <w:t>Yellow sooty luminous flame</w:t>
            </w:r>
          </w:p>
        </w:tc>
      </w:tr>
      <w:tr>
        <w:tblPrEx/>
        <w:trPr/>
        <w:tc>
          <w:tcPr>
            <w:tcW w:w="2196" w:type="dxa"/>
            <w:tcBorders/>
          </w:tcPr>
          <w:p>
            <w:pPr>
              <w:pStyle w:val="style157"/>
              <w:rPr>
                <w:rFonts w:ascii="Consolas" w:cs="Consolas" w:hAnsi="Consolas"/>
                <w:b/>
                <w:sz w:val="24"/>
                <w:szCs w:val="24"/>
              </w:rPr>
            </w:pPr>
            <w:r>
              <w:rPr>
                <w:rFonts w:ascii="Consolas" w:cs="Consolas" w:hAnsi="Consolas"/>
                <w:b/>
                <w:sz w:val="24"/>
                <w:szCs w:val="24"/>
              </w:rPr>
              <w:t>Bromination</w:t>
            </w:r>
          </w:p>
        </w:tc>
        <w:tc>
          <w:tcPr>
            <w:tcW w:w="2394" w:type="dxa"/>
            <w:tcBorders/>
          </w:tcPr>
          <w:p>
            <w:pPr>
              <w:pStyle w:val="style157"/>
              <w:rPr>
                <w:sz w:val="24"/>
                <w:szCs w:val="24"/>
              </w:rPr>
            </w:pPr>
            <w:r>
              <w:rPr>
                <w:sz w:val="24"/>
                <w:szCs w:val="24"/>
              </w:rPr>
              <w:t>No reaction</w:t>
            </w:r>
          </w:p>
        </w:tc>
        <w:tc>
          <w:tcPr>
            <w:tcW w:w="2394" w:type="dxa"/>
            <w:tcBorders/>
          </w:tcPr>
          <w:p>
            <w:pPr>
              <w:pStyle w:val="style157"/>
              <w:rPr>
                <w:sz w:val="24"/>
                <w:szCs w:val="24"/>
              </w:rPr>
            </w:pPr>
            <w:r>
              <w:rPr>
                <w:sz w:val="24"/>
                <w:szCs w:val="24"/>
              </w:rPr>
              <w:t>Decolourises</w:t>
            </w:r>
          </w:p>
        </w:tc>
        <w:tc>
          <w:tcPr>
            <w:tcW w:w="2196" w:type="dxa"/>
            <w:tcBorders/>
          </w:tcPr>
          <w:p>
            <w:pPr>
              <w:pStyle w:val="style157"/>
              <w:rPr>
                <w:sz w:val="24"/>
                <w:szCs w:val="24"/>
              </w:rPr>
            </w:pPr>
            <w:r>
              <w:rPr>
                <w:sz w:val="24"/>
                <w:szCs w:val="24"/>
              </w:rPr>
              <w:t>Decolourises</w:t>
            </w:r>
          </w:p>
        </w:tc>
      </w:tr>
      <w:tr>
        <w:tblPrEx/>
        <w:trPr/>
        <w:tc>
          <w:tcPr>
            <w:tcW w:w="2196" w:type="dxa"/>
            <w:tcBorders/>
          </w:tcPr>
          <w:p>
            <w:pPr>
              <w:pStyle w:val="style157"/>
              <w:rPr>
                <w:rFonts w:ascii="Consolas" w:cs="Consolas" w:hAnsi="Consolas"/>
                <w:b/>
                <w:sz w:val="24"/>
                <w:szCs w:val="24"/>
              </w:rPr>
            </w:pPr>
            <w:r>
              <w:rPr>
                <w:rFonts w:ascii="Consolas" w:cs="Consolas" w:hAnsi="Consolas"/>
                <w:b/>
                <w:sz w:val="24"/>
                <w:szCs w:val="24"/>
              </w:rPr>
              <w:t xml:space="preserve">Acidified </w:t>
            </w:r>
            <m:oMath>
              <m:sSub>
                <m:sSubPr>
                  <m:ctrlPr>
                    <w:rPr>
                      <w:rFonts w:ascii="Cambria Math" w:cs="Consolas" w:hAnsi="Cambria Math"/>
                      <w:b/>
                      <w:sz w:val="24"/>
                      <w:szCs w:val="24"/>
                    </w:rPr>
                  </m:ctrlPr>
                </m:sSubPr>
                <m:e>
                  <m:r>
                    <m:rPr>
                      <m:sty m:val="b"/>
                    </m:rPr>
                    <w:rPr>
                      <w:rFonts w:ascii="Cambria Math" w:cs="Consolas" w:hAnsi="Cambria Math"/>
                      <w:sz w:val="24"/>
                      <w:szCs w:val="24"/>
                    </w:rPr>
                    <m:t>KMnO</m:t>
                  </m:r>
                  <m:ctrlPr>
                    <w:rPr>
                      <w:sz w:val="24"/>
                      <w:szCs w:val="24"/>
                    </w:rPr>
                  </m:ctrlPr>
                </m:e>
                <m:sub>
                  <m:r>
                    <m:rPr>
                      <m:sty m:val="b"/>
                    </m:rPr>
                    <w:rPr>
                      <w:rFonts w:ascii="Cambria Math" w:cs="Consolas" w:hAnsi="Cambria Math"/>
                      <w:sz w:val="24"/>
                      <w:szCs w:val="24"/>
                    </w:rPr>
                    <m:t>4</m:t>
                  </m:r>
                  <m:ctrlPr>
                    <w:rPr>
                      <w:sz w:val="24"/>
                      <w:szCs w:val="24"/>
                    </w:rPr>
                  </m:ctrlPr>
                </m:sub>
              </m:sSub>
            </m:oMath>
            <w:r>
              <w:rPr>
                <w:rFonts w:ascii="Consolas" w:cs="Consolas" w:hAnsi="Consolas"/>
                <w:b/>
                <w:sz w:val="24"/>
                <w:szCs w:val="24"/>
              </w:rPr>
              <w:t xml:space="preserve"> solution(purple)</w:t>
            </w:r>
          </w:p>
        </w:tc>
        <w:tc>
          <w:tcPr>
            <w:tcW w:w="2394" w:type="dxa"/>
            <w:tcBorders/>
          </w:tcPr>
          <w:p>
            <w:pPr>
              <w:pStyle w:val="style157"/>
              <w:rPr>
                <w:sz w:val="24"/>
                <w:szCs w:val="24"/>
              </w:rPr>
            </w:pPr>
            <w:r>
              <w:rPr>
                <w:sz w:val="24"/>
                <w:szCs w:val="24"/>
              </w:rPr>
              <w:t>No reaction</w:t>
            </w:r>
          </w:p>
        </w:tc>
        <w:tc>
          <w:tcPr>
            <w:tcW w:w="2394" w:type="dxa"/>
            <w:tcBorders/>
          </w:tcPr>
          <w:p>
            <w:pPr>
              <w:pStyle w:val="style157"/>
              <w:rPr>
                <w:sz w:val="24"/>
                <w:szCs w:val="24"/>
              </w:rPr>
            </w:pPr>
            <w:r>
              <w:rPr>
                <w:sz w:val="24"/>
                <w:szCs w:val="24"/>
              </w:rPr>
              <w:t>Decolourises</w:t>
            </w:r>
          </w:p>
        </w:tc>
        <w:tc>
          <w:tcPr>
            <w:tcW w:w="2196" w:type="dxa"/>
            <w:tcBorders/>
          </w:tcPr>
          <w:p>
            <w:pPr>
              <w:pStyle w:val="style157"/>
              <w:rPr>
                <w:sz w:val="24"/>
                <w:szCs w:val="24"/>
              </w:rPr>
            </w:pPr>
            <w:r>
              <w:rPr>
                <w:sz w:val="24"/>
                <w:szCs w:val="24"/>
              </w:rPr>
              <w:t>Decolourises</w:t>
            </w:r>
          </w:p>
        </w:tc>
      </w:tr>
      <w:tr>
        <w:tblPrEx/>
        <w:trPr/>
        <w:tc>
          <w:tcPr>
            <w:tcW w:w="2196" w:type="dxa"/>
            <w:tcBorders/>
          </w:tcPr>
          <w:p>
            <w:pPr>
              <w:pStyle w:val="style157"/>
              <w:rPr>
                <w:rFonts w:ascii="Consolas" w:cs="Consolas" w:hAnsi="Consolas"/>
                <w:b/>
                <w:sz w:val="24"/>
                <w:szCs w:val="24"/>
              </w:rPr>
            </w:pPr>
            <w:r>
              <w:rPr>
                <w:rFonts w:ascii="Consolas" w:cs="Consolas" w:hAnsi="Consolas"/>
                <w:b/>
                <w:sz w:val="24"/>
                <w:szCs w:val="24"/>
              </w:rPr>
              <w:t>Ammoniacal copper(1)chloride solution</w:t>
            </w:r>
          </w:p>
        </w:tc>
        <w:tc>
          <w:tcPr>
            <w:tcW w:w="2394" w:type="dxa"/>
            <w:tcBorders/>
          </w:tcPr>
          <w:p>
            <w:pPr>
              <w:pStyle w:val="style157"/>
              <w:rPr>
                <w:sz w:val="24"/>
                <w:szCs w:val="24"/>
              </w:rPr>
            </w:pPr>
            <w:r>
              <w:rPr>
                <w:sz w:val="24"/>
                <w:szCs w:val="24"/>
              </w:rPr>
              <w:t>No reaction</w:t>
            </w:r>
          </w:p>
        </w:tc>
        <w:tc>
          <w:tcPr>
            <w:tcW w:w="2394" w:type="dxa"/>
            <w:tcBorders/>
          </w:tcPr>
          <w:p>
            <w:pPr>
              <w:pStyle w:val="style157"/>
              <w:rPr>
                <w:sz w:val="24"/>
                <w:szCs w:val="24"/>
              </w:rPr>
            </w:pPr>
            <w:r>
              <w:rPr>
                <w:sz w:val="24"/>
                <w:szCs w:val="24"/>
              </w:rPr>
              <w:t>No reaction</w:t>
            </w:r>
          </w:p>
        </w:tc>
        <w:tc>
          <w:tcPr>
            <w:tcW w:w="2196" w:type="dxa"/>
            <w:tcBorders/>
          </w:tcPr>
          <w:p>
            <w:pPr>
              <w:pStyle w:val="style157"/>
              <w:rPr>
                <w:sz w:val="24"/>
                <w:szCs w:val="24"/>
              </w:rPr>
            </w:pPr>
            <w:r>
              <w:rPr>
                <w:sz w:val="24"/>
                <w:szCs w:val="24"/>
              </w:rPr>
              <w:t>Red precipitate formed</w:t>
            </w:r>
          </w:p>
        </w:tc>
      </w:tr>
      <w:tr>
        <w:tblPrEx/>
        <w:trPr/>
        <w:tc>
          <w:tcPr>
            <w:tcW w:w="2196" w:type="dxa"/>
            <w:tcBorders/>
          </w:tcPr>
          <w:p>
            <w:pPr>
              <w:pStyle w:val="style157"/>
              <w:rPr>
                <w:rFonts w:ascii="Consolas" w:cs="Consolas" w:hAnsi="Consolas"/>
                <w:b/>
                <w:sz w:val="24"/>
                <w:szCs w:val="24"/>
              </w:rPr>
            </w:pPr>
            <w:r>
              <w:rPr>
                <w:rFonts w:ascii="Consolas" w:cs="Consolas" w:hAnsi="Consolas"/>
                <w:b/>
                <w:sz w:val="24"/>
                <w:szCs w:val="24"/>
              </w:rPr>
              <w:t>Ammoniacal silver trioxonitrate(v) solution</w:t>
            </w:r>
          </w:p>
        </w:tc>
        <w:tc>
          <w:tcPr>
            <w:tcW w:w="2394" w:type="dxa"/>
            <w:tcBorders/>
          </w:tcPr>
          <w:p>
            <w:pPr>
              <w:pStyle w:val="style157"/>
              <w:rPr>
                <w:sz w:val="24"/>
                <w:szCs w:val="24"/>
              </w:rPr>
            </w:pPr>
            <w:r>
              <w:rPr>
                <w:sz w:val="24"/>
                <w:szCs w:val="24"/>
              </w:rPr>
              <w:t>No reaction</w:t>
            </w:r>
          </w:p>
        </w:tc>
        <w:tc>
          <w:tcPr>
            <w:tcW w:w="2394" w:type="dxa"/>
            <w:tcBorders/>
          </w:tcPr>
          <w:p>
            <w:pPr>
              <w:pStyle w:val="style157"/>
              <w:rPr>
                <w:sz w:val="24"/>
                <w:szCs w:val="24"/>
              </w:rPr>
            </w:pPr>
            <w:r>
              <w:rPr>
                <w:sz w:val="24"/>
                <w:szCs w:val="24"/>
              </w:rPr>
              <w:t>No reaction</w:t>
            </w:r>
          </w:p>
        </w:tc>
        <w:tc>
          <w:tcPr>
            <w:tcW w:w="2196" w:type="dxa"/>
            <w:tcBorders/>
          </w:tcPr>
          <w:p>
            <w:pPr>
              <w:pStyle w:val="style157"/>
              <w:rPr>
                <w:sz w:val="24"/>
                <w:szCs w:val="24"/>
              </w:rPr>
            </w:pPr>
            <w:r>
              <w:rPr>
                <w:sz w:val="24"/>
                <w:szCs w:val="24"/>
              </w:rPr>
              <w:t>White precipitate with terminal alkynes</w:t>
            </w:r>
          </w:p>
        </w:tc>
      </w:tr>
    </w:tbl>
    <w:p>
      <w:pPr>
        <w:pStyle w:val="style157"/>
        <w:rPr>
          <w:sz w:val="24"/>
          <w:szCs w:val="24"/>
        </w:rPr>
      </w:pPr>
    </w:p>
    <w:p>
      <w:pPr>
        <w:pStyle w:val="style157"/>
        <w:rPr>
          <w:b/>
          <w:sz w:val="24"/>
          <w:szCs w:val="24"/>
        </w:rPr>
      </w:pPr>
      <w:r>
        <w:rPr>
          <w:b/>
          <w:sz w:val="24"/>
          <w:szCs w:val="24"/>
        </w:rPr>
        <w:t>Table : Summary of the comfirmatory tests for saturated, unsaturated and highly unsaturated hydrocarbons.</w:t>
      </w:r>
    </w:p>
    <w:p>
      <w:pPr>
        <w:pStyle w:val="style157"/>
        <w:rPr>
          <w:sz w:val="24"/>
          <w:szCs w:val="24"/>
        </w:rPr>
      </w:pPr>
    </w:p>
    <w:p>
      <w:pPr>
        <w:pStyle w:val="style157"/>
        <w:rPr>
          <w:sz w:val="24"/>
          <w:szCs w:val="24"/>
        </w:rPr>
      </w:pPr>
    </w:p>
    <w:p>
      <w:pPr>
        <w:pStyle w:val="style157"/>
        <w:numPr>
          <w:ilvl w:val="0"/>
          <w:numId w:val="5"/>
        </w:numPr>
        <w:rPr>
          <w:sz w:val="24"/>
          <w:szCs w:val="24"/>
        </w:rPr>
      </w:pPr>
      <m:oMath>
        <m:r>
          <m:rPr>
            <m:sty m:val="p"/>
          </m:rPr>
          <w:rPr>
            <w:rFonts w:ascii="Cambria Math" w:hAnsi="Cambria Math"/>
            <w:sz w:val="24"/>
            <w:szCs w:val="24"/>
          </w:rPr>
          <m:t>Reaction of ethyne with ammoniacal silver trioxonitrate</m:t>
        </m:r>
        <m:d>
          <m:dPr>
            <m:endChr m:val=")"/>
            <m:ctrlPr>
              <w:rPr>
                <w:rFonts w:ascii="Cambria Math" w:hAnsi="Cambria Math"/>
                <w:sz w:val="24"/>
                <w:szCs w:val="24"/>
              </w:rPr>
            </m:ctrlPr>
          </m:dPr>
          <m:e>
            <m:r>
              <m:rPr>
                <m:sty m:val="p"/>
              </m:rPr>
              <w:rPr>
                <w:rFonts w:ascii="Cambria Math" w:hAnsi="Cambria Math"/>
                <w:sz w:val="24"/>
                <w:szCs w:val="24"/>
              </w:rPr>
              <m:t>v</m:t>
            </m:r>
            <m:ctrlPr>
              <w:rPr>
                <w:sz w:val="24"/>
                <w:szCs w:val="24"/>
              </w:rPr>
            </m:ctrlPr>
          </m:e>
        </m:d>
        <m:r>
          <m:rPr>
            <m:sty m:val="p"/>
          </m:rPr>
          <w:rPr>
            <w:rFonts w:ascii="Cambria Math" w:hAnsi="Cambria Math"/>
            <w:sz w:val="24"/>
            <w:szCs w:val="24"/>
          </w:rPr>
          <m:t>solution.</m:t>
        </m:r>
      </m:oMath>
    </w:p>
    <w:p>
      <w:pPr>
        <w:pStyle w:val="style157"/>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C</m:t>
              </m:r>
              <m:ctrlPr>
                <w:rPr>
                  <w:sz w:val="24"/>
                  <w:szCs w:val="24"/>
                </w:rPr>
              </m:ctrlPr>
            </m:e>
            <m:sub>
              <m:r>
                <m:rPr>
                  <m:sty m:val="p"/>
                </m:rPr>
                <w:rPr>
                  <w:rFonts w:ascii="Cambria Math" w:hAnsi="Cambria Math"/>
                  <w:sz w:val="24"/>
                  <w:szCs w:val="24"/>
                </w:rPr>
                <m:t>2</m:t>
              </m:r>
              <m:ctrlPr>
                <w:rPr>
                  <w:sz w:val="24"/>
                  <w:szCs w:val="24"/>
                </w:rPr>
              </m:ctrlPr>
            </m:sub>
          </m:sSub>
          <m:sSub>
            <m:sSubPr>
              <m:ctrlPr>
                <w:rPr>
                  <w:rFonts w:ascii="Cambria Math" w:hAnsi="Cambria Math"/>
                  <w:sz w:val="24"/>
                  <w:szCs w:val="24"/>
                </w:rPr>
              </m:ctrlPr>
            </m:sSubPr>
            <m:e>
              <m:r>
                <m:rPr>
                  <m:sty m:val="p"/>
                </m:rPr>
                <w:rPr>
                  <w:rFonts w:ascii="Cambria Math" w:hAnsi="Cambria Math"/>
                  <w:sz w:val="24"/>
                  <w:szCs w:val="24"/>
                </w:rPr>
                <m:t>H</m:t>
              </m:r>
              <m:ctrlPr>
                <w:rPr>
                  <w:sz w:val="24"/>
                  <w:szCs w:val="24"/>
                </w:rPr>
              </m:ctrlPr>
            </m:e>
            <m:sub>
              <m:r>
                <m:rPr>
                  <m:sty m:val="p"/>
                </m:rPr>
                <w:rPr>
                  <w:rFonts w:ascii="Cambria Math" w:hAnsi="Cambria Math"/>
                  <w:sz w:val="24"/>
                  <w:szCs w:val="24"/>
                </w:rPr>
                <m:t>2(aq)</m:t>
              </m:r>
              <m:ctrlPr>
                <w:rPr>
                  <w:sz w:val="24"/>
                  <w:szCs w:val="24"/>
                </w:rPr>
              </m:ctrlPr>
            </m:sub>
          </m:sSub>
          <m:r>
            <m:rPr>
              <m:sty m:val="p"/>
            </m:rPr>
            <w:rPr>
              <w:rFonts w:ascii="Cambria Math" w:hAnsi="Cambria Math"/>
              <w:sz w:val="24"/>
              <w:szCs w:val="24"/>
            </w:rPr>
            <m:t>+2Ag</m:t>
          </m:r>
          <m:sSub>
            <m:sSubPr>
              <m:ctrlPr>
                <w:rPr>
                  <w:rFonts w:ascii="Cambria Math" w:hAnsi="Cambria Math"/>
                  <w:sz w:val="24"/>
                  <w:szCs w:val="24"/>
                </w:rPr>
              </m:ctrlPr>
            </m:sSubPr>
            <m:e>
              <m:r>
                <m:rPr>
                  <m:sty m:val="p"/>
                </m:rPr>
                <w:rPr>
                  <w:rFonts w:ascii="Cambria Math" w:hAnsi="Cambria Math"/>
                  <w:sz w:val="24"/>
                  <w:szCs w:val="24"/>
                </w:rPr>
                <m:t>NO</m:t>
              </m:r>
              <m:ctrlPr>
                <w:rPr>
                  <w:sz w:val="24"/>
                  <w:szCs w:val="24"/>
                </w:rPr>
              </m:ctrlPr>
            </m:e>
            <m:sub>
              <m:r>
                <m:rPr>
                  <m:sty m:val="p"/>
                </m:rPr>
                <w:rPr>
                  <w:rFonts w:ascii="Cambria Math" w:hAnsi="Cambria Math"/>
                  <w:sz w:val="24"/>
                  <w:szCs w:val="24"/>
                </w:rPr>
                <m:t>3(aq)</m:t>
              </m:r>
              <m:ctrlPr>
                <w:rPr>
                  <w:sz w:val="24"/>
                  <w:szCs w:val="24"/>
                </w:rPr>
              </m:ctrlP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Ag</m:t>
              </m:r>
              <m:ctrlPr>
                <w:rPr>
                  <w:sz w:val="24"/>
                  <w:szCs w:val="24"/>
                </w:rPr>
              </m:ctrlPr>
            </m:e>
            <m:sub>
              <m:r>
                <m:rPr>
                  <m:sty m:val="p"/>
                </m:rPr>
                <w:rPr>
                  <w:rFonts w:ascii="Cambria Math" w:hAnsi="Cambria Math"/>
                  <w:sz w:val="24"/>
                  <w:szCs w:val="24"/>
                </w:rPr>
                <m:t>2</m:t>
              </m:r>
              <m:ctrlPr>
                <w:rPr>
                  <w:sz w:val="24"/>
                  <w:szCs w:val="24"/>
                </w:rPr>
              </m:ctrlPr>
            </m:sub>
          </m:sSub>
          <m:sSub>
            <m:sSubPr>
              <m:ctrlPr>
                <w:rPr>
                  <w:rFonts w:ascii="Cambria Math" w:hAnsi="Cambria Math"/>
                  <w:sz w:val="24"/>
                  <w:szCs w:val="24"/>
                </w:rPr>
              </m:ctrlPr>
            </m:sSubPr>
            <m:e>
              <m:r>
                <m:rPr>
                  <m:sty m:val="p"/>
                </m:rPr>
                <w:rPr>
                  <w:rFonts w:ascii="Cambria Math" w:hAnsi="Cambria Math"/>
                  <w:sz w:val="24"/>
                  <w:szCs w:val="24"/>
                </w:rPr>
                <m:t>C</m:t>
              </m:r>
              <m:ctrlPr>
                <w:rPr>
                  <w:sz w:val="24"/>
                  <w:szCs w:val="24"/>
                </w:rPr>
              </m:ctrlPr>
            </m:e>
            <m:sub>
              <m:r>
                <m:rPr>
                  <m:sty m:val="p"/>
                </m:rPr>
                <w:rPr>
                  <w:rFonts w:ascii="Cambria Math" w:hAnsi="Cambria Math"/>
                  <w:sz w:val="24"/>
                  <w:szCs w:val="24"/>
                </w:rPr>
                <m:t>2(s)</m:t>
              </m:r>
              <m:ctrlPr>
                <w:rPr>
                  <w:sz w:val="24"/>
                  <w:szCs w:val="24"/>
                </w:rPr>
              </m:ctrlPr>
            </m:sub>
          </m:sSub>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HNO</m:t>
              </m:r>
              <m:ctrlPr>
                <w:rPr>
                  <w:sz w:val="24"/>
                  <w:szCs w:val="24"/>
                </w:rPr>
              </m:ctrlPr>
            </m:e>
            <m:sub>
              <m:r>
                <m:rPr>
                  <m:sty m:val="p"/>
                </m:rPr>
                <w:rPr>
                  <w:rFonts w:ascii="Cambria Math" w:hAnsi="Cambria Math"/>
                  <w:sz w:val="24"/>
                  <w:szCs w:val="24"/>
                </w:rPr>
                <m:t>3(aq)</m:t>
              </m:r>
              <m:ctrlPr>
                <w:rPr>
                  <w:sz w:val="24"/>
                  <w:szCs w:val="24"/>
                </w:rPr>
              </m:ctrlPr>
            </m:sub>
          </m:sSub>
        </m:oMath>
      </m:oMathPara>
    </w:p>
    <w:p>
      <w:pPr>
        <w:pStyle w:val="style157"/>
        <w:rPr>
          <w:sz w:val="24"/>
          <w:szCs w:val="24"/>
        </w:rPr>
      </w:pPr>
      <m:oMathPara>
        <m:oMath>
          <m:r>
            <m:rPr>
              <m:sty m:val="p"/>
            </m:rPr>
            <w:rPr>
              <w:rFonts w:ascii="Cambria Math" w:hAnsi="Cambria Math"/>
              <w:sz w:val="24"/>
              <w:szCs w:val="24"/>
            </w:rPr>
            <m:t>The silver</m:t>
          </m:r>
          <m:d>
            <m:dPr>
              <m:endChr m:val=")"/>
              <m:ctrlPr>
                <w:rPr>
                  <w:rFonts w:ascii="Cambria Math" w:hAnsi="Cambria Math"/>
                  <w:sz w:val="24"/>
                  <w:szCs w:val="24"/>
                </w:rPr>
              </m:ctrlPr>
            </m:dPr>
            <m:e>
              <m:r>
                <m:rPr>
                  <m:sty m:val="p"/>
                </m:rPr>
                <w:rPr>
                  <w:rFonts w:ascii="Cambria Math" w:hAnsi="Cambria Math"/>
                  <w:sz w:val="24"/>
                  <w:szCs w:val="24"/>
                </w:rPr>
                <m:t>I</m:t>
              </m:r>
              <m:ctrlPr>
                <w:rPr>
                  <w:sz w:val="24"/>
                  <w:szCs w:val="24"/>
                </w:rPr>
              </m:ctrlPr>
            </m:e>
          </m:d>
          <m:r>
            <m:rPr>
              <m:sty m:val="p"/>
            </m:rPr>
            <w:rPr>
              <w:rFonts w:ascii="Cambria Math" w:hAnsi="Cambria Math"/>
              <w:sz w:val="24"/>
              <w:szCs w:val="24"/>
            </w:rPr>
            <m:t>dicarbide</m:t>
          </m:r>
          <m:d>
            <m:dPr>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Ag</m:t>
                  </m:r>
                  <m:ctrlPr>
                    <w:rPr>
                      <w:sz w:val="24"/>
                      <w:szCs w:val="24"/>
                    </w:rPr>
                  </m:ctrlPr>
                </m:e>
                <m:sub>
                  <m:r>
                    <m:rPr>
                      <m:sty m:val="p"/>
                    </m:rPr>
                    <w:rPr>
                      <w:rFonts w:ascii="Cambria Math" w:hAnsi="Cambria Math"/>
                      <w:sz w:val="24"/>
                      <w:szCs w:val="24"/>
                    </w:rPr>
                    <m:t>2</m:t>
                  </m:r>
                  <m:ctrlPr>
                    <w:rPr>
                      <w:sz w:val="24"/>
                      <w:szCs w:val="24"/>
                    </w:rPr>
                  </m:ctrlPr>
                </m:sub>
              </m:sSub>
              <m:sSub>
                <m:sSubPr>
                  <m:ctrlPr>
                    <w:rPr>
                      <w:rFonts w:ascii="Cambria Math" w:hAnsi="Cambria Math"/>
                      <w:sz w:val="24"/>
                      <w:szCs w:val="24"/>
                    </w:rPr>
                  </m:ctrlPr>
                </m:sSubPr>
                <m:e>
                  <m:r>
                    <m:rPr>
                      <m:sty m:val="p"/>
                    </m:rPr>
                    <w:rPr>
                      <w:rFonts w:ascii="Cambria Math" w:hAnsi="Cambria Math"/>
                      <w:sz w:val="24"/>
                      <w:szCs w:val="24"/>
                    </w:rPr>
                    <m:t>C</m:t>
                  </m:r>
                  <m:ctrlPr>
                    <w:rPr>
                      <w:sz w:val="24"/>
                      <w:szCs w:val="24"/>
                    </w:rPr>
                  </m:ctrlPr>
                </m:e>
                <m:sub>
                  <m:r>
                    <m:rPr>
                      <m:sty m:val="p"/>
                    </m:rPr>
                    <w:rPr>
                      <w:rFonts w:ascii="Cambria Math" w:hAnsi="Cambria Math"/>
                      <w:sz w:val="24"/>
                      <w:szCs w:val="24"/>
                    </w:rPr>
                    <m:t>2</m:t>
                  </m:r>
                  <m:d>
                    <m:dPr>
                      <m:endChr m:val=")"/>
                      <m:ctrlPr>
                        <w:rPr>
                          <w:rFonts w:ascii="Cambria Math" w:hAnsi="Cambria Math"/>
                          <w:sz w:val="24"/>
                          <w:szCs w:val="24"/>
                        </w:rPr>
                      </m:ctrlPr>
                    </m:dPr>
                    <m:e>
                      <m:r>
                        <m:rPr>
                          <m:sty m:val="p"/>
                        </m:rPr>
                        <w:rPr>
                          <w:rFonts w:ascii="Cambria Math" w:hAnsi="Cambria Math"/>
                          <w:sz w:val="24"/>
                          <w:szCs w:val="24"/>
                        </w:rPr>
                        <m:t>s</m:t>
                      </m:r>
                      <m:ctrlPr>
                        <w:rPr>
                          <w:sz w:val="24"/>
                          <w:szCs w:val="24"/>
                        </w:rPr>
                      </m:ctrlPr>
                    </m:e>
                  </m:d>
                  <m:ctrlPr>
                    <w:rPr>
                      <w:sz w:val="24"/>
                      <w:szCs w:val="24"/>
                    </w:rPr>
                  </m:ctrlPr>
                </m:sub>
              </m:sSub>
              <m:ctrlPr>
                <w:rPr>
                  <w:sz w:val="24"/>
                  <w:szCs w:val="24"/>
                </w:rPr>
              </m:ctrlPr>
            </m:e>
          </m:d>
          <m:r>
            <m:rPr>
              <m:sty m:val="p"/>
            </m:rPr>
            <w:rPr>
              <w:rFonts w:ascii="Cambria Math" w:hAnsi="Cambria Math"/>
              <w:sz w:val="24"/>
              <w:szCs w:val="24"/>
            </w:rPr>
            <m:t>formed is a white precipitate.</m:t>
          </m:r>
        </m:oMath>
      </m:oMathPara>
    </w:p>
    <w:p>
      <w:pPr>
        <w:pStyle w:val="style157"/>
        <w:numPr>
          <w:ilvl w:val="0"/>
          <w:numId w:val="5"/>
        </w:numPr>
        <w:rPr>
          <w:sz w:val="24"/>
          <w:szCs w:val="24"/>
        </w:rPr>
      </w:pPr>
      <m:oMath>
        <m:r>
          <m:rPr>
            <m:sty m:val="p"/>
          </m:rPr>
          <w:rPr>
            <w:rFonts w:ascii="Cambria Math" w:hAnsi="Cambria Math"/>
            <w:sz w:val="24"/>
            <w:szCs w:val="24"/>
          </w:rPr>
          <m:t>Reaction of ethyne with ammoniacal copper</m:t>
        </m:r>
        <m:d>
          <m:dPr>
            <m:endChr m:val=")"/>
            <m:ctrlPr>
              <w:rPr>
                <w:rFonts w:ascii="Cambria Math" w:hAnsi="Cambria Math"/>
                <w:sz w:val="24"/>
                <w:szCs w:val="24"/>
              </w:rPr>
            </m:ctrlPr>
          </m:dPr>
          <m:e>
            <m:r>
              <m:rPr>
                <m:sty m:val="p"/>
              </m:rPr>
              <w:rPr>
                <w:rFonts w:ascii="Cambria Math" w:hAnsi="Cambria Math"/>
                <w:sz w:val="24"/>
                <w:szCs w:val="24"/>
              </w:rPr>
              <m:t>I</m:t>
            </m:r>
            <m:ctrlPr>
              <w:rPr>
                <w:sz w:val="24"/>
                <w:szCs w:val="24"/>
              </w:rPr>
            </m:ctrlPr>
          </m:e>
        </m:d>
        <m:r>
          <m:rPr>
            <m:sty m:val="p"/>
          </m:rPr>
          <w:rPr>
            <w:rFonts w:ascii="Cambria Math" w:hAnsi="Cambria Math"/>
            <w:sz w:val="24"/>
            <w:szCs w:val="24"/>
          </w:rPr>
          <m:t xml:space="preserve">Chloride solution to form </m:t>
        </m:r>
      </m:oMath>
    </w:p>
    <w:p>
      <w:pPr>
        <w:pStyle w:val="style157"/>
        <w:rPr>
          <w:sz w:val="24"/>
          <w:szCs w:val="24"/>
        </w:rPr>
      </w:pPr>
      <m:oMathPara>
        <m:oMathParaPr>
          <m:jc m:val="left"/>
        </m:oMathParaPr>
        <m:oMath>
          <m:r>
            <m:rPr>
              <m:sty m:val="p"/>
            </m:rPr>
            <w:rPr>
              <w:rFonts w:ascii="Cambria Math" w:hAnsi="Cambria Math"/>
              <w:sz w:val="24"/>
              <w:szCs w:val="24"/>
            </w:rPr>
            <m:t>red precipitate of copper</m:t>
          </m:r>
          <m:d>
            <m:dPr>
              <m:endChr m:val=")"/>
              <m:ctrlPr>
                <w:rPr>
                  <w:rFonts w:ascii="Cambria Math" w:hAnsi="Cambria Math"/>
                  <w:sz w:val="24"/>
                  <w:szCs w:val="24"/>
                </w:rPr>
              </m:ctrlPr>
            </m:dPr>
            <m:e>
              <m:r>
                <m:rPr>
                  <m:sty m:val="p"/>
                </m:rPr>
                <w:rPr>
                  <w:rFonts w:ascii="Cambria Math" w:hAnsi="Cambria Math"/>
                  <w:sz w:val="24"/>
                  <w:szCs w:val="24"/>
                </w:rPr>
                <m:t>I</m:t>
              </m:r>
              <m:ctrlPr>
                <w:rPr>
                  <w:sz w:val="24"/>
                  <w:szCs w:val="24"/>
                </w:rPr>
              </m:ctrlPr>
            </m:e>
          </m:d>
          <m:r>
            <m:rPr>
              <m:sty m:val="p"/>
            </m:rPr>
            <w:rPr>
              <w:rFonts w:ascii="Cambria Math" w:hAnsi="Cambria Math"/>
              <w:sz w:val="24"/>
              <w:szCs w:val="24"/>
            </w:rPr>
            <m:t>dicarbide.</m:t>
          </m:r>
        </m:oMath>
      </m:oMathPara>
    </w:p>
    <w:p>
      <w:pPr>
        <w:pStyle w:val="style157"/>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C</m:t>
              </m:r>
              <m:ctrlPr>
                <w:rPr>
                  <w:sz w:val="24"/>
                  <w:szCs w:val="24"/>
                </w:rPr>
              </m:ctrlPr>
            </m:e>
            <m:sub>
              <m:r>
                <m:rPr>
                  <m:sty m:val="p"/>
                </m:rPr>
                <w:rPr>
                  <w:rFonts w:ascii="Cambria Math" w:hAnsi="Cambria Math"/>
                  <w:sz w:val="24"/>
                  <w:szCs w:val="24"/>
                </w:rPr>
                <m:t>2</m:t>
              </m:r>
              <m:ctrlPr>
                <w:rPr>
                  <w:sz w:val="24"/>
                  <w:szCs w:val="24"/>
                </w:rPr>
              </m:ctrlPr>
            </m:sub>
          </m:sSub>
          <m:sSub>
            <m:sSubPr>
              <m:ctrlPr>
                <w:rPr>
                  <w:rFonts w:ascii="Cambria Math" w:hAnsi="Cambria Math"/>
                  <w:sz w:val="24"/>
                  <w:szCs w:val="24"/>
                </w:rPr>
              </m:ctrlPr>
            </m:sSubPr>
            <m:e>
              <m:r>
                <m:rPr>
                  <m:sty m:val="p"/>
                </m:rPr>
                <w:rPr>
                  <w:rFonts w:ascii="Cambria Math" w:hAnsi="Cambria Math"/>
                  <w:sz w:val="24"/>
                  <w:szCs w:val="24"/>
                </w:rPr>
                <m:t>H</m:t>
              </m:r>
              <m:ctrlPr>
                <w:rPr>
                  <w:sz w:val="24"/>
                  <w:szCs w:val="24"/>
                </w:rPr>
              </m:ctrlPr>
            </m:e>
            <m:sub>
              <m:r>
                <m:rPr>
                  <m:sty m:val="p"/>
                </m:rPr>
                <w:rPr>
                  <w:rFonts w:ascii="Cambria Math" w:hAnsi="Cambria Math"/>
                  <w:sz w:val="24"/>
                  <w:szCs w:val="24"/>
                </w:rPr>
                <m:t>2(aq)</m:t>
              </m:r>
              <m:ctrlPr>
                <w:rPr>
                  <w:sz w:val="24"/>
                  <w:szCs w:val="24"/>
                </w:rPr>
              </m:ctrlP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2CuCl</m:t>
              </m:r>
              <m:ctrlPr>
                <w:rPr>
                  <w:sz w:val="24"/>
                  <w:szCs w:val="24"/>
                </w:rPr>
              </m:ctrlPr>
            </m:e>
            <m:sub>
              <m:r>
                <m:rPr>
                  <m:sty m:val="p"/>
                </m:rPr>
                <w:rPr>
                  <w:rFonts w:ascii="Cambria Math" w:hAnsi="Cambria Math"/>
                  <w:sz w:val="24"/>
                  <w:szCs w:val="24"/>
                </w:rPr>
                <m:t>(aq)</m:t>
              </m:r>
              <m:ctrlPr>
                <w:rPr>
                  <w:sz w:val="24"/>
                  <w:szCs w:val="24"/>
                </w:rPr>
              </m:ctrlP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Cu</m:t>
              </m:r>
              <m:ctrlPr>
                <w:rPr>
                  <w:sz w:val="24"/>
                  <w:szCs w:val="24"/>
                </w:rPr>
              </m:ctrlPr>
            </m:e>
            <m:sub>
              <m:r>
                <m:rPr>
                  <m:sty m:val="p"/>
                </m:rPr>
                <w:rPr>
                  <w:rFonts w:ascii="Cambria Math" w:hAnsi="Cambria Math"/>
                  <w:sz w:val="24"/>
                  <w:szCs w:val="24"/>
                </w:rPr>
                <m:t>2</m:t>
              </m:r>
              <m:ctrlPr>
                <w:rPr>
                  <w:sz w:val="24"/>
                  <w:szCs w:val="24"/>
                </w:rPr>
              </m:ctrlPr>
            </m:sub>
          </m:sSub>
          <m:sSub>
            <m:sSubPr>
              <m:ctrlPr>
                <w:rPr>
                  <w:rFonts w:ascii="Cambria Math" w:hAnsi="Cambria Math"/>
                  <w:sz w:val="24"/>
                  <w:szCs w:val="24"/>
                </w:rPr>
              </m:ctrlPr>
            </m:sSubPr>
            <m:e>
              <m:r>
                <m:rPr>
                  <m:sty m:val="p"/>
                </m:rPr>
                <w:rPr>
                  <w:rFonts w:ascii="Cambria Math" w:hAnsi="Cambria Math"/>
                  <w:sz w:val="24"/>
                  <w:szCs w:val="24"/>
                </w:rPr>
                <m:t>C</m:t>
              </m:r>
              <m:ctrlPr>
                <w:rPr>
                  <w:sz w:val="24"/>
                  <w:szCs w:val="24"/>
                </w:rPr>
              </m:ctrlPr>
            </m:e>
            <m:sub>
              <m:r>
                <m:rPr>
                  <m:sty m:val="p"/>
                </m:rPr>
                <w:rPr>
                  <w:rFonts w:ascii="Cambria Math" w:hAnsi="Cambria Math"/>
                  <w:sz w:val="24"/>
                  <w:szCs w:val="24"/>
                </w:rPr>
                <m:t>2(s)</m:t>
              </m:r>
              <m:ctrlPr>
                <w:rPr>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2HCl</m:t>
              </m:r>
              <m:ctrlPr>
                <w:rPr>
                  <w:sz w:val="24"/>
                  <w:szCs w:val="24"/>
                </w:rPr>
              </m:ctrlPr>
            </m:e>
            <m:sub>
              <m:r>
                <m:rPr>
                  <m:sty m:val="p"/>
                </m:rPr>
                <w:rPr>
                  <w:rFonts w:ascii="Cambria Math" w:hAnsi="Cambria Math"/>
                  <w:sz w:val="24"/>
                  <w:szCs w:val="24"/>
                </w:rPr>
                <m:t>(aq)</m:t>
              </m:r>
              <m:ctrlPr>
                <w:rPr>
                  <w:sz w:val="24"/>
                  <w:szCs w:val="24"/>
                </w:rPr>
              </m:ctrlPr>
            </m:sub>
          </m:sSub>
        </m:oMath>
      </m:oMathPara>
    </w:p>
    <w:p>
      <w:pPr>
        <w:pStyle w:val="style157"/>
        <w:numPr>
          <w:ilvl w:val="0"/>
          <w:numId w:val="133"/>
        </w:numPr>
        <w:rPr>
          <w:sz w:val="24"/>
          <w:szCs w:val="24"/>
        </w:rPr>
      </w:pPr>
      <w:r>
        <w:rPr>
          <w:sz w:val="24"/>
          <w:szCs w:val="24"/>
          <w:lang w:val="en-US"/>
        </w:rPr>
        <w:t>Alkanes are not very reactive and hence, cannot decolourize either bromine water or acidified KMnO4 solution.</w:t>
      </w:r>
    </w:p>
    <w:p>
      <w:pPr>
        <w:pStyle w:val="style157"/>
        <w:rPr>
          <w:sz w:val="24"/>
          <w:szCs w:val="24"/>
        </w:rPr>
      </w:pPr>
    </w:p>
    <w:p>
      <w:pPr>
        <w:pStyle w:val="style157"/>
        <w:rPr>
          <w:sz w:val="24"/>
          <w:szCs w:val="24"/>
        </w:rPr>
      </w:pPr>
    </w:p>
    <w:p>
      <w:pPr>
        <w:pStyle w:val="style157"/>
        <w:rPr>
          <w:b/>
          <w:bCs/>
          <w:sz w:val="24"/>
          <w:szCs w:val="24"/>
        </w:rPr>
      </w:pPr>
      <w:r>
        <w:rPr>
          <w:b/>
          <w:bCs/>
          <w:sz w:val="24"/>
          <w:szCs w:val="24"/>
          <w:lang w:val="en-US"/>
        </w:rPr>
        <w:t>Test for alkanol</w:t>
      </w:r>
    </w:p>
    <w:p>
      <w:pPr>
        <w:pStyle w:val="style157"/>
        <w:numPr>
          <w:ilvl w:val="0"/>
          <w:numId w:val="134"/>
        </w:numPr>
        <w:rPr>
          <w:sz w:val="24"/>
          <w:szCs w:val="24"/>
        </w:rPr>
      </w:pPr>
      <w:r>
        <w:rPr>
          <w:sz w:val="24"/>
          <w:szCs w:val="24"/>
          <w:lang w:val="en-US"/>
        </w:rPr>
        <w:t>Add a piece of sodium metal into a test tube containing suspected alkanol solution. A rapid effervescence occurs, a colourless gas evolved which produces a loud noise (pop-sound) with lighted splint. The gas is hydrogen.</w:t>
      </w:r>
    </w:p>
    <w:p>
      <w:pPr>
        <w:pStyle w:val="style157"/>
        <w:rPr>
          <w:b/>
          <w:bCs/>
          <w:sz w:val="24"/>
          <w:szCs w:val="24"/>
        </w:rPr>
      </w:pPr>
    </w:p>
    <w:p>
      <w:pPr>
        <w:pStyle w:val="style157"/>
        <w:rPr>
          <w:b/>
          <w:bCs/>
          <w:sz w:val="24"/>
          <w:szCs w:val="24"/>
        </w:rPr>
      </w:pPr>
      <w:r>
        <w:rPr>
          <w:b/>
          <w:bCs/>
          <w:sz w:val="24"/>
          <w:szCs w:val="24"/>
          <w:lang w:val="en-US"/>
        </w:rPr>
        <w:t>Test for alkanoic acid</w:t>
      </w:r>
    </w:p>
    <w:p>
      <w:pPr>
        <w:pStyle w:val="style157"/>
        <w:rPr>
          <w:sz w:val="24"/>
          <w:szCs w:val="24"/>
        </w:rPr>
      </w:pPr>
      <w:r>
        <w:rPr>
          <w:sz w:val="24"/>
          <w:szCs w:val="24"/>
          <w:lang w:val="en-US"/>
        </w:rPr>
        <w:t>Alkanoic acid reacts with trioxocarbonate (IV) salt to liberate carbon (IV) oxide.</w:t>
      </w:r>
    </w:p>
    <w:p>
      <w:pPr>
        <w:pStyle w:val="style157"/>
        <w:rPr>
          <w:sz w:val="24"/>
          <w:szCs w:val="24"/>
        </w:rPr>
      </w:pPr>
      <w:r>
        <w:rPr>
          <w:sz w:val="24"/>
          <w:szCs w:val="24"/>
          <w:lang w:val="en-US"/>
        </w:rPr>
        <w:t>2CH3COOH(aq) + Na2CO3 (aq) =&gt; 2CH3COONa(aq) + H2O(l) + CO2(g)</w:t>
      </w:r>
    </w:p>
    <w:p>
      <w:pPr>
        <w:pStyle w:val="style157"/>
        <w:rPr>
          <w:sz w:val="24"/>
          <w:szCs w:val="24"/>
        </w:rPr>
      </w:pPr>
    </w:p>
    <w:p>
      <w:pPr>
        <w:pStyle w:val="style157"/>
        <w:rPr>
          <w:b/>
          <w:bCs/>
          <w:sz w:val="24"/>
          <w:szCs w:val="24"/>
        </w:rPr>
      </w:pPr>
      <w:r>
        <w:rPr>
          <w:b/>
          <w:bCs/>
          <w:sz w:val="24"/>
          <w:szCs w:val="24"/>
          <w:lang w:val="en-US"/>
        </w:rPr>
        <w:t>Test for starch</w:t>
      </w:r>
    </w:p>
    <w:p>
      <w:pPr>
        <w:pStyle w:val="style157"/>
        <w:rPr>
          <w:sz w:val="24"/>
          <w:szCs w:val="24"/>
        </w:rPr>
      </w:pPr>
      <w:r>
        <w:rPr>
          <w:sz w:val="24"/>
          <w:szCs w:val="24"/>
          <w:lang w:val="en-US"/>
        </w:rPr>
        <w:t>Add iodine or potassium iodide solution to a test tube containing suspected starch. A blue-black colouration observed. The blue-black colouration disappeared when warmed and reappear when cooled.</w:t>
      </w:r>
    </w:p>
    <w:p>
      <w:pPr>
        <w:pStyle w:val="style157"/>
        <w:rPr>
          <w:sz w:val="24"/>
          <w:szCs w:val="24"/>
        </w:rPr>
      </w:pPr>
    </w:p>
    <w:p>
      <w:pPr>
        <w:pStyle w:val="style157"/>
        <w:rPr>
          <w:b/>
          <w:bCs/>
          <w:sz w:val="24"/>
          <w:szCs w:val="24"/>
        </w:rPr>
      </w:pPr>
      <w:r>
        <w:rPr>
          <w:b/>
          <w:bCs/>
          <w:sz w:val="24"/>
          <w:szCs w:val="24"/>
          <w:lang w:val="en-US"/>
        </w:rPr>
        <w:t>Test for reducing sugar(Glucose)</w:t>
      </w:r>
    </w:p>
    <w:p>
      <w:pPr>
        <w:pStyle w:val="style157"/>
        <w:rPr>
          <w:sz w:val="24"/>
          <w:szCs w:val="24"/>
        </w:rPr>
      </w:pPr>
      <w:r>
        <w:rPr>
          <w:sz w:val="24"/>
          <w:szCs w:val="24"/>
          <w:lang w:val="en-US"/>
        </w:rPr>
        <w:t>Add Fehling's solution into a test tube containing suspected reducing sugar solution and warm in water bath. Red precipitate is observed.</w:t>
      </w:r>
    </w:p>
    <w:p>
      <w:pPr>
        <w:pStyle w:val="style157"/>
        <w:rPr>
          <w:b/>
          <w:bCs/>
          <w:sz w:val="24"/>
          <w:szCs w:val="24"/>
        </w:rPr>
      </w:pPr>
    </w:p>
    <w:p>
      <w:pPr>
        <w:pStyle w:val="style157"/>
        <w:rPr>
          <w:b/>
          <w:bCs/>
          <w:sz w:val="24"/>
          <w:szCs w:val="24"/>
        </w:rPr>
      </w:pPr>
      <w:r>
        <w:rPr>
          <w:b/>
          <w:bCs/>
          <w:sz w:val="24"/>
          <w:szCs w:val="24"/>
          <w:lang w:val="en-US"/>
        </w:rPr>
        <w:t>Test for non-redicing sugar (sucrose)</w:t>
      </w:r>
    </w:p>
    <w:p>
      <w:pPr>
        <w:pStyle w:val="style157"/>
        <w:rPr>
          <w:sz w:val="24"/>
          <w:szCs w:val="24"/>
        </w:rPr>
      </w:pPr>
      <w:r>
        <w:rPr>
          <w:sz w:val="24"/>
          <w:szCs w:val="24"/>
          <w:lang w:val="en-US"/>
        </w:rPr>
        <w:t>Add dilute HCl into a test tube and warm for 3-5 minutes. Cool the test tube and neutralise with excess NaOH or NaCO3, then add few drops of Fehling's solution and warm in water bath. Red precipitate observed.</w:t>
      </w:r>
    </w:p>
    <w:p>
      <w:pPr>
        <w:pStyle w:val="style157"/>
        <w:rPr>
          <w:sz w:val="24"/>
          <w:szCs w:val="24"/>
        </w:rPr>
      </w:pPr>
    </w:p>
    <w:p>
      <w:pPr>
        <w:pStyle w:val="style157"/>
        <w:rPr>
          <w:b/>
          <w:bCs/>
          <w:sz w:val="24"/>
          <w:szCs w:val="24"/>
        </w:rPr>
      </w:pPr>
      <w:r>
        <w:rPr>
          <w:b/>
          <w:bCs/>
          <w:sz w:val="24"/>
          <w:szCs w:val="24"/>
          <w:lang w:val="en-US"/>
        </w:rPr>
        <w:t>Test for proteins</w:t>
      </w:r>
    </w:p>
    <w:p>
      <w:pPr>
        <w:pStyle w:val="style157"/>
        <w:rPr>
          <w:sz w:val="24"/>
          <w:szCs w:val="24"/>
        </w:rPr>
      </w:pPr>
      <w:r>
        <w:rPr>
          <w:sz w:val="24"/>
          <w:szCs w:val="24"/>
          <w:lang w:val="en-US"/>
        </w:rPr>
        <w:t>Add soda-lime solution to a solution suspected to be protein, heat the mixture in a boiling tube. A gas is given off having pungent smell, turned red litmus paper blue and forms dense white fumes with drops of HCl solution. The gas is ammonia.</w:t>
      </w:r>
    </w:p>
    <w:p>
      <w:pPr>
        <w:pStyle w:val="style157"/>
        <w:rPr>
          <w:sz w:val="24"/>
          <w:szCs w:val="24"/>
        </w:rPr>
      </w:pPr>
      <w:r>
        <w:rPr>
          <w:sz w:val="24"/>
          <w:szCs w:val="24"/>
          <w:lang w:val="en-US"/>
        </w:rPr>
        <w:t>Or</w:t>
      </w:r>
    </w:p>
    <w:p>
      <w:pPr>
        <w:pStyle w:val="style157"/>
        <w:rPr>
          <w:sz w:val="24"/>
          <w:szCs w:val="24"/>
        </w:rPr>
      </w:pPr>
      <w:r>
        <w:rPr>
          <w:sz w:val="24"/>
          <w:szCs w:val="24"/>
          <w:lang w:val="en-US"/>
        </w:rPr>
        <w:t>Add 3cm3 of NaOH and then add 1-2 drops of CuSO4 solution. A purple colour is observed.</w:t>
      </w:r>
    </w:p>
    <w:p>
      <w:pPr>
        <w:pStyle w:val="style157"/>
        <w:rPr>
          <w:sz w:val="24"/>
          <w:szCs w:val="24"/>
        </w:rPr>
      </w:pPr>
    </w:p>
    <w:p>
      <w:pPr>
        <w:pStyle w:val="style157"/>
        <w:rPr>
          <w:sz w:val="24"/>
          <w:szCs w:val="24"/>
        </w:rPr>
      </w:pPr>
    </w:p>
    <w:p>
      <w:pPr>
        <w:pStyle w:val="style157"/>
        <w:rPr>
          <w:b/>
          <w:bCs/>
          <w:sz w:val="24"/>
          <w:szCs w:val="24"/>
        </w:rPr>
      </w:pPr>
      <w:r>
        <w:rPr>
          <w:b/>
          <w:bCs/>
          <w:sz w:val="24"/>
          <w:szCs w:val="24"/>
          <w:lang w:val="en-US"/>
        </w:rPr>
        <w:t>Test for fats and Oils</w:t>
      </w:r>
    </w:p>
    <w:p>
      <w:pPr>
        <w:pStyle w:val="style157"/>
        <w:rPr>
          <w:sz w:val="24"/>
          <w:szCs w:val="24"/>
        </w:rPr>
      </w:pPr>
      <w:r>
        <w:rPr>
          <w:sz w:val="24"/>
          <w:szCs w:val="24"/>
          <w:lang w:val="en-US"/>
        </w:rPr>
        <w:t>Add a few drops of liquid suspected to be oil on a filter paper or plain sheet of paper. The regio where the liquid touches diffuses and turns the paper translucent.</w:t>
      </w:r>
    </w:p>
    <w:p>
      <w:pPr>
        <w:pStyle w:val="style157"/>
        <w:rPr>
          <w:sz w:val="24"/>
          <w:szCs w:val="24"/>
        </w:rPr>
      </w:pPr>
    </w:p>
    <w:p>
      <w:pPr>
        <w:pStyle w:val="style157"/>
        <w:rPr>
          <w:b/>
          <w:sz w:val="24"/>
          <w:szCs w:val="24"/>
        </w:rPr>
      </w:pPr>
      <w:r>
        <w:rPr>
          <w:b/>
          <w:sz w:val="24"/>
          <w:szCs w:val="24"/>
        </w:rPr>
        <w:t>CONFIRMATORY TESTS FOR SOME COMMON CATIONS</w:t>
      </w:r>
    </w:p>
    <w:p>
      <w:pPr>
        <w:pStyle w:val="style157"/>
        <w:rPr>
          <w:sz w:val="24"/>
          <w:szCs w:val="24"/>
        </w:rPr>
      </w:pPr>
      <w:r>
        <w:rPr>
          <w:sz w:val="24"/>
          <w:szCs w:val="24"/>
        </w:rPr>
        <w:t>To confirm the presence of ;</w:t>
      </w:r>
    </w:p>
    <w:p>
      <w:pPr>
        <w:pStyle w:val="style157"/>
        <w:numPr>
          <w:ilvl w:val="0"/>
          <w:numId w:val="13"/>
        </w:numPr>
        <w:rPr>
          <w:sz w:val="24"/>
          <w:szCs w:val="24"/>
        </w:rPr>
      </w:pPr>
      <w:r>
        <w:rPr>
          <w:sz w:val="24"/>
          <w:szCs w:val="24"/>
        </w:rPr>
        <w:t>Ca</w:t>
      </w:r>
      <w:r>
        <w:rPr>
          <w:sz w:val="24"/>
          <w:szCs w:val="24"/>
          <w:vertAlign w:val="superscript"/>
        </w:rPr>
        <w:t>2+</w:t>
      </w:r>
      <w:r>
        <w:rPr>
          <w:sz w:val="24"/>
          <w:szCs w:val="24"/>
        </w:rPr>
        <w:t>=== simply add ammonium trioxocarbonate(iv) to the aqueous solution and a white precipitate is obtained.</w:t>
      </w:r>
    </w:p>
    <w:p>
      <w:pPr>
        <w:pStyle w:val="style157"/>
        <w:numPr>
          <w:ilvl w:val="0"/>
          <w:numId w:val="13"/>
        </w:numPr>
        <w:rPr>
          <w:sz w:val="24"/>
          <w:szCs w:val="24"/>
        </w:rPr>
      </w:pPr>
      <w:r>
        <w:rPr>
          <w:sz w:val="24"/>
          <w:szCs w:val="24"/>
        </w:rPr>
        <w:t>Al</w:t>
      </w:r>
      <w:r>
        <w:rPr>
          <w:sz w:val="24"/>
          <w:szCs w:val="24"/>
          <w:vertAlign w:val="superscript"/>
        </w:rPr>
        <w:t>3+</w:t>
      </w:r>
      <w:r>
        <w:rPr>
          <w:sz w:val="24"/>
          <w:szCs w:val="24"/>
        </w:rPr>
        <w:t>=== simply add ammonium solution and ammonium chloride to the aqueous solution a white precipitate is obtained.</w:t>
      </w:r>
    </w:p>
    <w:p>
      <w:pPr>
        <w:pStyle w:val="style157"/>
        <w:numPr>
          <w:ilvl w:val="0"/>
          <w:numId w:val="13"/>
        </w:numPr>
        <w:rPr>
          <w:sz w:val="24"/>
          <w:szCs w:val="24"/>
        </w:rPr>
      </w:pPr>
      <w:r>
        <w:rPr>
          <w:sz w:val="24"/>
          <w:szCs w:val="24"/>
        </w:rPr>
        <w:t>Pb</w:t>
      </w:r>
      <w:r>
        <w:rPr>
          <w:sz w:val="24"/>
          <w:szCs w:val="24"/>
          <w:vertAlign w:val="superscript"/>
        </w:rPr>
        <w:t>2+</w:t>
      </w:r>
      <w:r>
        <w:rPr>
          <w:sz w:val="24"/>
          <w:szCs w:val="24"/>
        </w:rPr>
        <w:t>=== simply add potassium tetraoxochromate(iv) solution(K</w:t>
      </w:r>
      <w:r>
        <w:rPr>
          <w:sz w:val="24"/>
          <w:szCs w:val="24"/>
          <w:vertAlign w:val="subscript"/>
        </w:rPr>
        <w:t>2</w:t>
      </w:r>
      <w:r>
        <w:rPr>
          <w:sz w:val="24"/>
          <w:szCs w:val="24"/>
        </w:rPr>
        <w:t>CrO</w:t>
      </w:r>
      <w:r>
        <w:rPr>
          <w:sz w:val="24"/>
          <w:szCs w:val="24"/>
          <w:vertAlign w:val="subscript"/>
        </w:rPr>
        <w:t>4</w:t>
      </w:r>
      <w:r>
        <w:rPr>
          <w:sz w:val="24"/>
          <w:szCs w:val="24"/>
        </w:rPr>
        <w:t>) to the aqueous solution and a yellow precipitate is obtained. Or add potassium iodide solution, and a yellow precipitate is obtained.</w:t>
      </w:r>
    </w:p>
    <w:p>
      <w:pPr>
        <w:pStyle w:val="style157"/>
        <w:numPr>
          <w:ilvl w:val="0"/>
          <w:numId w:val="13"/>
        </w:numPr>
        <w:rPr>
          <w:sz w:val="24"/>
          <w:szCs w:val="24"/>
        </w:rPr>
      </w:pPr>
      <w:r>
        <w:rPr>
          <w:sz w:val="24"/>
          <w:szCs w:val="24"/>
        </w:rPr>
        <w:t>Fe</w:t>
      </w:r>
      <w:r>
        <w:rPr>
          <w:sz w:val="24"/>
          <w:szCs w:val="24"/>
          <w:vertAlign w:val="superscript"/>
        </w:rPr>
        <w:t>2+</w:t>
      </w:r>
      <w:r>
        <w:rPr>
          <w:sz w:val="24"/>
          <w:szCs w:val="24"/>
        </w:rPr>
        <w:t>=== simply add potassium hexacynoferrate(ii)solution(K</w:t>
      </w:r>
      <w:r>
        <w:rPr>
          <w:sz w:val="24"/>
          <w:szCs w:val="24"/>
          <w:vertAlign w:val="subscript"/>
        </w:rPr>
        <w:t>4</w:t>
      </w:r>
      <w:r>
        <w:rPr>
          <w:sz w:val="24"/>
          <w:szCs w:val="24"/>
        </w:rPr>
        <w:t>Fe(CN)</w:t>
      </w:r>
      <w:r>
        <w:rPr>
          <w:sz w:val="24"/>
          <w:szCs w:val="24"/>
          <w:vertAlign w:val="subscript"/>
        </w:rPr>
        <w:t>6</w:t>
      </w:r>
      <w:r>
        <w:rPr>
          <w:sz w:val="24"/>
          <w:szCs w:val="24"/>
        </w:rPr>
        <w:t>)  to the aqueous solution and a light blue precipitate is obtained.</w:t>
      </w:r>
    </w:p>
    <w:p>
      <w:pPr>
        <w:pStyle w:val="style157"/>
        <w:numPr>
          <w:ilvl w:val="0"/>
          <w:numId w:val="13"/>
        </w:numPr>
        <w:rPr>
          <w:sz w:val="24"/>
          <w:szCs w:val="24"/>
        </w:rPr>
      </w:pPr>
      <w:r>
        <w:rPr>
          <w:sz w:val="24"/>
          <w:szCs w:val="24"/>
        </w:rPr>
        <w:t>Fe</w:t>
      </w:r>
      <w:r>
        <w:rPr>
          <w:sz w:val="24"/>
          <w:szCs w:val="24"/>
          <w:vertAlign w:val="superscript"/>
        </w:rPr>
        <w:t>3+</w:t>
      </w:r>
      <w:r>
        <w:rPr>
          <w:sz w:val="24"/>
          <w:szCs w:val="24"/>
        </w:rPr>
        <w:t>=== simply add potassium hexacynoferrate(ii)solution(K</w:t>
      </w:r>
      <w:r>
        <w:rPr>
          <w:sz w:val="24"/>
          <w:szCs w:val="24"/>
          <w:vertAlign w:val="subscript"/>
        </w:rPr>
        <w:t>4</w:t>
      </w:r>
      <w:r>
        <w:rPr>
          <w:sz w:val="24"/>
          <w:szCs w:val="24"/>
        </w:rPr>
        <w:t>Fe(CN)</w:t>
      </w:r>
      <w:r>
        <w:rPr>
          <w:sz w:val="24"/>
          <w:szCs w:val="24"/>
          <w:vertAlign w:val="subscript"/>
        </w:rPr>
        <w:t>6</w:t>
      </w:r>
      <w:r>
        <w:rPr>
          <w:sz w:val="24"/>
          <w:szCs w:val="24"/>
        </w:rPr>
        <w:t>)  to the aqueous solution and a deep blue precipitate is obtained. Or add Potassium thiocynate solution(KSCN) and a deep blood colour is observed.</w:t>
      </w:r>
    </w:p>
    <w:p>
      <w:pPr>
        <w:pStyle w:val="style157"/>
        <w:numPr>
          <w:ilvl w:val="0"/>
          <w:numId w:val="13"/>
        </w:numPr>
        <w:rPr>
          <w:sz w:val="24"/>
          <w:szCs w:val="24"/>
        </w:rPr>
      </w:pPr>
      <w:r>
        <w:rPr>
          <w:sz w:val="24"/>
          <w:szCs w:val="24"/>
        </w:rPr>
        <w:t>Cu</w:t>
      </w:r>
      <w:r>
        <w:rPr>
          <w:sz w:val="24"/>
          <w:szCs w:val="24"/>
          <w:vertAlign w:val="superscript"/>
        </w:rPr>
        <w:t>2+</w:t>
      </w:r>
      <w:r>
        <w:rPr>
          <w:sz w:val="24"/>
          <w:szCs w:val="24"/>
        </w:rPr>
        <w:t>=== simply add potassium hexacynoferrate(ii)solution  to the aqueous solution and a brown  precipitate is formed.</w:t>
      </w:r>
    </w:p>
    <w:p>
      <w:pPr>
        <w:pStyle w:val="style157"/>
        <w:ind w:left="720"/>
        <w:rPr>
          <w:sz w:val="24"/>
          <w:szCs w:val="24"/>
        </w:rPr>
      </w:pPr>
    </w:p>
    <w:p>
      <w:pPr>
        <w:pStyle w:val="style157"/>
        <w:rPr>
          <w:b/>
          <w:sz w:val="24"/>
          <w:szCs w:val="24"/>
        </w:rPr>
      </w:pPr>
      <w:r>
        <w:rPr>
          <w:b/>
          <w:sz w:val="24"/>
          <w:szCs w:val="24"/>
        </w:rPr>
        <w:t>SUMMARY NOTES USED IN QUALITATIVE ANALYSIS</w:t>
      </w:r>
    </w:p>
    <w:p>
      <w:pPr>
        <w:pStyle w:val="style0"/>
        <w:autoSpaceDE w:val="false"/>
        <w:autoSpaceDN w:val="false"/>
        <w:adjustRightInd w:val="false"/>
        <w:spacing w:after="0" w:lineRule="auto" w:line="240"/>
        <w:rPr>
          <w:rFonts w:cs="UniversLTStd-Light"/>
          <w:b/>
          <w:iCs/>
          <w:sz w:val="24"/>
          <w:szCs w:val="24"/>
        </w:rPr>
      </w:pPr>
      <w:r>
        <w:rPr>
          <w:rFonts w:cs="UniversLTStd-Light"/>
          <w:b/>
          <w:sz w:val="24"/>
          <w:szCs w:val="24"/>
          <w:highlight w:val="yellow"/>
        </w:rPr>
        <w:t>Tests for anions</w:t>
      </w:r>
    </w:p>
    <w:tbl>
      <w:tblPr>
        <w:tblW w:w="0" w:type="auto"/>
        <w:tblInd w:w="198" w:type="dxa"/>
        <w:tblLook w:val="04A0" w:firstRow="1" w:lastRow="0" w:firstColumn="1" w:lastColumn="0" w:noHBand="0" w:noVBand="1"/>
      </w:tblPr>
      <w:tblGrid>
        <w:gridCol w:w="2994"/>
        <w:gridCol w:w="3192"/>
        <w:gridCol w:w="2994"/>
      </w:tblGrid>
      <w:tr>
        <w:trPr/>
        <w:tc>
          <w:tcPr>
            <w:tcW w:w="2994" w:type="dxa"/>
            <w:tcBorders/>
          </w:tcPr>
          <w:p>
            <w:pPr>
              <w:pStyle w:val="style157"/>
              <w:rPr>
                <w:b/>
                <w:sz w:val="24"/>
                <w:szCs w:val="24"/>
              </w:rPr>
            </w:pPr>
            <w:r>
              <w:rPr>
                <w:b/>
                <w:sz w:val="24"/>
                <w:szCs w:val="24"/>
              </w:rPr>
              <w:t>Anion</w:t>
            </w:r>
          </w:p>
        </w:tc>
        <w:tc>
          <w:tcPr>
            <w:tcW w:w="3192" w:type="dxa"/>
            <w:tcBorders/>
          </w:tcPr>
          <w:p>
            <w:pPr>
              <w:pStyle w:val="style157"/>
              <w:rPr>
                <w:b/>
                <w:sz w:val="24"/>
                <w:szCs w:val="24"/>
              </w:rPr>
            </w:pPr>
            <w:r>
              <w:rPr>
                <w:b/>
                <w:sz w:val="24"/>
                <w:szCs w:val="24"/>
              </w:rPr>
              <w:t>Test</w:t>
            </w:r>
          </w:p>
        </w:tc>
        <w:tc>
          <w:tcPr>
            <w:tcW w:w="2994" w:type="dxa"/>
            <w:tcBorders/>
          </w:tcPr>
          <w:p>
            <w:pPr>
              <w:pStyle w:val="style157"/>
              <w:rPr>
                <w:b/>
                <w:sz w:val="24"/>
                <w:szCs w:val="24"/>
              </w:rPr>
            </w:pPr>
            <w:r>
              <w:rPr>
                <w:b/>
                <w:sz w:val="24"/>
                <w:szCs w:val="24"/>
              </w:rPr>
              <w:t>Test result</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carbonate (CO3</w:t>
            </w:r>
            <w:r>
              <w:rPr>
                <w:rFonts w:ascii="UniversLTStd-Light" w:cs="UniversLTStd-Light" w:hAnsi="UniversLTStd-Light"/>
                <w:sz w:val="24"/>
                <w:szCs w:val="24"/>
                <w:vertAlign w:val="superscript"/>
              </w:rPr>
              <w:t>2-</w:t>
            </w:r>
            <w:r>
              <w:rPr>
                <w:rFonts w:ascii="UniversLTStd-Light" w:cs="UniversLTStd-Light" w:hAnsi="UniversLTStd-Light"/>
                <w:sz w:val="24"/>
                <w:szCs w:val="24"/>
              </w:rPr>
              <w:t>)</w:t>
            </w:r>
          </w:p>
        </w:tc>
        <w:tc>
          <w:tcPr>
            <w:tcW w:w="3192" w:type="dxa"/>
            <w:tcBorders/>
          </w:tcPr>
          <w:p>
            <w:pPr>
              <w:pStyle w:val="style157"/>
              <w:rPr>
                <w:sz w:val="24"/>
                <w:szCs w:val="24"/>
              </w:rPr>
            </w:pPr>
            <w:r>
              <w:rPr>
                <w:sz w:val="24"/>
                <w:szCs w:val="24"/>
              </w:rPr>
              <w:t>add dilute acid</w:t>
            </w:r>
          </w:p>
        </w:tc>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effervescence, carbon dioxide</w:t>
            </w:r>
          </w:p>
          <w:p>
            <w:pPr>
              <w:pStyle w:val="style157"/>
              <w:rPr>
                <w:sz w:val="24"/>
                <w:szCs w:val="24"/>
              </w:rPr>
            </w:pPr>
            <w:r>
              <w:rPr>
                <w:sz w:val="24"/>
                <w:szCs w:val="24"/>
              </w:rPr>
              <w:t>produced</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chloride (C</w:t>
            </w:r>
            <w:r>
              <w:rPr>
                <w:rFonts w:ascii="BookmanOldStyle-Italic" w:cs="BookmanOldStyle-Italic" w:hAnsi="BookmanOldStyle-Italic"/>
                <w:i/>
                <w:sz w:val="24"/>
                <w:szCs w:val="24"/>
              </w:rPr>
              <w:t>l</w:t>
            </w:r>
            <w:r>
              <w:rPr>
                <w:rFonts w:ascii="UniversLTStd-Light" w:cs="UniversLTStd-Light" w:hAnsi="UniversLTStd-Light"/>
                <w:sz w:val="24"/>
                <w:szCs w:val="24"/>
                <w:vertAlign w:val="superscript"/>
              </w:rPr>
              <w:t>–</w:t>
            </w:r>
            <w:r>
              <w:rPr>
                <w:rFonts w:ascii="UniversLTStd-Light" w:cs="UniversLTStd-Light" w:hAnsi="UniversLTStd-Light"/>
                <w:sz w:val="24"/>
                <w:szCs w:val="24"/>
              </w:rPr>
              <w:t>)[in solution]</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acidify with dilute nitric acid, then add</w:t>
            </w:r>
          </w:p>
          <w:p>
            <w:pPr>
              <w:pStyle w:val="style157"/>
              <w:rPr>
                <w:sz w:val="24"/>
                <w:szCs w:val="24"/>
              </w:rPr>
            </w:pPr>
            <w:r>
              <w:rPr>
                <w:sz w:val="24"/>
                <w:szCs w:val="24"/>
              </w:rPr>
              <w:t>aqueous silver nitrate</w:t>
            </w:r>
          </w:p>
        </w:tc>
        <w:tc>
          <w:tcPr>
            <w:tcW w:w="2994" w:type="dxa"/>
            <w:tcBorders/>
          </w:tcPr>
          <w:p>
            <w:pPr>
              <w:pStyle w:val="style157"/>
              <w:rPr>
                <w:sz w:val="24"/>
                <w:szCs w:val="24"/>
              </w:rPr>
            </w:pPr>
            <w:r>
              <w:rPr>
                <w:sz w:val="24"/>
                <w:szCs w:val="24"/>
              </w:rPr>
              <w:t>white ppt.</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bromide (Br</w:t>
            </w:r>
            <w:r>
              <w:rPr>
                <w:rFonts w:ascii="UniversLTStd-Light" w:cs="UniversLTStd-Light" w:hAnsi="UniversLTStd-Light"/>
                <w:sz w:val="24"/>
                <w:szCs w:val="24"/>
                <w:vertAlign w:val="superscript"/>
              </w:rPr>
              <w:t>–</w:t>
            </w:r>
            <w:r>
              <w:rPr>
                <w:rFonts w:ascii="UniversLTStd-Light" w:cs="UniversLTStd-Light" w:hAnsi="UniversLTStd-Light"/>
                <w:sz w:val="24"/>
                <w:szCs w:val="24"/>
              </w:rPr>
              <w:t>)[in solution]</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acidify with dilute nitric acid, then add</w:t>
            </w:r>
          </w:p>
          <w:p>
            <w:pPr>
              <w:pStyle w:val="style157"/>
              <w:rPr>
                <w:sz w:val="24"/>
                <w:szCs w:val="24"/>
              </w:rPr>
            </w:pPr>
            <w:r>
              <w:rPr>
                <w:sz w:val="24"/>
                <w:szCs w:val="24"/>
              </w:rPr>
              <w:t>aqueous silver nitrate</w:t>
            </w:r>
          </w:p>
        </w:tc>
        <w:tc>
          <w:tcPr>
            <w:tcW w:w="2994" w:type="dxa"/>
            <w:tcBorders/>
          </w:tcPr>
          <w:p>
            <w:pPr>
              <w:pStyle w:val="style157"/>
              <w:rPr>
                <w:sz w:val="24"/>
                <w:szCs w:val="24"/>
              </w:rPr>
            </w:pPr>
            <w:r>
              <w:rPr>
                <w:sz w:val="24"/>
                <w:szCs w:val="24"/>
              </w:rPr>
              <w:t>cream ppt.</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iodide (</w:t>
            </w:r>
            <w:r>
              <w:rPr>
                <w:rFonts w:ascii="Verdana" w:cs="Verdana" w:hAnsi="Verdana"/>
                <w:sz w:val="24"/>
                <w:szCs w:val="24"/>
              </w:rPr>
              <w:t>I</w:t>
            </w:r>
            <w:r>
              <w:rPr>
                <w:rFonts w:ascii="UniversLTStd-Light" w:cs="UniversLTStd-Light" w:hAnsi="UniversLTStd-Light"/>
                <w:sz w:val="24"/>
                <w:szCs w:val="24"/>
                <w:vertAlign w:val="superscript"/>
              </w:rPr>
              <w:t>–</w:t>
            </w:r>
            <w:r>
              <w:rPr>
                <w:rFonts w:ascii="UniversLTStd-Light" w:cs="UniversLTStd-Light" w:hAnsi="UniversLTStd-Light"/>
                <w:sz w:val="24"/>
                <w:szCs w:val="24"/>
              </w:rPr>
              <w:t>)[in solution]</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acidify with dilute nitric acid, then add</w:t>
            </w:r>
          </w:p>
          <w:p>
            <w:pPr>
              <w:pStyle w:val="style157"/>
              <w:rPr>
                <w:sz w:val="24"/>
                <w:szCs w:val="24"/>
              </w:rPr>
            </w:pPr>
            <w:r>
              <w:rPr>
                <w:sz w:val="24"/>
                <w:szCs w:val="24"/>
              </w:rPr>
              <w:t>aqueous silver nitrate</w:t>
            </w:r>
          </w:p>
        </w:tc>
        <w:tc>
          <w:tcPr>
            <w:tcW w:w="2994" w:type="dxa"/>
            <w:tcBorders/>
          </w:tcPr>
          <w:p>
            <w:pPr>
              <w:pStyle w:val="style157"/>
              <w:rPr>
                <w:sz w:val="24"/>
                <w:szCs w:val="24"/>
              </w:rPr>
            </w:pPr>
            <w:r>
              <w:rPr>
                <w:sz w:val="24"/>
                <w:szCs w:val="24"/>
              </w:rPr>
              <w:t>yellow ppt.</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nitrate (NO3</w:t>
            </w:r>
            <w:r>
              <w:rPr>
                <w:rFonts w:ascii="UniversLTStd-Light" w:cs="UniversLTStd-Light" w:hAnsi="UniversLTStd-Light"/>
                <w:sz w:val="24"/>
                <w:szCs w:val="24"/>
                <w:vertAlign w:val="superscript"/>
              </w:rPr>
              <w:t>–</w:t>
            </w:r>
            <w:r>
              <w:rPr>
                <w:rFonts w:ascii="UniversLTStd-Light" w:cs="UniversLTStd-Light" w:hAnsi="UniversLTStd-Light"/>
                <w:sz w:val="24"/>
                <w:szCs w:val="24"/>
              </w:rPr>
              <w:t>)[in solution]</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add aqueous sodium hydroxide, then</w:t>
            </w:r>
          </w:p>
          <w:p>
            <w:pPr>
              <w:pStyle w:val="style157"/>
              <w:rPr>
                <w:sz w:val="24"/>
                <w:szCs w:val="24"/>
              </w:rPr>
            </w:pPr>
            <w:r>
              <w:rPr>
                <w:sz w:val="24"/>
                <w:szCs w:val="24"/>
              </w:rPr>
              <w:t>aluminium foil; warm carefully</w:t>
            </w:r>
          </w:p>
        </w:tc>
        <w:tc>
          <w:tcPr>
            <w:tcW w:w="2994" w:type="dxa"/>
            <w:tcBorders/>
          </w:tcPr>
          <w:p>
            <w:pPr>
              <w:pStyle w:val="style157"/>
              <w:rPr>
                <w:sz w:val="24"/>
                <w:szCs w:val="24"/>
              </w:rPr>
            </w:pPr>
            <w:r>
              <w:rPr>
                <w:sz w:val="24"/>
                <w:szCs w:val="24"/>
              </w:rPr>
              <w:t>ammonia produced</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sulfate (SO4</w:t>
            </w:r>
            <w:r>
              <w:rPr>
                <w:rFonts w:ascii="UniversLTStd-Light" w:cs="UniversLTStd-Light" w:hAnsi="UniversLTStd-Light"/>
                <w:sz w:val="24"/>
                <w:szCs w:val="24"/>
                <w:vertAlign w:val="superscript"/>
              </w:rPr>
              <w:t>2–</w:t>
            </w:r>
            <w:r>
              <w:rPr>
                <w:rFonts w:ascii="UniversLTStd-Light" w:cs="UniversLTStd-Light" w:hAnsi="UniversLTStd-Light"/>
                <w:sz w:val="24"/>
                <w:szCs w:val="24"/>
              </w:rPr>
              <w:t>)[in solution]</w:t>
            </w:r>
          </w:p>
        </w:tc>
        <w:tc>
          <w:tcPr>
            <w:tcW w:w="3192" w:type="dxa"/>
            <w:tcBorders/>
          </w:tcPr>
          <w:p>
            <w:pPr>
              <w:pStyle w:val="style157"/>
              <w:rPr>
                <w:sz w:val="24"/>
                <w:szCs w:val="24"/>
              </w:rPr>
            </w:pPr>
            <w:r>
              <w:rPr>
                <w:sz w:val="24"/>
                <w:szCs w:val="24"/>
              </w:rPr>
              <w:t>acidify, then add aqueous barium nitrate</w:t>
            </w:r>
          </w:p>
        </w:tc>
        <w:tc>
          <w:tcPr>
            <w:tcW w:w="2994" w:type="dxa"/>
            <w:tcBorders/>
          </w:tcPr>
          <w:p>
            <w:pPr>
              <w:pStyle w:val="style157"/>
              <w:rPr>
                <w:sz w:val="24"/>
                <w:szCs w:val="24"/>
              </w:rPr>
            </w:pPr>
            <w:r>
              <w:rPr>
                <w:sz w:val="24"/>
                <w:szCs w:val="24"/>
              </w:rPr>
              <w:t>white ppt.</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sulfite (SO3</w:t>
            </w:r>
            <w:r>
              <w:rPr>
                <w:rFonts w:ascii="UniversLTStd-Light" w:cs="UniversLTStd-Light" w:hAnsi="UniversLTStd-Light"/>
                <w:sz w:val="24"/>
                <w:szCs w:val="24"/>
                <w:vertAlign w:val="superscript"/>
              </w:rPr>
              <w:t>2–</w:t>
            </w:r>
            <w:r>
              <w:rPr>
                <w:rFonts w:ascii="UniversLTStd-Light" w:cs="UniversLTStd-Light" w:hAnsi="UniversLTStd-Light"/>
                <w:sz w:val="24"/>
                <w:szCs w:val="24"/>
              </w:rPr>
              <w:t>)</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add dilute hydrochloric acid, warm gently</w:t>
            </w:r>
          </w:p>
          <w:p>
            <w:pPr>
              <w:pStyle w:val="style157"/>
              <w:rPr>
                <w:sz w:val="24"/>
                <w:szCs w:val="24"/>
              </w:rPr>
            </w:pPr>
            <w:r>
              <w:rPr>
                <w:sz w:val="24"/>
                <w:szCs w:val="24"/>
              </w:rPr>
              <w:t>and test for the presence of sulfur dioxide</w:t>
            </w:r>
          </w:p>
        </w:tc>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sulfur dioxide produced will turnacidified aqueous potassium</w:t>
            </w:r>
          </w:p>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manganate(</w:t>
            </w:r>
            <w:r>
              <w:rPr>
                <w:rFonts w:ascii="TimesNewRomanPSMT" w:cs="TimesNewRomanPSMT" w:hAnsi="TimesNewRomanPSMT"/>
                <w:sz w:val="24"/>
                <w:szCs w:val="24"/>
              </w:rPr>
              <w:t>VII</w:t>
            </w:r>
            <w:r>
              <w:rPr>
                <w:rFonts w:ascii="UniversLTStd-Light" w:cs="UniversLTStd-Light" w:hAnsi="UniversLTStd-Light"/>
                <w:sz w:val="24"/>
                <w:szCs w:val="24"/>
              </w:rPr>
              <w:t>) from purple to</w:t>
            </w:r>
          </w:p>
          <w:p>
            <w:pPr>
              <w:pStyle w:val="style157"/>
              <w:rPr>
                <w:sz w:val="24"/>
                <w:szCs w:val="24"/>
              </w:rPr>
            </w:pPr>
            <w:r>
              <w:rPr>
                <w:sz w:val="24"/>
                <w:szCs w:val="24"/>
              </w:rPr>
              <w:t>colourless</w:t>
            </w:r>
          </w:p>
        </w:tc>
      </w:tr>
    </w:tbl>
    <w:p>
      <w:pPr>
        <w:pStyle w:val="style157"/>
        <w:rPr>
          <w:sz w:val="24"/>
          <w:szCs w:val="24"/>
        </w:rPr>
      </w:pPr>
    </w:p>
    <w:p>
      <w:pPr>
        <w:pStyle w:val="style157"/>
        <w:rPr>
          <w:b/>
          <w:sz w:val="24"/>
          <w:szCs w:val="24"/>
        </w:rPr>
      </w:pPr>
      <w:r>
        <w:rPr>
          <w:b/>
          <w:sz w:val="24"/>
          <w:szCs w:val="24"/>
          <w:highlight w:val="yellow"/>
        </w:rPr>
        <w:t>Tests for aqueous cations</w:t>
      </w:r>
    </w:p>
    <w:tbl>
      <w:tblPr>
        <w:tblW w:w="0" w:type="auto"/>
        <w:tblInd w:w="198" w:type="dxa"/>
        <w:tblLook w:val="04A0" w:firstRow="1" w:lastRow="0" w:firstColumn="1" w:lastColumn="0" w:noHBand="0" w:noVBand="1"/>
      </w:tblPr>
      <w:tblGrid>
        <w:gridCol w:w="2994"/>
        <w:gridCol w:w="3192"/>
        <w:gridCol w:w="2994"/>
      </w:tblGrid>
      <w:tr>
        <w:trPr/>
        <w:tc>
          <w:tcPr>
            <w:tcW w:w="2994" w:type="dxa"/>
            <w:tcBorders/>
          </w:tcPr>
          <w:p>
            <w:pPr>
              <w:pStyle w:val="style157"/>
              <w:rPr>
                <w:sz w:val="24"/>
                <w:szCs w:val="24"/>
              </w:rPr>
            </w:pPr>
            <w:r>
              <w:rPr>
                <w:sz w:val="24"/>
                <w:szCs w:val="24"/>
              </w:rPr>
              <w:t>cation</w:t>
            </w:r>
          </w:p>
        </w:tc>
        <w:tc>
          <w:tcPr>
            <w:tcW w:w="3192" w:type="dxa"/>
            <w:tcBorders/>
          </w:tcPr>
          <w:p>
            <w:pPr>
              <w:pStyle w:val="style157"/>
              <w:rPr>
                <w:sz w:val="24"/>
                <w:szCs w:val="24"/>
              </w:rPr>
            </w:pPr>
            <w:r>
              <w:rPr>
                <w:sz w:val="24"/>
                <w:szCs w:val="24"/>
              </w:rPr>
              <w:t>Effect of aqueous NaOH</w:t>
            </w:r>
          </w:p>
        </w:tc>
        <w:tc>
          <w:tcPr>
            <w:tcW w:w="2994" w:type="dxa"/>
            <w:tcBorders/>
          </w:tcPr>
          <w:p>
            <w:pPr>
              <w:pStyle w:val="style157"/>
              <w:rPr>
                <w:sz w:val="24"/>
                <w:szCs w:val="24"/>
                <w:vertAlign w:val="subscript"/>
              </w:rPr>
            </w:pPr>
            <w:r>
              <w:rPr>
                <w:sz w:val="24"/>
                <w:szCs w:val="24"/>
              </w:rPr>
              <w:t>Effect of aqueous NH</w:t>
            </w:r>
            <w:r>
              <w:rPr>
                <w:sz w:val="24"/>
                <w:szCs w:val="24"/>
                <w:vertAlign w:val="subscript"/>
              </w:rPr>
              <w:t>3</w:t>
            </w:r>
          </w:p>
        </w:tc>
      </w:tr>
      <w:tr>
        <w:tblPrEx/>
        <w:trPr/>
        <w:tc>
          <w:tcPr>
            <w:tcW w:w="2994" w:type="dxa"/>
            <w:tcBorders/>
          </w:tcPr>
          <w:p>
            <w:pPr>
              <w:pStyle w:val="style157"/>
              <w:rPr>
                <w:sz w:val="24"/>
                <w:szCs w:val="24"/>
              </w:rPr>
            </w:pPr>
          </w:p>
          <w:p>
            <w:pPr>
              <w:pStyle w:val="style157"/>
              <w:rPr>
                <w:sz w:val="24"/>
                <w:szCs w:val="24"/>
              </w:rPr>
            </w:pPr>
            <w:r>
              <w:rPr>
                <w:sz w:val="24"/>
                <w:szCs w:val="24"/>
              </w:rPr>
              <w:t>aluminium (A</w:t>
            </w:r>
            <w:r>
              <w:rPr>
                <w:rFonts w:ascii="BookmanOldStyle-Italic" w:cs="BookmanOldStyle-Italic" w:hAnsi="BookmanOldStyle-Italic"/>
                <w:sz w:val="24"/>
                <w:szCs w:val="24"/>
              </w:rPr>
              <w:t xml:space="preserve">l </w:t>
            </w:r>
            <w:r>
              <w:rPr>
                <w:sz w:val="24"/>
                <w:szCs w:val="24"/>
                <w:vertAlign w:val="superscript"/>
              </w:rPr>
              <w:t>3+</w:t>
            </w:r>
            <w:r>
              <w:rPr>
                <w:sz w:val="24"/>
                <w:szCs w:val="24"/>
              </w:rPr>
              <w:t>)</w:t>
            </w:r>
          </w:p>
        </w:tc>
        <w:tc>
          <w:tcPr>
            <w:tcW w:w="3192" w:type="dxa"/>
            <w:tcBorders/>
          </w:tcPr>
          <w:p>
            <w:pPr>
              <w:pStyle w:val="style0"/>
              <w:autoSpaceDE w:val="false"/>
              <w:autoSpaceDN w:val="false"/>
              <w:adjustRightInd w:val="false"/>
              <w:rPr>
                <w:rFonts w:ascii="UniversLTStd-Light" w:cs="UniversLTStd-Light" w:hAnsi="UniversLTStd-Light"/>
                <w:sz w:val="24"/>
                <w:szCs w:val="24"/>
              </w:rPr>
            </w:pPr>
          </w:p>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white ppt., soluble in excess giving a</w:t>
            </w:r>
          </w:p>
          <w:p>
            <w:pPr>
              <w:pStyle w:val="style157"/>
              <w:rPr>
                <w:sz w:val="24"/>
                <w:szCs w:val="24"/>
              </w:rPr>
            </w:pPr>
            <w:r>
              <w:rPr>
                <w:sz w:val="24"/>
                <w:szCs w:val="24"/>
              </w:rPr>
              <w:t>colourless solution</w:t>
            </w:r>
          </w:p>
        </w:tc>
        <w:tc>
          <w:tcPr>
            <w:tcW w:w="2994" w:type="dxa"/>
            <w:tcBorders/>
          </w:tcPr>
          <w:p>
            <w:pPr>
              <w:pStyle w:val="style157"/>
              <w:rPr>
                <w:sz w:val="24"/>
                <w:szCs w:val="24"/>
              </w:rPr>
            </w:pPr>
            <w:r>
              <w:rPr>
                <w:sz w:val="24"/>
                <w:szCs w:val="24"/>
                <w:lang w:val="en-US"/>
              </w:rPr>
              <w:t>I</w:t>
            </w:r>
            <w:r>
              <w:rPr>
                <w:sz w:val="24"/>
                <w:szCs w:val="24"/>
              </w:rPr>
              <w:t>nsoluble in excess</w:t>
            </w:r>
          </w:p>
        </w:tc>
      </w:tr>
      <w:tr>
        <w:tblPrEx/>
        <w:trPr/>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ammonium (NH4</w:t>
            </w:r>
            <w:r>
              <w:rPr>
                <w:rFonts w:ascii="UniversLTStd-Light" w:cs="UniversLTStd-Light" w:hAnsi="UniversLTStd-Light"/>
                <w:sz w:val="24"/>
                <w:szCs w:val="24"/>
                <w:vertAlign w:val="superscript"/>
              </w:rPr>
              <w:t>+</w:t>
            </w:r>
            <w:r>
              <w:rPr>
                <w:rFonts w:ascii="UniversLTStd-Light" w:cs="UniversLTStd-Light" w:hAnsi="UniversLTStd-Light"/>
                <w:sz w:val="24"/>
                <w:szCs w:val="24"/>
              </w:rPr>
              <w:t>)</w:t>
            </w:r>
          </w:p>
        </w:tc>
        <w:tc>
          <w:tcPr>
            <w:tcW w:w="3192" w:type="dxa"/>
            <w:tcBorders/>
          </w:tcPr>
          <w:p>
            <w:pPr>
              <w:pStyle w:val="style157"/>
              <w:rPr>
                <w:sz w:val="24"/>
                <w:szCs w:val="24"/>
              </w:rPr>
            </w:pPr>
            <w:r>
              <w:rPr>
                <w:sz w:val="24"/>
                <w:szCs w:val="24"/>
              </w:rPr>
              <w:t>ammonia produced on warming</w:t>
            </w:r>
          </w:p>
        </w:tc>
        <w:tc>
          <w:tcPr>
            <w:tcW w:w="2994" w:type="dxa"/>
            <w:tcBorders/>
          </w:tcPr>
          <w:p>
            <w:pPr>
              <w:pStyle w:val="style157"/>
              <w:rPr>
                <w:sz w:val="24"/>
                <w:szCs w:val="24"/>
              </w:rPr>
            </w:pPr>
            <w:r>
              <w:rPr>
                <w:sz w:val="24"/>
                <w:szCs w:val="24"/>
              </w:rPr>
              <w:t>----------------------------------</w:t>
            </w:r>
          </w:p>
        </w:tc>
      </w:tr>
      <w:tr>
        <w:tblPrEx/>
        <w:trPr/>
        <w:tc>
          <w:tcPr>
            <w:tcW w:w="2994" w:type="dxa"/>
            <w:tcBorders/>
          </w:tcPr>
          <w:p>
            <w:pPr>
              <w:pStyle w:val="style157"/>
              <w:rPr>
                <w:sz w:val="24"/>
                <w:szCs w:val="24"/>
              </w:rPr>
            </w:pPr>
            <w:r>
              <w:rPr>
                <w:sz w:val="24"/>
                <w:szCs w:val="24"/>
              </w:rPr>
              <w:t>calcium (Ca</w:t>
            </w:r>
            <w:r>
              <w:rPr>
                <w:sz w:val="24"/>
                <w:szCs w:val="24"/>
                <w:vertAlign w:val="superscript"/>
              </w:rPr>
              <w:t>2+</w:t>
            </w:r>
            <w:r>
              <w:rPr>
                <w:sz w:val="24"/>
                <w:szCs w:val="24"/>
              </w:rPr>
              <w:t>)</w:t>
            </w:r>
          </w:p>
        </w:tc>
        <w:tc>
          <w:tcPr>
            <w:tcW w:w="3192" w:type="dxa"/>
            <w:tcBorders/>
          </w:tcPr>
          <w:p>
            <w:pPr>
              <w:pStyle w:val="style157"/>
              <w:rPr>
                <w:sz w:val="24"/>
                <w:szCs w:val="24"/>
              </w:rPr>
            </w:pPr>
            <w:r>
              <w:rPr>
                <w:sz w:val="24"/>
                <w:szCs w:val="24"/>
              </w:rPr>
              <w:t>white ppt., insoluble in excess</w:t>
            </w:r>
          </w:p>
        </w:tc>
        <w:tc>
          <w:tcPr>
            <w:tcW w:w="2994" w:type="dxa"/>
            <w:tcBorders/>
          </w:tcPr>
          <w:p>
            <w:pPr>
              <w:pStyle w:val="style157"/>
              <w:rPr>
                <w:sz w:val="24"/>
                <w:szCs w:val="24"/>
              </w:rPr>
            </w:pPr>
            <w:r>
              <w:rPr>
                <w:sz w:val="24"/>
                <w:szCs w:val="24"/>
              </w:rPr>
              <w:t>no ppt. or very slight white ppt.</w:t>
            </w:r>
          </w:p>
        </w:tc>
      </w:tr>
      <w:tr>
        <w:tblPrEx/>
        <w:trPr/>
        <w:tc>
          <w:tcPr>
            <w:tcW w:w="2994" w:type="dxa"/>
            <w:tcBorders/>
          </w:tcPr>
          <w:p>
            <w:pPr>
              <w:pStyle w:val="style157"/>
              <w:rPr>
                <w:sz w:val="24"/>
                <w:szCs w:val="24"/>
              </w:rPr>
            </w:pPr>
            <w:r>
              <w:rPr>
                <w:sz w:val="24"/>
                <w:szCs w:val="24"/>
              </w:rPr>
              <w:t>chromium(</w:t>
            </w:r>
            <w:r>
              <w:rPr>
                <w:rFonts w:ascii="TimesNewRomanPSMT" w:cs="TimesNewRomanPSMT" w:hAnsi="TimesNewRomanPSMT"/>
                <w:sz w:val="24"/>
                <w:szCs w:val="24"/>
              </w:rPr>
              <w:t>III</w:t>
            </w:r>
            <w:r>
              <w:rPr>
                <w:sz w:val="24"/>
                <w:szCs w:val="24"/>
              </w:rPr>
              <w:t>) (Cr</w:t>
            </w:r>
            <w:r>
              <w:rPr>
                <w:sz w:val="24"/>
                <w:szCs w:val="24"/>
                <w:vertAlign w:val="superscript"/>
              </w:rPr>
              <w:t>3+</w:t>
            </w:r>
            <w:r>
              <w:rPr>
                <w:sz w:val="24"/>
                <w:szCs w:val="24"/>
              </w:rPr>
              <w:t>)</w:t>
            </w:r>
          </w:p>
        </w:tc>
        <w:tc>
          <w:tcPr>
            <w:tcW w:w="3192" w:type="dxa"/>
            <w:tcBorders/>
          </w:tcPr>
          <w:p>
            <w:pPr>
              <w:pStyle w:val="style157"/>
              <w:rPr>
                <w:sz w:val="24"/>
                <w:szCs w:val="24"/>
              </w:rPr>
            </w:pPr>
            <w:r>
              <w:rPr>
                <w:sz w:val="24"/>
                <w:szCs w:val="24"/>
              </w:rPr>
              <w:t>green ppt., soluble in excess</w:t>
            </w:r>
          </w:p>
        </w:tc>
        <w:tc>
          <w:tcPr>
            <w:tcW w:w="2994" w:type="dxa"/>
            <w:tcBorders/>
          </w:tcPr>
          <w:p>
            <w:pPr>
              <w:pStyle w:val="style157"/>
              <w:rPr>
                <w:sz w:val="24"/>
                <w:szCs w:val="24"/>
              </w:rPr>
            </w:pPr>
            <w:r>
              <w:rPr>
                <w:sz w:val="24"/>
                <w:szCs w:val="24"/>
              </w:rPr>
              <w:t>grey-green ppt., insoluble in excess</w:t>
            </w:r>
          </w:p>
        </w:tc>
      </w:tr>
      <w:tr>
        <w:tblPrEx/>
        <w:trPr/>
        <w:tc>
          <w:tcPr>
            <w:tcW w:w="2994" w:type="dxa"/>
            <w:tcBorders/>
          </w:tcPr>
          <w:p>
            <w:pPr>
              <w:pStyle w:val="style157"/>
              <w:rPr>
                <w:sz w:val="24"/>
                <w:szCs w:val="24"/>
              </w:rPr>
            </w:pPr>
            <w:r>
              <w:rPr>
                <w:sz w:val="24"/>
                <w:szCs w:val="24"/>
              </w:rPr>
              <w:t>copper (Cu</w:t>
            </w:r>
            <w:r>
              <w:rPr>
                <w:sz w:val="24"/>
                <w:szCs w:val="24"/>
                <w:vertAlign w:val="superscript"/>
              </w:rPr>
              <w:t>2+</w:t>
            </w:r>
            <w:r>
              <w:rPr>
                <w:sz w:val="24"/>
                <w:szCs w:val="24"/>
              </w:rPr>
              <w:t>)</w:t>
            </w:r>
          </w:p>
        </w:tc>
        <w:tc>
          <w:tcPr>
            <w:tcW w:w="3192" w:type="dxa"/>
            <w:tcBorders/>
          </w:tcPr>
          <w:p>
            <w:pPr>
              <w:pStyle w:val="style157"/>
              <w:rPr>
                <w:sz w:val="24"/>
                <w:szCs w:val="24"/>
              </w:rPr>
            </w:pPr>
            <w:r>
              <w:rPr>
                <w:sz w:val="24"/>
                <w:szCs w:val="24"/>
              </w:rPr>
              <w:t>light blue ppt., insoluble in excess</w:t>
            </w:r>
          </w:p>
        </w:tc>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light blue ppt., soluble in excess,</w:t>
            </w:r>
          </w:p>
          <w:p>
            <w:pPr>
              <w:pStyle w:val="style157"/>
              <w:rPr>
                <w:sz w:val="24"/>
                <w:szCs w:val="24"/>
              </w:rPr>
            </w:pPr>
            <w:r>
              <w:rPr>
                <w:sz w:val="24"/>
                <w:szCs w:val="24"/>
              </w:rPr>
              <w:t>giving a dark blue solution</w:t>
            </w:r>
          </w:p>
        </w:tc>
      </w:tr>
      <w:tr>
        <w:tblPrEx/>
        <w:trPr/>
        <w:tc>
          <w:tcPr>
            <w:tcW w:w="2994" w:type="dxa"/>
            <w:tcBorders/>
          </w:tcPr>
          <w:p>
            <w:pPr>
              <w:pStyle w:val="style157"/>
              <w:rPr>
                <w:sz w:val="24"/>
                <w:szCs w:val="24"/>
              </w:rPr>
            </w:pPr>
            <w:r>
              <w:rPr>
                <w:sz w:val="24"/>
                <w:szCs w:val="24"/>
              </w:rPr>
              <w:t>iron(</w:t>
            </w:r>
            <w:r>
              <w:rPr>
                <w:rFonts w:ascii="TimesNewRomanPSMT" w:cs="TimesNewRomanPSMT" w:hAnsi="TimesNewRomanPSMT"/>
                <w:sz w:val="24"/>
                <w:szCs w:val="24"/>
              </w:rPr>
              <w:t>II</w:t>
            </w:r>
            <w:r>
              <w:rPr>
                <w:sz w:val="24"/>
                <w:szCs w:val="24"/>
              </w:rPr>
              <w:t>) (Fe</w:t>
            </w:r>
            <w:r>
              <w:rPr>
                <w:sz w:val="24"/>
                <w:szCs w:val="24"/>
                <w:vertAlign w:val="superscript"/>
              </w:rPr>
              <w:t>2+</w:t>
            </w:r>
            <w:r>
              <w:rPr>
                <w:sz w:val="24"/>
                <w:szCs w:val="24"/>
              </w:rPr>
              <w:t>)</w:t>
            </w:r>
          </w:p>
        </w:tc>
        <w:tc>
          <w:tcPr>
            <w:tcW w:w="3192" w:type="dxa"/>
            <w:tcBorders/>
          </w:tcPr>
          <w:p>
            <w:pPr>
              <w:pStyle w:val="style157"/>
              <w:rPr>
                <w:sz w:val="24"/>
                <w:szCs w:val="24"/>
              </w:rPr>
            </w:pPr>
            <w:r>
              <w:rPr>
                <w:sz w:val="24"/>
                <w:szCs w:val="24"/>
              </w:rPr>
              <w:t>green ppt., insoluble in excess</w:t>
            </w:r>
          </w:p>
        </w:tc>
        <w:tc>
          <w:tcPr>
            <w:tcW w:w="2994" w:type="dxa"/>
            <w:tcBorders/>
          </w:tcPr>
          <w:p>
            <w:pPr>
              <w:pStyle w:val="style157"/>
              <w:rPr>
                <w:sz w:val="24"/>
                <w:szCs w:val="24"/>
              </w:rPr>
            </w:pPr>
            <w:r>
              <w:rPr>
                <w:sz w:val="24"/>
                <w:szCs w:val="24"/>
              </w:rPr>
              <w:t>green ppt., insoluble in excess</w:t>
            </w:r>
          </w:p>
        </w:tc>
      </w:tr>
      <w:tr>
        <w:tblPrEx/>
        <w:trPr/>
        <w:tc>
          <w:tcPr>
            <w:tcW w:w="2994" w:type="dxa"/>
            <w:tcBorders/>
          </w:tcPr>
          <w:p>
            <w:pPr>
              <w:pStyle w:val="style157"/>
              <w:rPr>
                <w:sz w:val="24"/>
                <w:szCs w:val="24"/>
              </w:rPr>
            </w:pPr>
            <w:r>
              <w:rPr>
                <w:sz w:val="24"/>
                <w:szCs w:val="24"/>
              </w:rPr>
              <w:t>iron(</w:t>
            </w:r>
            <w:r>
              <w:rPr>
                <w:rFonts w:ascii="TimesNewRomanPSMT" w:cs="TimesNewRomanPSMT" w:hAnsi="TimesNewRomanPSMT"/>
                <w:sz w:val="24"/>
                <w:szCs w:val="24"/>
              </w:rPr>
              <w:t>III</w:t>
            </w:r>
            <w:r>
              <w:rPr>
                <w:sz w:val="24"/>
                <w:szCs w:val="24"/>
              </w:rPr>
              <w:t>) (Fe</w:t>
            </w:r>
            <w:r>
              <w:rPr>
                <w:sz w:val="24"/>
                <w:szCs w:val="24"/>
                <w:vertAlign w:val="superscript"/>
              </w:rPr>
              <w:t>3+</w:t>
            </w:r>
            <w:r>
              <w:rPr>
                <w:sz w:val="24"/>
                <w:szCs w:val="24"/>
              </w:rPr>
              <w:t>)</w:t>
            </w:r>
          </w:p>
        </w:tc>
        <w:tc>
          <w:tcPr>
            <w:tcW w:w="3192" w:type="dxa"/>
            <w:tcBorders/>
          </w:tcPr>
          <w:p>
            <w:pPr>
              <w:pStyle w:val="style157"/>
              <w:rPr>
                <w:sz w:val="24"/>
                <w:szCs w:val="24"/>
              </w:rPr>
            </w:pPr>
            <w:r>
              <w:rPr>
                <w:sz w:val="24"/>
                <w:szCs w:val="24"/>
              </w:rPr>
              <w:t>red-brown ppt., insoluble in excess</w:t>
            </w:r>
          </w:p>
        </w:tc>
        <w:tc>
          <w:tcPr>
            <w:tcW w:w="2994" w:type="dxa"/>
            <w:tcBorders/>
          </w:tcPr>
          <w:p>
            <w:pPr>
              <w:pStyle w:val="style157"/>
              <w:rPr>
                <w:sz w:val="24"/>
                <w:szCs w:val="24"/>
              </w:rPr>
            </w:pPr>
            <w:r>
              <w:rPr>
                <w:sz w:val="24"/>
                <w:szCs w:val="24"/>
              </w:rPr>
              <w:t>red-brown ppt., insoluble in excess</w:t>
            </w:r>
          </w:p>
        </w:tc>
      </w:tr>
      <w:tr>
        <w:tblPrEx/>
        <w:trPr/>
        <w:tc>
          <w:tcPr>
            <w:tcW w:w="2994" w:type="dxa"/>
            <w:tcBorders/>
          </w:tcPr>
          <w:p>
            <w:pPr>
              <w:pStyle w:val="style157"/>
              <w:rPr>
                <w:sz w:val="24"/>
                <w:szCs w:val="24"/>
              </w:rPr>
            </w:pPr>
            <w:r>
              <w:rPr>
                <w:sz w:val="24"/>
                <w:szCs w:val="24"/>
              </w:rPr>
              <w:t>zinc (Zn</w:t>
            </w:r>
            <w:r>
              <w:rPr>
                <w:sz w:val="24"/>
                <w:szCs w:val="24"/>
                <w:vertAlign w:val="superscript"/>
              </w:rPr>
              <w:t>2+</w:t>
            </w:r>
            <w:r>
              <w:rPr>
                <w:sz w:val="24"/>
                <w:szCs w:val="24"/>
              </w:rPr>
              <w:t>)</w:t>
            </w:r>
          </w:p>
        </w:tc>
        <w:tc>
          <w:tcPr>
            <w:tcW w:w="3192"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white ppt., soluble in excess, giving a colourless solution</w:t>
            </w:r>
          </w:p>
        </w:tc>
        <w:tc>
          <w:tcPr>
            <w:tcW w:w="2994" w:type="dxa"/>
            <w:tcBorders/>
          </w:tcPr>
          <w:p>
            <w:pPr>
              <w:pStyle w:val="style0"/>
              <w:autoSpaceDE w:val="false"/>
              <w:autoSpaceDN w:val="false"/>
              <w:adjustRightInd w:val="false"/>
              <w:rPr>
                <w:rFonts w:ascii="UniversLTStd-Light" w:cs="UniversLTStd-Light" w:hAnsi="UniversLTStd-Light"/>
                <w:iCs/>
                <w:sz w:val="24"/>
                <w:szCs w:val="24"/>
              </w:rPr>
            </w:pPr>
            <w:r>
              <w:rPr>
                <w:rFonts w:ascii="UniversLTStd-Light" w:cs="UniversLTStd-Light" w:hAnsi="UniversLTStd-Light"/>
                <w:sz w:val="24"/>
                <w:szCs w:val="24"/>
              </w:rPr>
              <w:t>white ppt., soluble in excess,</w:t>
            </w:r>
          </w:p>
          <w:p>
            <w:pPr>
              <w:pStyle w:val="style157"/>
              <w:rPr>
                <w:sz w:val="24"/>
                <w:szCs w:val="24"/>
              </w:rPr>
            </w:pPr>
            <w:r>
              <w:rPr>
                <w:sz w:val="24"/>
                <w:szCs w:val="24"/>
              </w:rPr>
              <w:t>giving a colourless solution</w:t>
            </w:r>
          </w:p>
        </w:tc>
      </w:tr>
    </w:tbl>
    <w:p>
      <w:pPr>
        <w:pStyle w:val="style157"/>
        <w:rPr>
          <w:sz w:val="24"/>
          <w:szCs w:val="24"/>
        </w:rPr>
      </w:pPr>
    </w:p>
    <w:p>
      <w:pPr>
        <w:pStyle w:val="style157"/>
        <w:rPr>
          <w:sz w:val="24"/>
          <w:szCs w:val="24"/>
        </w:rPr>
      </w:pPr>
    </w:p>
    <w:p>
      <w:pPr>
        <w:pStyle w:val="style157"/>
        <w:rPr>
          <w:b/>
          <w:bCs/>
          <w:sz w:val="24"/>
          <w:szCs w:val="24"/>
        </w:rPr>
      </w:pPr>
    </w:p>
    <w:p>
      <w:pPr>
        <w:pStyle w:val="style157"/>
        <w:rPr>
          <w:b/>
          <w:bCs/>
          <w:sz w:val="24"/>
          <w:szCs w:val="24"/>
        </w:rPr>
      </w:pPr>
      <w:r>
        <w:rPr>
          <w:b/>
          <w:bCs/>
          <w:sz w:val="24"/>
          <w:szCs w:val="24"/>
          <w:lang w:val="en-US"/>
        </w:rPr>
        <w:t>SIMILARITIES AND DIFFERENCES BETWEEN Pb</w:t>
      </w:r>
      <w:r>
        <w:rPr>
          <w:b/>
          <w:bCs/>
          <w:sz w:val="24"/>
          <w:szCs w:val="24"/>
          <w:vertAlign w:val="superscript"/>
          <w:lang w:val="en-US"/>
        </w:rPr>
        <w:t>2+</w:t>
      </w:r>
      <w:r>
        <w:rPr>
          <w:b/>
          <w:bCs/>
          <w:sz w:val="24"/>
          <w:szCs w:val="24"/>
          <w:lang w:val="en-US"/>
        </w:rPr>
        <w:t xml:space="preserve"> AND Al</w:t>
      </w:r>
      <w:r>
        <w:rPr>
          <w:b/>
          <w:bCs/>
          <w:sz w:val="24"/>
          <w:szCs w:val="24"/>
          <w:vertAlign w:val="superscript"/>
          <w:lang w:val="en-US"/>
        </w:rPr>
        <w:t>3+</w:t>
      </w:r>
      <w:r>
        <w:rPr>
          <w:b/>
          <w:bCs/>
          <w:sz w:val="24"/>
          <w:szCs w:val="24"/>
          <w:lang w:val="en-US"/>
        </w:rPr>
        <w:t xml:space="preserve"> IONS</w:t>
      </w:r>
    </w:p>
    <w:p>
      <w:pPr>
        <w:pStyle w:val="style157"/>
        <w:rPr>
          <w:b/>
          <w:bCs/>
          <w:sz w:val="24"/>
          <w:szCs w:val="24"/>
        </w:rPr>
      </w:pPr>
    </w:p>
    <w:p>
      <w:pPr>
        <w:pStyle w:val="style157"/>
        <w:rPr>
          <w:b w:val="false"/>
          <w:bCs w:val="false"/>
          <w:sz w:val="24"/>
          <w:szCs w:val="24"/>
        </w:rPr>
      </w:pPr>
      <w:r>
        <w:rPr>
          <w:b w:val="false"/>
          <w:bCs w:val="false"/>
          <w:sz w:val="24"/>
          <w:szCs w:val="24"/>
          <w:lang w:val="en-US"/>
        </w:rPr>
        <w:t>Both lead and aluminium are amphoteric elements, they form White precipitate with drops of NaOH solution and dissolved in excess reagent forming tetraoxohydroxoplumbate (ii) Ion, and tetraoxohydroxoaluminate (iii) ion respectively. They also form an insoluble hydroxides with NH3 solution. This indicates that lead and aluminium follow the same pattern in their reactions, but they have their differences.</w:t>
      </w:r>
    </w:p>
    <w:p>
      <w:pPr>
        <w:pStyle w:val="style157"/>
        <w:numPr>
          <w:ilvl w:val="0"/>
          <w:numId w:val="131"/>
        </w:numPr>
        <w:rPr>
          <w:b w:val="false"/>
          <w:bCs w:val="false"/>
          <w:sz w:val="24"/>
          <w:szCs w:val="24"/>
        </w:rPr>
      </w:pPr>
      <w:r>
        <w:rPr>
          <w:b w:val="false"/>
          <w:bCs w:val="false"/>
          <w:sz w:val="24"/>
          <w:szCs w:val="24"/>
          <w:lang w:val="en-US"/>
        </w:rPr>
        <w:t>The precipitate of lead is heavier than that of aluminium. Hence, lead forms white precipitate which settles at the bottom of the test tube some minutes after its formation, whereas aluminium forms light precipitate which is gelatinous in appearance.</w:t>
      </w:r>
    </w:p>
    <w:p>
      <w:pPr>
        <w:pStyle w:val="style157"/>
        <w:numPr>
          <w:ilvl w:val="0"/>
          <w:numId w:val="131"/>
        </w:numPr>
        <w:rPr>
          <w:b w:val="false"/>
          <w:bCs w:val="false"/>
          <w:sz w:val="24"/>
          <w:szCs w:val="24"/>
        </w:rPr>
      </w:pPr>
      <w:r>
        <w:rPr>
          <w:b w:val="false"/>
          <w:bCs w:val="false"/>
          <w:sz w:val="24"/>
          <w:szCs w:val="24"/>
          <w:lang w:val="en-US"/>
        </w:rPr>
        <w:t>Solution containing lead ions react with dilute HCl giving a white precipitate of PbCl2. This precipitate is soluble when warmed and reappear when cooled. Aluminium does not form precipitate with dilute HCl.                                          Pb2+(aq) + 2HCl(aq) =&gt; PbCl2 (aq) + 2H+ (aq)</w:t>
      </w:r>
    </w:p>
    <w:p>
      <w:pPr>
        <w:pStyle w:val="style157"/>
        <w:numPr>
          <w:ilvl w:val="0"/>
          <w:numId w:val="0"/>
        </w:numPr>
        <w:ind w:left="720"/>
        <w:rPr>
          <w:b w:val="false"/>
          <w:bCs w:val="false"/>
          <w:sz w:val="24"/>
          <w:szCs w:val="24"/>
        </w:rPr>
      </w:pPr>
      <w:r>
        <w:rPr>
          <w:b w:val="false"/>
          <w:bCs w:val="false"/>
          <w:sz w:val="24"/>
          <w:szCs w:val="24"/>
          <w:lang w:val="en-US"/>
        </w:rPr>
        <w:t xml:space="preserve">                                          white precipitate </w:t>
      </w:r>
    </w:p>
    <w:p>
      <w:pPr>
        <w:pStyle w:val="style157"/>
        <w:numPr>
          <w:ilvl w:val="0"/>
          <w:numId w:val="131"/>
        </w:numPr>
        <w:rPr>
          <w:b w:val="false"/>
          <w:bCs w:val="false"/>
          <w:sz w:val="24"/>
          <w:szCs w:val="24"/>
        </w:rPr>
      </w:pPr>
      <w:r>
        <w:rPr>
          <w:b w:val="false"/>
          <w:bCs w:val="false"/>
          <w:sz w:val="24"/>
          <w:szCs w:val="24"/>
          <w:lang w:val="en-US"/>
        </w:rPr>
        <w:t>Solution containing lead ions react with dilute H2SO4 giving a white precipitate of PbSO4. Aluminium does not form precipitate with dilute H2SO4. Pb2+(aq) + PbSO4(aq) =&gt; PbSO4 (aq) + 2H+ (aq)</w:t>
      </w:r>
    </w:p>
    <w:p>
      <w:pPr>
        <w:pStyle w:val="style157"/>
        <w:numPr>
          <w:ilvl w:val="0"/>
          <w:numId w:val="0"/>
        </w:numPr>
        <w:ind w:left="720"/>
        <w:rPr>
          <w:b w:val="false"/>
          <w:bCs w:val="false"/>
          <w:sz w:val="24"/>
          <w:szCs w:val="24"/>
        </w:rPr>
      </w:pPr>
      <w:r>
        <w:rPr>
          <w:b w:val="false"/>
          <w:bCs w:val="false"/>
          <w:sz w:val="24"/>
          <w:szCs w:val="24"/>
          <w:lang w:val="en-US"/>
        </w:rPr>
        <w:t xml:space="preserve">                                                     white precipitate </w:t>
      </w:r>
    </w:p>
    <w:p>
      <w:pPr>
        <w:pStyle w:val="style157"/>
        <w:numPr>
          <w:ilvl w:val="0"/>
          <w:numId w:val="131"/>
        </w:numPr>
        <w:rPr>
          <w:b w:val="false"/>
          <w:bCs w:val="false"/>
          <w:sz w:val="24"/>
          <w:szCs w:val="24"/>
        </w:rPr>
      </w:pPr>
      <w:r>
        <w:rPr>
          <w:b w:val="false"/>
          <w:bCs w:val="false"/>
          <w:sz w:val="24"/>
          <w:szCs w:val="24"/>
          <w:lang w:val="en-US"/>
        </w:rPr>
        <w:t>Solution containing lead ions react with KI solution giving a yellow precipitate of PbI2.  Pb2+ (aq) + 2KI(aq) =&gt; PbI2 (aq) + 2K+(aq)</w:t>
      </w:r>
    </w:p>
    <w:p>
      <w:pPr>
        <w:pStyle w:val="style157"/>
        <w:numPr>
          <w:ilvl w:val="0"/>
          <w:numId w:val="0"/>
        </w:numPr>
        <w:ind w:left="720"/>
        <w:rPr>
          <w:b w:val="false"/>
          <w:bCs w:val="false"/>
          <w:sz w:val="24"/>
          <w:szCs w:val="24"/>
        </w:rPr>
      </w:pPr>
      <w:r>
        <w:rPr>
          <w:b w:val="false"/>
          <w:bCs w:val="false"/>
          <w:sz w:val="24"/>
          <w:szCs w:val="24"/>
          <w:lang w:val="en-US"/>
        </w:rPr>
        <w:t xml:space="preserve">                                                    yellow precipitate</w:t>
      </w:r>
    </w:p>
    <w:p>
      <w:pPr>
        <w:pStyle w:val="style157"/>
        <w:numPr>
          <w:ilvl w:val="0"/>
          <w:numId w:val="0"/>
        </w:numPr>
        <w:rPr>
          <w:b w:val="false"/>
          <w:bCs w:val="false"/>
          <w:sz w:val="24"/>
          <w:szCs w:val="24"/>
        </w:rPr>
      </w:pPr>
      <w:r>
        <w:rPr>
          <w:b w:val="false"/>
          <w:bCs w:val="false"/>
          <w:sz w:val="24"/>
          <w:szCs w:val="24"/>
          <w:lang w:val="en-US"/>
        </w:rPr>
        <w:t xml:space="preserve">5.  Solution containing lead ions react with K2Cr2O7 solution giving a yellow precipitate of PbCr2O7 solution.  </w:t>
      </w:r>
    </w:p>
    <w:p>
      <w:pPr>
        <w:pStyle w:val="style157"/>
        <w:numPr>
          <w:ilvl w:val="0"/>
          <w:numId w:val="0"/>
        </w:numPr>
        <w:rPr>
          <w:b w:val="false"/>
          <w:bCs w:val="false"/>
          <w:sz w:val="24"/>
          <w:szCs w:val="24"/>
        </w:rPr>
      </w:pPr>
      <w:r>
        <w:rPr>
          <w:b w:val="false"/>
          <w:bCs w:val="false"/>
          <w:sz w:val="24"/>
          <w:szCs w:val="24"/>
          <w:lang w:val="en-US"/>
        </w:rPr>
        <w:t>Pb2+(aq) + K2Cr2O7(aq) =&gt; PbCr2O7 + 2K+(aq)</w:t>
      </w:r>
    </w:p>
    <w:p>
      <w:pPr>
        <w:pStyle w:val="style157"/>
        <w:numPr>
          <w:ilvl w:val="0"/>
          <w:numId w:val="0"/>
        </w:numPr>
        <w:rPr>
          <w:b w:val="false"/>
          <w:bCs w:val="false"/>
          <w:sz w:val="24"/>
          <w:szCs w:val="24"/>
        </w:rPr>
      </w:pPr>
      <w:r>
        <w:rPr>
          <w:b w:val="false"/>
          <w:bCs w:val="false"/>
          <w:sz w:val="24"/>
          <w:szCs w:val="24"/>
          <w:lang w:val="en-US"/>
        </w:rPr>
        <w:t xml:space="preserve">                                                  yellow precipitate</w:t>
      </w:r>
    </w:p>
    <w:p>
      <w:pPr>
        <w:pStyle w:val="style157"/>
        <w:numPr>
          <w:ilvl w:val="0"/>
          <w:numId w:val="0"/>
        </w:numPr>
        <w:rPr>
          <w:b w:val="false"/>
          <w:bCs w:val="false"/>
          <w:sz w:val="24"/>
          <w:szCs w:val="24"/>
        </w:rPr>
      </w:pPr>
    </w:p>
    <w:p>
      <w:pPr>
        <w:pStyle w:val="style157"/>
        <w:numPr>
          <w:ilvl w:val="0"/>
          <w:numId w:val="0"/>
        </w:numPr>
        <w:rPr>
          <w:b w:val="false"/>
          <w:bCs w:val="false"/>
          <w:sz w:val="24"/>
          <w:szCs w:val="24"/>
        </w:rPr>
      </w:pPr>
    </w:p>
    <w:p>
      <w:pPr>
        <w:pStyle w:val="style157"/>
        <w:rPr>
          <w:b/>
          <w:bCs/>
          <w:sz w:val="24"/>
          <w:szCs w:val="24"/>
        </w:rPr>
      </w:pPr>
    </w:p>
    <w:p>
      <w:pPr>
        <w:pStyle w:val="style157"/>
        <w:rPr>
          <w:b/>
          <w:bCs/>
          <w:sz w:val="24"/>
          <w:szCs w:val="24"/>
          <w:lang w:val="en-US"/>
        </w:rPr>
      </w:pPr>
      <w:r>
        <w:rPr>
          <w:b/>
          <w:bCs/>
          <w:sz w:val="24"/>
          <w:szCs w:val="24"/>
          <w:lang w:val="en-US"/>
        </w:rPr>
        <w:t xml:space="preserve">                            </w:t>
      </w:r>
    </w:p>
    <w:p>
      <w:pPr>
        <w:pStyle w:val="style157"/>
        <w:rPr>
          <w:b/>
          <w:bCs/>
          <w:sz w:val="24"/>
          <w:szCs w:val="24"/>
          <w:lang w:val="en-US"/>
        </w:rPr>
      </w:pPr>
    </w:p>
    <w:p>
      <w:pPr>
        <w:pStyle w:val="style157"/>
        <w:rPr>
          <w:b/>
          <w:bCs/>
          <w:sz w:val="24"/>
          <w:szCs w:val="24"/>
          <w:lang w:val="en-US"/>
        </w:rPr>
      </w:pPr>
      <w:r>
        <w:rPr>
          <w:b/>
          <w:bCs/>
          <w:sz w:val="24"/>
          <w:szCs w:val="24"/>
          <w:lang w:val="en-US"/>
        </w:rPr>
        <w:t xml:space="preserve">   CHAPTER 6: QUANTITATIVE ANALYSIS</w:t>
      </w:r>
    </w:p>
    <w:p>
      <w:pPr>
        <w:pStyle w:val="style157"/>
        <w:rPr>
          <w:b/>
          <w:bCs/>
          <w:sz w:val="24"/>
          <w:szCs w:val="24"/>
        </w:rPr>
      </w:pPr>
      <w:r>
        <w:rPr>
          <w:b/>
          <w:bCs/>
          <w:sz w:val="24"/>
          <w:szCs w:val="24"/>
          <w:lang w:val="en-US"/>
        </w:rPr>
        <w:t xml:space="preserve">                                 </w:t>
      </w:r>
    </w:p>
    <w:p>
      <w:pPr>
        <w:pStyle w:val="style157"/>
        <w:rPr>
          <w:b w:val="false"/>
          <w:bCs w:val="false"/>
          <w:sz w:val="24"/>
          <w:szCs w:val="24"/>
        </w:rPr>
      </w:pPr>
      <w:r>
        <w:rPr>
          <w:b w:val="false"/>
          <w:bCs w:val="false"/>
          <w:sz w:val="24"/>
          <w:szCs w:val="24"/>
          <w:lang w:val="en-US"/>
        </w:rPr>
        <w:t>An acid–base titration is a method of quantitative analysis for determining the concentration of an acid or base by exactly neutralizing it with a standard solution of base or acid having known concentration.</w:t>
      </w:r>
    </w:p>
    <w:p>
      <w:pPr>
        <w:pStyle w:val="style157"/>
        <w:rPr>
          <w:b/>
          <w:bCs/>
          <w:sz w:val="24"/>
          <w:szCs w:val="24"/>
        </w:rPr>
      </w:pPr>
    </w:p>
    <w:p>
      <w:pPr>
        <w:pStyle w:val="style157"/>
        <w:rPr>
          <w:b/>
          <w:bCs/>
          <w:sz w:val="24"/>
          <w:szCs w:val="24"/>
        </w:rPr>
      </w:pPr>
    </w:p>
    <w:p>
      <w:pPr>
        <w:pStyle w:val="style157"/>
        <w:rPr>
          <w:b/>
          <w:bCs/>
          <w:sz w:val="24"/>
          <w:szCs w:val="24"/>
        </w:rPr>
      </w:pPr>
      <w:r>
        <w:rPr>
          <w:b/>
          <w:bCs/>
          <w:sz w:val="24"/>
          <w:szCs w:val="24"/>
          <w:lang w:val="en-US"/>
        </w:rPr>
        <w:t>Standard solution</w:t>
      </w:r>
    </w:p>
    <w:p>
      <w:pPr>
        <w:pStyle w:val="style157"/>
        <w:rPr>
          <w:b w:val="false"/>
          <w:bCs w:val="false"/>
          <w:sz w:val="24"/>
          <w:szCs w:val="24"/>
        </w:rPr>
      </w:pPr>
      <w:r>
        <w:rPr>
          <w:b w:val="false"/>
          <w:bCs w:val="false"/>
          <w:sz w:val="24"/>
          <w:szCs w:val="24"/>
          <w:lang w:val="en-US"/>
        </w:rPr>
        <w:t>It is a solution of known concentration.</w:t>
      </w:r>
    </w:p>
    <w:p>
      <w:pPr>
        <w:pStyle w:val="style157"/>
        <w:rPr>
          <w:b w:val="false"/>
          <w:bCs w:val="false"/>
          <w:sz w:val="24"/>
          <w:szCs w:val="24"/>
        </w:rPr>
      </w:pPr>
    </w:p>
    <w:p>
      <w:pPr>
        <w:pStyle w:val="style157"/>
        <w:rPr>
          <w:b w:val="false"/>
          <w:bCs w:val="false"/>
          <w:sz w:val="24"/>
          <w:szCs w:val="24"/>
        </w:rPr>
      </w:pPr>
      <w:r>
        <w:rPr>
          <w:b w:val="false"/>
          <w:bCs w:val="false"/>
          <w:sz w:val="24"/>
          <w:szCs w:val="24"/>
          <w:lang w:val="en-US"/>
        </w:rPr>
        <w:t>Mole</w:t>
      </w:r>
    </w:p>
    <w:p>
      <w:pPr>
        <w:pStyle w:val="style157"/>
        <w:rPr>
          <w:b w:val="false"/>
          <w:bCs w:val="false"/>
          <w:sz w:val="24"/>
          <w:szCs w:val="24"/>
          <w:vertAlign w:val="superscript"/>
        </w:rPr>
      </w:pPr>
      <w:r>
        <w:rPr>
          <w:b w:val="false"/>
          <w:bCs w:val="false"/>
          <w:sz w:val="24"/>
          <w:szCs w:val="24"/>
          <w:lang w:val="en-US"/>
        </w:rPr>
        <w:t xml:space="preserve">It is the of substance which contains as many elementary entities as there are atoms in 12.00 grams of the </w:t>
      </w:r>
      <w:r>
        <w:rPr>
          <w:b w:val="false"/>
          <w:bCs w:val="false"/>
          <w:sz w:val="24"/>
          <w:szCs w:val="24"/>
          <w:vertAlign w:val="superscript"/>
          <w:lang w:val="en-US"/>
        </w:rPr>
        <w:t>12</w:t>
      </w:r>
      <w:r>
        <w:rPr>
          <w:b w:val="false"/>
          <w:bCs w:val="false"/>
          <w:sz w:val="24"/>
          <w:szCs w:val="24"/>
          <w:lang w:val="en-US"/>
        </w:rPr>
        <w:t>C isotope. The elementary entities could be atoms, ions, molecules, electrons, particles.</w:t>
      </w:r>
    </w:p>
    <w:p>
      <w:pPr>
        <w:pStyle w:val="style157"/>
        <w:rPr>
          <w:b w:val="false"/>
          <w:bCs w:val="false"/>
          <w:sz w:val="24"/>
          <w:szCs w:val="24"/>
          <w:vertAlign w:val="superscript"/>
        </w:rPr>
      </w:pPr>
    </w:p>
    <w:p>
      <w:pPr>
        <w:pStyle w:val="style157"/>
        <w:rPr>
          <w:b w:val="false"/>
          <w:bCs w:val="false"/>
          <w:sz w:val="24"/>
          <w:szCs w:val="24"/>
        </w:rPr>
      </w:pPr>
      <w:r>
        <w:rPr>
          <w:b/>
          <w:bCs/>
          <w:sz w:val="24"/>
          <w:szCs w:val="24"/>
          <w:lang w:val="en-US"/>
        </w:rPr>
        <w:t xml:space="preserve">     </w:t>
      </w:r>
      <w:r>
        <w:rPr>
          <w:b w:val="false"/>
          <w:bCs w:val="false"/>
          <w:sz w:val="24"/>
          <w:szCs w:val="24"/>
          <w:lang w:val="en-US"/>
        </w:rPr>
        <w:t xml:space="preserve"> From the definition of mole: the atomic mass of carbon is 12, therefore 1 mole of carbon is 12g.</w:t>
      </w: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2394"/>
        <w:gridCol w:w="2394"/>
        <w:gridCol w:w="2394"/>
        <w:gridCol w:w="2394"/>
      </w:tblGrid>
      <w:tr>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Compound</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Mass</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vertAlign w:val="superscript"/>
              </w:rPr>
            </w:pPr>
            <w:r>
              <w:rPr>
                <w:b w:val="false"/>
                <w:bCs w:val="false"/>
                <w:sz w:val="24"/>
                <w:szCs w:val="24"/>
                <w:lang w:val="en-US"/>
              </w:rPr>
              <w:t>Moldm</w:t>
            </w:r>
            <w:r>
              <w:rPr>
                <w:b w:val="false"/>
                <w:bCs w:val="false"/>
                <w:sz w:val="24"/>
                <w:szCs w:val="24"/>
                <w:vertAlign w:val="superscript"/>
                <w:lang w:val="en-US"/>
              </w:rPr>
              <w:t>-3</w:t>
            </w:r>
          </w:p>
        </w:tc>
      </w:tr>
      <w:tr>
        <w:tblPrEx/>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NaOH</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40g</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Moldm</w:t>
            </w:r>
            <w:r>
              <w:rPr>
                <w:b w:val="false"/>
                <w:bCs w:val="false"/>
                <w:sz w:val="24"/>
                <w:szCs w:val="24"/>
                <w:vertAlign w:val="superscript"/>
                <w:lang w:val="en-US"/>
              </w:rPr>
              <w:t>-3</w:t>
            </w:r>
          </w:p>
        </w:tc>
      </w:tr>
      <w:tr>
        <w:tblPrEx/>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KOH</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56g</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Moldm</w:t>
            </w:r>
            <w:r>
              <w:rPr>
                <w:b w:val="false"/>
                <w:bCs w:val="false"/>
                <w:sz w:val="24"/>
                <w:szCs w:val="24"/>
                <w:vertAlign w:val="superscript"/>
                <w:lang w:val="en-US"/>
              </w:rPr>
              <w:t>-3</w:t>
            </w:r>
          </w:p>
        </w:tc>
      </w:tr>
      <w:tr>
        <w:tblPrEx/>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H</w:t>
            </w:r>
            <w:r>
              <w:rPr>
                <w:b w:val="false"/>
                <w:bCs w:val="false"/>
                <w:sz w:val="24"/>
                <w:szCs w:val="24"/>
                <w:vertAlign w:val="subscript"/>
                <w:lang w:val="en-US"/>
              </w:rPr>
              <w:t>2</w:t>
            </w:r>
            <w:r>
              <w:rPr>
                <w:b w:val="false"/>
                <w:bCs w:val="false"/>
                <w:sz w:val="24"/>
                <w:szCs w:val="24"/>
                <w:lang w:val="en-US"/>
              </w:rPr>
              <w:t>SO</w:t>
            </w:r>
            <w:r>
              <w:rPr>
                <w:b w:val="false"/>
                <w:bCs w:val="false"/>
                <w:sz w:val="24"/>
                <w:szCs w:val="24"/>
                <w:vertAlign w:val="subscript"/>
                <w:lang w:val="en-US"/>
              </w:rPr>
              <w:t>4</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98g</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Moldm</w:t>
            </w:r>
            <w:r>
              <w:rPr>
                <w:b w:val="false"/>
                <w:bCs w:val="false"/>
                <w:sz w:val="24"/>
                <w:szCs w:val="24"/>
                <w:vertAlign w:val="superscript"/>
                <w:lang w:val="en-US"/>
              </w:rPr>
              <w:t>-3</w:t>
            </w:r>
          </w:p>
        </w:tc>
      </w:tr>
      <w:tr>
        <w:tblPrEx/>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HCl</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36.5g</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Moldm</w:t>
            </w:r>
            <w:r>
              <w:rPr>
                <w:b w:val="false"/>
                <w:bCs w:val="false"/>
                <w:sz w:val="24"/>
                <w:szCs w:val="24"/>
                <w:vertAlign w:val="superscript"/>
                <w:lang w:val="en-US"/>
              </w:rPr>
              <w:t>-3</w:t>
            </w:r>
          </w:p>
        </w:tc>
      </w:tr>
      <w:tr>
        <w:tblPrEx/>
        <w:trPr/>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Na</w:t>
            </w:r>
            <w:r>
              <w:rPr>
                <w:b w:val="false"/>
                <w:bCs w:val="false"/>
                <w:sz w:val="24"/>
                <w:szCs w:val="24"/>
                <w:vertAlign w:val="subscript"/>
                <w:lang w:val="en-US"/>
              </w:rPr>
              <w:t>2</w:t>
            </w:r>
            <w:r>
              <w:rPr>
                <w:b w:val="false"/>
                <w:bCs w:val="false"/>
                <w:sz w:val="24"/>
                <w:szCs w:val="24"/>
                <w:lang w:val="en-US"/>
              </w:rPr>
              <w:t>CO</w:t>
            </w:r>
            <w:r>
              <w:rPr>
                <w:b w:val="false"/>
                <w:bCs w:val="false"/>
                <w:sz w:val="24"/>
                <w:szCs w:val="24"/>
                <w:vertAlign w:val="subscript"/>
                <w:lang w:val="en-US"/>
              </w:rPr>
              <w:t>3</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106g</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mole</w:t>
            </w:r>
          </w:p>
        </w:tc>
        <w:tc>
          <w:tcPr>
            <w:tcW w:w="2394" w:type="dxa"/>
            <w:tcBorders>
              <w:top w:val="single" w:sz="4" w:space="0" w:color="auto"/>
              <w:left w:val="single" w:sz="4" w:space="0" w:color="auto"/>
              <w:bottom w:val="single" w:sz="4" w:space="0" w:color="auto"/>
              <w:right w:val="single" w:sz="4" w:space="0" w:color="auto"/>
            </w:tcBorders>
          </w:tcPr>
          <w:p>
            <w:pPr>
              <w:pStyle w:val="style157"/>
              <w:rPr>
                <w:b w:val="false"/>
                <w:bCs w:val="false"/>
                <w:sz w:val="24"/>
                <w:szCs w:val="24"/>
              </w:rPr>
            </w:pPr>
            <w:r>
              <w:rPr>
                <w:b w:val="false"/>
                <w:bCs w:val="false"/>
                <w:sz w:val="24"/>
                <w:szCs w:val="24"/>
                <w:lang w:val="en-US"/>
              </w:rPr>
              <w:t>1 Moldm</w:t>
            </w:r>
            <w:r>
              <w:rPr>
                <w:b w:val="false"/>
                <w:bCs w:val="false"/>
                <w:sz w:val="24"/>
                <w:szCs w:val="24"/>
                <w:vertAlign w:val="superscript"/>
                <w:lang w:val="en-US"/>
              </w:rPr>
              <w:t>-3</w:t>
            </w:r>
          </w:p>
        </w:tc>
      </w:tr>
    </w:tbl>
    <w:p>
      <w:pPr>
        <w:pStyle w:val="style157"/>
        <w:rPr>
          <w:b/>
          <w:bCs/>
          <w:sz w:val="24"/>
          <w:szCs w:val="24"/>
        </w:rPr>
      </w:pPr>
    </w:p>
    <w:p>
      <w:pPr>
        <w:pStyle w:val="style157"/>
        <w:rPr>
          <w:b/>
          <w:bCs/>
          <w:sz w:val="24"/>
          <w:szCs w:val="24"/>
        </w:rPr>
      </w:pPr>
      <w:r>
        <w:rPr>
          <w:b/>
          <w:bCs/>
          <w:sz w:val="24"/>
          <w:szCs w:val="24"/>
          <w:lang w:val="en-US"/>
        </w:rPr>
        <w:t>Concentration is expressed in:</w:t>
      </w:r>
    </w:p>
    <w:p>
      <w:pPr>
        <w:pStyle w:val="style157"/>
        <w:numPr>
          <w:ilvl w:val="0"/>
          <w:numId w:val="132"/>
        </w:numPr>
        <w:rPr>
          <w:b/>
          <w:bCs/>
          <w:sz w:val="24"/>
          <w:szCs w:val="24"/>
        </w:rPr>
      </w:pPr>
      <w:r>
        <w:rPr>
          <w:b/>
          <w:bCs/>
          <w:sz w:val="24"/>
          <w:szCs w:val="24"/>
          <w:lang w:val="en-US"/>
        </w:rPr>
        <w:t>Mole per dm</w:t>
      </w:r>
      <w:r>
        <w:rPr>
          <w:b/>
          <w:bCs/>
          <w:sz w:val="24"/>
          <w:szCs w:val="24"/>
          <w:vertAlign w:val="superscript"/>
          <w:lang w:val="en-US"/>
        </w:rPr>
        <w:t>3</w:t>
      </w:r>
      <w:r>
        <w:rPr>
          <w:b/>
          <w:bCs/>
          <w:sz w:val="24"/>
          <w:szCs w:val="24"/>
          <w:lang w:val="en-US"/>
        </w:rPr>
        <w:t xml:space="preserve"> (Molar Concentration):</w:t>
      </w:r>
      <w:r>
        <w:rPr>
          <w:b w:val="false"/>
          <w:bCs w:val="false"/>
          <w:sz w:val="24"/>
          <w:szCs w:val="24"/>
          <w:lang w:val="en-US"/>
        </w:rPr>
        <w:t xml:space="preserve"> It is the amount of solute in mole dissolved in 1 dm</w:t>
      </w:r>
      <w:r>
        <w:rPr>
          <w:b w:val="false"/>
          <w:bCs w:val="false"/>
          <w:sz w:val="24"/>
          <w:szCs w:val="24"/>
          <w:vertAlign w:val="superscript"/>
          <w:lang w:val="en-US"/>
        </w:rPr>
        <w:t xml:space="preserve">3 </w:t>
      </w:r>
      <w:r>
        <w:rPr>
          <w:b w:val="false"/>
          <w:bCs w:val="false"/>
          <w:sz w:val="24"/>
          <w:szCs w:val="24"/>
          <w:lang w:val="en-US"/>
        </w:rPr>
        <w:t xml:space="preserve">solution. </w:t>
      </w:r>
    </w:p>
    <w:p>
      <w:pPr>
        <w:pStyle w:val="style157"/>
        <w:numPr>
          <w:ilvl w:val="0"/>
          <w:numId w:val="132"/>
        </w:numPr>
        <w:rPr>
          <w:b w:val="false"/>
          <w:bCs w:val="false"/>
          <w:sz w:val="24"/>
          <w:szCs w:val="24"/>
        </w:rPr>
      </w:pPr>
      <w:r>
        <w:rPr>
          <w:b/>
          <w:bCs/>
          <w:sz w:val="24"/>
          <w:szCs w:val="24"/>
          <w:lang w:val="en-US"/>
        </w:rPr>
        <w:t xml:space="preserve">Gram per mole (Mass Concentration): </w:t>
      </w:r>
      <w:r>
        <w:rPr>
          <w:b w:val="false"/>
          <w:bCs w:val="false"/>
          <w:sz w:val="24"/>
          <w:szCs w:val="24"/>
          <w:lang w:val="en-US"/>
        </w:rPr>
        <w:t>It is the amount of solute in grams dissolved in 1 dm</w:t>
      </w:r>
      <w:r>
        <w:rPr>
          <w:b w:val="false"/>
          <w:bCs w:val="false"/>
          <w:sz w:val="24"/>
          <w:szCs w:val="24"/>
          <w:vertAlign w:val="superscript"/>
          <w:lang w:val="en-US"/>
        </w:rPr>
        <w:t xml:space="preserve">3 </w:t>
      </w:r>
      <w:r>
        <w:rPr>
          <w:b w:val="false"/>
          <w:bCs w:val="false"/>
          <w:sz w:val="24"/>
          <w:szCs w:val="24"/>
          <w:lang w:val="en-US"/>
        </w:rPr>
        <w:t xml:space="preserve">solution. </w:t>
      </w:r>
    </w:p>
    <w:p>
      <w:pPr>
        <w:pStyle w:val="style157"/>
        <w:rPr>
          <w:b/>
          <w:bCs/>
          <w:sz w:val="24"/>
          <w:szCs w:val="24"/>
        </w:rPr>
      </w:pPr>
    </w:p>
    <w:p>
      <w:pPr>
        <w:pStyle w:val="style157"/>
        <w:rPr>
          <w:b/>
          <w:bCs/>
          <w:sz w:val="24"/>
          <w:szCs w:val="24"/>
        </w:rPr>
      </w:pPr>
    </w:p>
    <w:p>
      <w:pPr>
        <w:pStyle w:val="style157"/>
        <w:rPr>
          <w:b/>
          <w:bCs/>
          <w:sz w:val="24"/>
          <w:szCs w:val="24"/>
        </w:rPr>
      </w:pPr>
    </w:p>
    <w:p>
      <w:pPr>
        <w:pStyle w:val="style157"/>
        <w:rPr>
          <w:b/>
          <w:bCs/>
          <w:sz w:val="24"/>
          <w:szCs w:val="24"/>
        </w:rPr>
      </w:pPr>
    </w:p>
    <w:p>
      <w:pPr>
        <w:pStyle w:val="style157"/>
        <w:rPr>
          <w:b/>
          <w:bCs/>
          <w:sz w:val="24"/>
          <w:szCs w:val="24"/>
        </w:rPr>
      </w:pPr>
    </w:p>
    <w:p>
      <w:pPr>
        <w:pStyle w:val="style157"/>
        <w:rPr>
          <w:b/>
          <w:bCs/>
          <w:sz w:val="24"/>
          <w:szCs w:val="24"/>
        </w:rPr>
      </w:pPr>
    </w:p>
    <w:p>
      <w:pPr>
        <w:pStyle w:val="style157"/>
        <w:rPr>
          <w:b/>
          <w:bCs/>
          <w:sz w:val="24"/>
          <w:szCs w:val="24"/>
        </w:rPr>
      </w:pPr>
      <w:r>
        <w:rPr>
          <w:b/>
          <w:bCs/>
          <w:sz w:val="24"/>
          <w:szCs w:val="24"/>
        </w:rPr>
        <w:t>REVIEWED QUESTIONS</w:t>
      </w:r>
    </w:p>
    <w:p>
      <w:pPr>
        <w:pStyle w:val="style157"/>
        <w:rPr>
          <w:rFonts w:ascii="Arial" w:hAnsi="Arial"/>
          <w:sz w:val="24"/>
          <w:szCs w:val="24"/>
        </w:rPr>
      </w:pPr>
      <w:r>
        <w:rPr>
          <w:rFonts w:ascii="Arial" w:hAnsi="Arial"/>
          <w:sz w:val="24"/>
          <w:szCs w:val="24"/>
        </w:rPr>
        <w:t>1. When aqueous sodium hyroxide is added to solution X, a white precipitate is formed. This white precipitate dissolves in excess aqueous sodium hydroxide to give a colourless solution. The solution is then heated. No ammonia gas is produced. However, when a piece of aluminium foil is added, ammonia gas is produced.</w:t>
      </w:r>
      <w:r>
        <w:rPr>
          <w:sz w:val="24"/>
          <w:szCs w:val="24"/>
        </w:rPr>
        <w:br/>
      </w:r>
      <w:r>
        <w:rPr>
          <w:rFonts w:ascii="Arial" w:hAnsi="Arial"/>
          <w:sz w:val="24"/>
          <w:szCs w:val="24"/>
        </w:rPr>
        <w:t>Which of the following could X be?</w:t>
      </w:r>
      <w:r>
        <w:rPr>
          <w:sz w:val="24"/>
          <w:szCs w:val="24"/>
        </w:rPr>
        <w:br/>
      </w:r>
      <w:r>
        <w:rPr>
          <w:rFonts w:ascii="Arial" w:hAnsi="Arial"/>
          <w:sz w:val="24"/>
          <w:szCs w:val="24"/>
        </w:rPr>
        <w:t xml:space="preserve">a. ammonium nitrate </w:t>
      </w:r>
      <w:r>
        <w:rPr>
          <w:sz w:val="24"/>
          <w:szCs w:val="24"/>
        </w:rPr>
        <w:br/>
      </w:r>
      <w:r>
        <w:rPr>
          <w:rFonts w:ascii="Arial" w:hAnsi="Arial"/>
          <w:sz w:val="24"/>
          <w:szCs w:val="24"/>
        </w:rPr>
        <w:t xml:space="preserve">b. zinc nitrate </w:t>
      </w:r>
      <w:r>
        <w:rPr>
          <w:sz w:val="24"/>
          <w:szCs w:val="24"/>
        </w:rPr>
        <w:br/>
      </w:r>
      <w:r>
        <w:rPr>
          <w:rFonts w:ascii="Arial" w:hAnsi="Arial"/>
          <w:sz w:val="24"/>
          <w:szCs w:val="24"/>
        </w:rPr>
        <w:t xml:space="preserve">c. aluminium chloride </w:t>
      </w:r>
      <w:r>
        <w:rPr>
          <w:sz w:val="24"/>
          <w:szCs w:val="24"/>
        </w:rPr>
        <w:br/>
      </w:r>
      <w:r>
        <w:rPr>
          <w:rFonts w:ascii="Arial" w:hAnsi="Arial"/>
          <w:sz w:val="24"/>
          <w:szCs w:val="24"/>
        </w:rPr>
        <w:t>d. lead (II) chloride</w:t>
      </w:r>
    </w:p>
    <w:p>
      <w:pPr>
        <w:pStyle w:val="style157"/>
        <w:rPr>
          <w:sz w:val="24"/>
          <w:szCs w:val="24"/>
        </w:rPr>
      </w:pPr>
    </w:p>
    <w:p>
      <w:pPr>
        <w:pStyle w:val="style157"/>
        <w:numPr>
          <w:ilvl w:val="0"/>
          <w:numId w:val="12"/>
        </w:numPr>
        <w:rPr>
          <w:sz w:val="24"/>
          <w:szCs w:val="24"/>
        </w:rPr>
      </w:pPr>
      <w:r>
        <w:rPr>
          <w:sz w:val="24"/>
          <w:szCs w:val="24"/>
        </w:rPr>
        <w:t>Copy and complete the table below, stating what would be observed in each if the tests were performed as indicated.</w:t>
      </w:r>
    </w:p>
    <w:tbl>
      <w:tblPr>
        <w:tblW w:w="0" w:type="auto"/>
        <w:tblInd w:w="198" w:type="dxa"/>
        <w:tblLook w:val="04A0" w:firstRow="1" w:lastRow="0" w:firstColumn="1" w:lastColumn="0" w:noHBand="0" w:noVBand="1"/>
      </w:tblPr>
      <w:tblGrid>
        <w:gridCol w:w="4590"/>
        <w:gridCol w:w="4590"/>
      </w:tblGrid>
      <w:tr>
        <w:trPr/>
        <w:tc>
          <w:tcPr>
            <w:tcW w:w="4590" w:type="dxa"/>
            <w:tcBorders/>
          </w:tcPr>
          <w:p>
            <w:pPr>
              <w:pStyle w:val="style157"/>
              <w:jc w:val="center"/>
              <w:rPr>
                <w:b/>
                <w:sz w:val="24"/>
                <w:szCs w:val="24"/>
              </w:rPr>
            </w:pPr>
            <w:r>
              <w:rPr>
                <w:b/>
                <w:sz w:val="24"/>
                <w:szCs w:val="24"/>
              </w:rPr>
              <w:t>Test</w:t>
            </w:r>
          </w:p>
        </w:tc>
        <w:tc>
          <w:tcPr>
            <w:tcW w:w="4590" w:type="dxa"/>
            <w:tcBorders/>
          </w:tcPr>
          <w:p>
            <w:pPr>
              <w:pStyle w:val="style157"/>
              <w:jc w:val="center"/>
              <w:rPr>
                <w:b/>
                <w:sz w:val="24"/>
                <w:szCs w:val="24"/>
              </w:rPr>
            </w:pPr>
            <w:r>
              <w:rPr>
                <w:b/>
                <w:sz w:val="24"/>
                <w:szCs w:val="24"/>
              </w:rPr>
              <w:t>Observation</w:t>
            </w:r>
          </w:p>
        </w:tc>
      </w:tr>
      <w:tr>
        <w:tblPrEx/>
        <w:trPr/>
        <w:tc>
          <w:tcPr>
            <w:tcW w:w="4590" w:type="dxa"/>
            <w:tcBorders/>
          </w:tcPr>
          <w:p>
            <w:pPr>
              <w:pStyle w:val="style157"/>
              <w:numPr>
                <w:ilvl w:val="0"/>
                <w:numId w:val="14"/>
              </w:numPr>
              <w:rPr>
                <w:sz w:val="24"/>
                <w:szCs w:val="24"/>
              </w:rPr>
            </w:pPr>
            <w:r>
              <w:rPr>
                <w:sz w:val="24"/>
                <w:szCs w:val="24"/>
              </w:rPr>
              <w:t>CaCl</w:t>
            </w:r>
            <w:r>
              <w:rPr>
                <w:sz w:val="24"/>
                <w:szCs w:val="24"/>
                <w:vertAlign w:val="subscript"/>
              </w:rPr>
              <w:t>2</w:t>
            </w:r>
            <w:r>
              <w:rPr>
                <w:sz w:val="24"/>
                <w:szCs w:val="24"/>
              </w:rPr>
              <w:t xml:space="preserve"> + distilled water.</w:t>
            </w:r>
          </w:p>
        </w:tc>
        <w:tc>
          <w:tcPr>
            <w:tcW w:w="4590" w:type="dxa"/>
            <w:tcBorders/>
          </w:tcPr>
          <w:p>
            <w:pPr>
              <w:pStyle w:val="style157"/>
              <w:jc w:val="center"/>
              <w:rPr>
                <w:sz w:val="24"/>
                <w:szCs w:val="24"/>
              </w:rPr>
            </w:pPr>
            <w:r>
              <w:rPr>
                <w:sz w:val="24"/>
                <w:szCs w:val="24"/>
              </w:rPr>
              <w:t>?</w:t>
            </w:r>
          </w:p>
        </w:tc>
      </w:tr>
      <w:tr>
        <w:tblPrEx/>
        <w:trPr/>
        <w:tc>
          <w:tcPr>
            <w:tcW w:w="4590" w:type="dxa"/>
            <w:tcBorders/>
          </w:tcPr>
          <w:p>
            <w:pPr>
              <w:pStyle w:val="style157"/>
              <w:numPr>
                <w:ilvl w:val="0"/>
                <w:numId w:val="14"/>
              </w:numPr>
              <w:rPr>
                <w:sz w:val="24"/>
                <w:szCs w:val="24"/>
              </w:rPr>
            </w:pPr>
            <w:r>
              <w:rPr>
                <w:sz w:val="24"/>
                <w:szCs w:val="24"/>
              </w:rPr>
              <w:t>portion from(i)+ NaOH</w:t>
            </w:r>
            <w:r>
              <w:rPr>
                <w:sz w:val="24"/>
                <w:szCs w:val="24"/>
                <w:vertAlign w:val="subscript"/>
              </w:rPr>
              <w:t>(aq)</w:t>
            </w:r>
            <w:r>
              <w:rPr>
                <w:sz w:val="24"/>
                <w:szCs w:val="24"/>
              </w:rPr>
              <w:t xml:space="preserve"> in drops, then in excess.</w:t>
            </w:r>
          </w:p>
        </w:tc>
        <w:tc>
          <w:tcPr>
            <w:tcW w:w="4590" w:type="dxa"/>
            <w:tcBorders/>
          </w:tcPr>
          <w:p>
            <w:pPr>
              <w:pStyle w:val="style157"/>
              <w:jc w:val="center"/>
              <w:rPr>
                <w:sz w:val="24"/>
                <w:szCs w:val="24"/>
              </w:rPr>
            </w:pPr>
            <w:r>
              <w:rPr>
                <w:sz w:val="24"/>
                <w:szCs w:val="24"/>
              </w:rPr>
              <w:t>?</w:t>
            </w:r>
          </w:p>
        </w:tc>
      </w:tr>
      <w:tr>
        <w:tblPrEx/>
        <w:trPr/>
        <w:tc>
          <w:tcPr>
            <w:tcW w:w="4590" w:type="dxa"/>
            <w:tcBorders/>
          </w:tcPr>
          <w:p>
            <w:pPr>
              <w:pStyle w:val="style157"/>
              <w:numPr>
                <w:ilvl w:val="0"/>
                <w:numId w:val="14"/>
              </w:numPr>
              <w:rPr>
                <w:sz w:val="24"/>
                <w:szCs w:val="24"/>
              </w:rPr>
            </w:pPr>
            <w:r>
              <w:rPr>
                <w:sz w:val="24"/>
                <w:szCs w:val="24"/>
              </w:rPr>
              <w:t>portion from(i)+  dl.HNO</w:t>
            </w:r>
            <w:r>
              <w:rPr>
                <w:sz w:val="24"/>
                <w:szCs w:val="24"/>
                <w:vertAlign w:val="subscript"/>
              </w:rPr>
              <w:t>3</w:t>
            </w:r>
            <w:r>
              <w:rPr>
                <w:sz w:val="24"/>
                <w:szCs w:val="24"/>
              </w:rPr>
              <w:t xml:space="preserve"> +AgNO</w:t>
            </w:r>
            <w:r>
              <w:rPr>
                <w:sz w:val="24"/>
                <w:szCs w:val="24"/>
                <w:vertAlign w:val="subscript"/>
              </w:rPr>
              <w:t>3.</w:t>
            </w:r>
            <w:r>
              <w:rPr>
                <w:sz w:val="24"/>
                <w:szCs w:val="24"/>
              </w:rPr>
              <w:t>Then NH</w:t>
            </w:r>
            <w:r>
              <w:rPr>
                <w:sz w:val="24"/>
                <w:szCs w:val="24"/>
                <w:vertAlign w:val="subscript"/>
              </w:rPr>
              <w:t>3(aq)</w:t>
            </w:r>
            <w:r>
              <w:rPr>
                <w:sz w:val="24"/>
                <w:szCs w:val="24"/>
              </w:rPr>
              <w:t xml:space="preserve"> in excess.</w:t>
            </w:r>
          </w:p>
        </w:tc>
        <w:tc>
          <w:tcPr>
            <w:tcW w:w="4590" w:type="dxa"/>
            <w:tcBorders/>
          </w:tcPr>
          <w:p>
            <w:pPr>
              <w:pStyle w:val="style157"/>
              <w:jc w:val="center"/>
              <w:rPr>
                <w:sz w:val="24"/>
                <w:szCs w:val="24"/>
              </w:rPr>
            </w:pPr>
            <w:r>
              <w:rPr>
                <w:sz w:val="24"/>
                <w:szCs w:val="24"/>
              </w:rPr>
              <w:t>?</w:t>
            </w:r>
          </w:p>
        </w:tc>
      </w:tr>
    </w:tbl>
    <w:p>
      <w:pPr>
        <w:pStyle w:val="style157"/>
        <w:rPr>
          <w:sz w:val="24"/>
          <w:szCs w:val="24"/>
        </w:rPr>
      </w:pPr>
    </w:p>
    <w:p>
      <w:pPr>
        <w:pStyle w:val="style157"/>
        <w:rPr>
          <w:sz w:val="24"/>
          <w:szCs w:val="24"/>
        </w:rPr>
      </w:pPr>
    </w:p>
    <w:p>
      <w:pPr>
        <w:pStyle w:val="style157"/>
        <w:rPr>
          <w:b/>
          <w:sz w:val="24"/>
          <w:szCs w:val="24"/>
        </w:rPr>
      </w:pPr>
      <w:r>
        <w:rPr>
          <w:b/>
          <w:sz w:val="24"/>
          <w:szCs w:val="24"/>
        </w:rPr>
        <w:t>REVIEWED ANSWERS</w:t>
      </w:r>
    </w:p>
    <w:p>
      <w:pPr>
        <w:pStyle w:val="style157"/>
        <w:numPr>
          <w:ilvl w:val="2"/>
          <w:numId w:val="8"/>
        </w:numPr>
        <w:rPr>
          <w:sz w:val="24"/>
          <w:szCs w:val="24"/>
        </w:rPr>
      </w:pPr>
      <w:r>
        <w:rPr>
          <w:sz w:val="24"/>
          <w:szCs w:val="24"/>
        </w:rPr>
        <w:t>b. Zn(NO</w:t>
      </w:r>
      <w:r>
        <w:rPr>
          <w:sz w:val="24"/>
          <w:szCs w:val="24"/>
          <w:vertAlign w:val="subscript"/>
        </w:rPr>
        <w:t>3</w:t>
      </w:r>
      <w:r>
        <w:rPr>
          <w:sz w:val="24"/>
          <w:szCs w:val="24"/>
        </w:rPr>
        <w:t>)</w:t>
      </w:r>
      <w:r>
        <w:rPr>
          <w:sz w:val="24"/>
          <w:szCs w:val="24"/>
          <w:vertAlign w:val="subscript"/>
        </w:rPr>
        <w:t>2</w:t>
      </w:r>
    </w:p>
    <w:p>
      <w:pPr>
        <w:pStyle w:val="style157"/>
        <w:rPr>
          <w:sz w:val="24"/>
          <w:szCs w:val="24"/>
        </w:rPr>
      </w:pPr>
      <w:r>
        <w:rPr>
          <w:sz w:val="24"/>
          <w:szCs w:val="24"/>
        </w:rPr>
        <w:t>2.</w:t>
      </w:r>
    </w:p>
    <w:tbl>
      <w:tblPr>
        <w:tblW w:w="0" w:type="auto"/>
        <w:tblInd w:w="198" w:type="dxa"/>
        <w:tblLook w:val="04A0" w:firstRow="1" w:lastRow="0" w:firstColumn="1" w:lastColumn="0" w:noHBand="0" w:noVBand="1"/>
      </w:tblPr>
      <w:tblGrid>
        <w:gridCol w:w="4590"/>
        <w:gridCol w:w="4590"/>
      </w:tblGrid>
      <w:tr>
        <w:trPr/>
        <w:tc>
          <w:tcPr>
            <w:tcW w:w="4590" w:type="dxa"/>
            <w:tcBorders/>
          </w:tcPr>
          <w:p>
            <w:pPr>
              <w:pStyle w:val="style157"/>
              <w:jc w:val="center"/>
              <w:rPr>
                <w:b/>
                <w:sz w:val="24"/>
                <w:szCs w:val="24"/>
              </w:rPr>
            </w:pPr>
            <w:r>
              <w:rPr>
                <w:b/>
                <w:sz w:val="24"/>
                <w:szCs w:val="24"/>
              </w:rPr>
              <w:t>Test</w:t>
            </w:r>
          </w:p>
        </w:tc>
        <w:tc>
          <w:tcPr>
            <w:tcW w:w="4590" w:type="dxa"/>
            <w:tcBorders/>
          </w:tcPr>
          <w:p>
            <w:pPr>
              <w:pStyle w:val="style157"/>
              <w:jc w:val="center"/>
              <w:rPr>
                <w:b/>
                <w:sz w:val="24"/>
                <w:szCs w:val="24"/>
              </w:rPr>
            </w:pPr>
            <w:r>
              <w:rPr>
                <w:b/>
                <w:sz w:val="24"/>
                <w:szCs w:val="24"/>
              </w:rPr>
              <w:t>Observation</w:t>
            </w:r>
          </w:p>
        </w:tc>
      </w:tr>
      <w:tr>
        <w:tblPrEx/>
        <w:trPr/>
        <w:tc>
          <w:tcPr>
            <w:tcW w:w="4590" w:type="dxa"/>
            <w:tcBorders/>
          </w:tcPr>
          <w:p>
            <w:pPr>
              <w:pStyle w:val="style157"/>
              <w:numPr>
                <w:ilvl w:val="0"/>
                <w:numId w:val="15"/>
              </w:numPr>
              <w:rPr>
                <w:sz w:val="24"/>
                <w:szCs w:val="24"/>
              </w:rPr>
            </w:pPr>
            <w:r>
              <w:rPr>
                <w:sz w:val="24"/>
                <w:szCs w:val="24"/>
              </w:rPr>
              <w:t>CaCl</w:t>
            </w:r>
            <w:r>
              <w:rPr>
                <w:sz w:val="24"/>
                <w:szCs w:val="24"/>
                <w:vertAlign w:val="subscript"/>
              </w:rPr>
              <w:t>2</w:t>
            </w:r>
            <w:r>
              <w:rPr>
                <w:sz w:val="24"/>
                <w:szCs w:val="24"/>
              </w:rPr>
              <w:t xml:space="preserve"> + distilled water.</w:t>
            </w:r>
          </w:p>
        </w:tc>
        <w:tc>
          <w:tcPr>
            <w:tcW w:w="4590" w:type="dxa"/>
            <w:tcBorders/>
          </w:tcPr>
          <w:p>
            <w:pPr>
              <w:pStyle w:val="style157"/>
              <w:rPr>
                <w:sz w:val="24"/>
                <w:szCs w:val="24"/>
              </w:rPr>
            </w:pPr>
            <w:r>
              <w:rPr>
                <w:sz w:val="24"/>
                <w:szCs w:val="24"/>
              </w:rPr>
              <w:t>CaCl</w:t>
            </w:r>
            <w:r>
              <w:rPr>
                <w:sz w:val="24"/>
                <w:szCs w:val="24"/>
                <w:vertAlign w:val="subscript"/>
              </w:rPr>
              <w:t>2</w:t>
            </w:r>
            <w:r>
              <w:rPr>
                <w:sz w:val="24"/>
                <w:szCs w:val="24"/>
              </w:rPr>
              <w:t xml:space="preserve"> dissolved completely in distilled water.</w:t>
            </w:r>
          </w:p>
        </w:tc>
      </w:tr>
      <w:tr>
        <w:tblPrEx/>
        <w:trPr/>
        <w:tc>
          <w:tcPr>
            <w:tcW w:w="4590" w:type="dxa"/>
            <w:tcBorders/>
          </w:tcPr>
          <w:p>
            <w:pPr>
              <w:pStyle w:val="style157"/>
              <w:numPr>
                <w:ilvl w:val="0"/>
                <w:numId w:val="15"/>
              </w:numPr>
              <w:rPr>
                <w:sz w:val="24"/>
                <w:szCs w:val="24"/>
              </w:rPr>
            </w:pPr>
            <w:r>
              <w:rPr>
                <w:sz w:val="24"/>
                <w:szCs w:val="24"/>
              </w:rPr>
              <w:t>portion from(i)+ NaOH</w:t>
            </w:r>
            <w:r>
              <w:rPr>
                <w:sz w:val="24"/>
                <w:szCs w:val="24"/>
                <w:vertAlign w:val="subscript"/>
              </w:rPr>
              <w:t>(aq)</w:t>
            </w:r>
            <w:r>
              <w:rPr>
                <w:sz w:val="24"/>
                <w:szCs w:val="24"/>
              </w:rPr>
              <w:t xml:space="preserve"> in drops, then in excess.</w:t>
            </w:r>
          </w:p>
        </w:tc>
        <w:tc>
          <w:tcPr>
            <w:tcW w:w="4590" w:type="dxa"/>
            <w:tcBorders/>
          </w:tcPr>
          <w:p>
            <w:pPr>
              <w:pStyle w:val="style157"/>
              <w:rPr>
                <w:sz w:val="24"/>
                <w:szCs w:val="24"/>
              </w:rPr>
            </w:pPr>
            <w:r>
              <w:rPr>
                <w:sz w:val="24"/>
                <w:szCs w:val="24"/>
              </w:rPr>
              <w:t>Formed white precipitate insoluble in excess NaOH</w:t>
            </w:r>
            <w:r>
              <w:rPr>
                <w:sz w:val="24"/>
                <w:szCs w:val="24"/>
                <w:vertAlign w:val="subscript"/>
              </w:rPr>
              <w:t>(aq)</w:t>
            </w:r>
            <w:r>
              <w:rPr>
                <w:sz w:val="24"/>
                <w:szCs w:val="24"/>
              </w:rPr>
              <w:t xml:space="preserve"> .</w:t>
            </w:r>
          </w:p>
        </w:tc>
      </w:tr>
      <w:tr>
        <w:tblPrEx/>
        <w:trPr/>
        <w:tc>
          <w:tcPr>
            <w:tcW w:w="4590" w:type="dxa"/>
            <w:tcBorders/>
          </w:tcPr>
          <w:p>
            <w:pPr>
              <w:pStyle w:val="style157"/>
              <w:numPr>
                <w:ilvl w:val="0"/>
                <w:numId w:val="15"/>
              </w:numPr>
              <w:rPr>
                <w:sz w:val="24"/>
                <w:szCs w:val="24"/>
              </w:rPr>
            </w:pPr>
            <w:r>
              <w:rPr>
                <w:sz w:val="24"/>
                <w:szCs w:val="24"/>
              </w:rPr>
              <w:t>portion from(i)+  dil.HNO</w:t>
            </w:r>
            <w:r>
              <w:rPr>
                <w:sz w:val="24"/>
                <w:szCs w:val="24"/>
                <w:vertAlign w:val="subscript"/>
              </w:rPr>
              <w:t>3</w:t>
            </w:r>
            <w:r>
              <w:rPr>
                <w:sz w:val="24"/>
                <w:szCs w:val="24"/>
              </w:rPr>
              <w:t xml:space="preserve"> +AgNO</w:t>
            </w:r>
            <w:r>
              <w:rPr>
                <w:sz w:val="24"/>
                <w:szCs w:val="24"/>
                <w:vertAlign w:val="subscript"/>
              </w:rPr>
              <w:t>3.</w:t>
            </w:r>
            <w:r>
              <w:rPr>
                <w:sz w:val="24"/>
                <w:szCs w:val="24"/>
              </w:rPr>
              <w:t>Then NH</w:t>
            </w:r>
            <w:r>
              <w:rPr>
                <w:sz w:val="24"/>
                <w:szCs w:val="24"/>
                <w:vertAlign w:val="subscript"/>
              </w:rPr>
              <w:t>3(aq)</w:t>
            </w:r>
            <w:r>
              <w:rPr>
                <w:sz w:val="24"/>
                <w:szCs w:val="24"/>
              </w:rPr>
              <w:t xml:space="preserve"> in excess.</w:t>
            </w:r>
          </w:p>
        </w:tc>
        <w:tc>
          <w:tcPr>
            <w:tcW w:w="4590" w:type="dxa"/>
            <w:tcBorders/>
          </w:tcPr>
          <w:p>
            <w:pPr>
              <w:pStyle w:val="style157"/>
              <w:rPr>
                <w:sz w:val="24"/>
                <w:szCs w:val="24"/>
              </w:rPr>
            </w:pPr>
            <w:r>
              <w:rPr>
                <w:sz w:val="24"/>
                <w:szCs w:val="24"/>
              </w:rPr>
              <w:t>white precipitate formed soluble in excess NH</w:t>
            </w:r>
            <w:r>
              <w:rPr>
                <w:sz w:val="24"/>
                <w:szCs w:val="24"/>
                <w:vertAlign w:val="subscript"/>
              </w:rPr>
              <w:t>3(aq).</w:t>
            </w:r>
          </w:p>
        </w:tc>
      </w:tr>
    </w:tbl>
    <w:p>
      <w:pPr>
        <w:pStyle w:val="style157"/>
        <w:rPr>
          <w:sz w:val="24"/>
          <w:szCs w:val="24"/>
        </w:rPr>
      </w:pPr>
    </w:p>
    <w:p>
      <w:pPr>
        <w:pStyle w:val="style157"/>
        <w:rPr>
          <w:sz w:val="24"/>
          <w:szCs w:val="24"/>
        </w:rPr>
      </w:pPr>
    </w:p>
    <w:p>
      <w:pPr>
        <w:pStyle w:val="style157"/>
        <w:rPr>
          <w:sz w:val="24"/>
          <w:szCs w:val="24"/>
        </w:rPr>
      </w:pPr>
    </w:p>
    <w:p>
      <w:pPr>
        <w:pStyle w:val="style157"/>
        <w:jc w:val="center"/>
        <w:rPr>
          <w:b/>
          <w:sz w:val="24"/>
          <w:szCs w:val="24"/>
          <w:u w:val="single"/>
        </w:rPr>
      </w:pPr>
      <w:r>
        <w:rPr>
          <w:b/>
          <w:sz w:val="24"/>
          <w:szCs w:val="24"/>
          <w:u w:val="single"/>
        </w:rPr>
        <w:t>TAKE AWAY</w:t>
      </w:r>
    </w:p>
    <w:p>
      <w:pPr>
        <w:pStyle w:val="style157"/>
        <w:rPr>
          <w:sz w:val="24"/>
          <w:szCs w:val="24"/>
        </w:rPr>
      </w:pPr>
    </w:p>
    <w:p>
      <w:pPr>
        <w:pStyle w:val="style157"/>
        <w:rPr>
          <w:rFonts w:cs="Times New Roman"/>
          <w:sz w:val="24"/>
          <w:szCs w:val="24"/>
        </w:rPr>
      </w:pPr>
      <w:r>
        <w:rPr>
          <w:sz w:val="24"/>
          <w:szCs w:val="24"/>
        </w:rPr>
        <w:t>1) Which pair of reagents could be used in a test for chloride ions in aqueous solution?</w:t>
      </w:r>
    </w:p>
    <w:p>
      <w:pPr>
        <w:pStyle w:val="style157"/>
        <w:rPr>
          <w:rFonts w:cs="Times New Roman"/>
          <w:sz w:val="24"/>
          <w:szCs w:val="24"/>
        </w:rPr>
      </w:pPr>
      <w:r>
        <w:rPr>
          <w:sz w:val="24"/>
          <w:szCs w:val="24"/>
        </w:rPr>
        <w:t>A. aqueous barium nitrate and nitric acid</w:t>
      </w:r>
    </w:p>
    <w:p>
      <w:pPr>
        <w:pStyle w:val="style157"/>
        <w:rPr>
          <w:rFonts w:cs="Times New Roman"/>
          <w:sz w:val="24"/>
          <w:szCs w:val="24"/>
        </w:rPr>
      </w:pPr>
      <w:r>
        <w:rPr>
          <w:sz w:val="24"/>
          <w:szCs w:val="24"/>
        </w:rPr>
        <w:t>B. aqueous barium chloride and hydrochloric acid</w:t>
      </w:r>
    </w:p>
    <w:p>
      <w:pPr>
        <w:pStyle w:val="style157"/>
        <w:rPr>
          <w:rFonts w:cs="Times New Roman"/>
          <w:sz w:val="24"/>
          <w:szCs w:val="24"/>
        </w:rPr>
      </w:pPr>
      <w:r>
        <w:rPr>
          <w:sz w:val="24"/>
          <w:szCs w:val="24"/>
        </w:rPr>
        <w:t>C. aqueous silver nitrate and nitric acid</w:t>
      </w:r>
    </w:p>
    <w:p>
      <w:pPr>
        <w:pStyle w:val="style157"/>
        <w:rPr>
          <w:rFonts w:cs="Times New Roman"/>
          <w:sz w:val="24"/>
          <w:szCs w:val="24"/>
        </w:rPr>
      </w:pPr>
      <w:r>
        <w:rPr>
          <w:sz w:val="24"/>
          <w:szCs w:val="24"/>
        </w:rPr>
        <w:t>D. aqueous silver nitrate and hydrochloric acid</w:t>
      </w:r>
    </w:p>
    <w:p>
      <w:pPr>
        <w:pStyle w:val="style157"/>
        <w:rPr>
          <w:rFonts w:cs="Times New Roman"/>
          <w:sz w:val="24"/>
          <w:szCs w:val="24"/>
        </w:rPr>
      </w:pPr>
    </w:p>
    <w:p>
      <w:pPr>
        <w:pStyle w:val="style157"/>
        <w:rPr>
          <w:rFonts w:cs="Times New Roman"/>
          <w:sz w:val="24"/>
          <w:szCs w:val="24"/>
        </w:rPr>
      </w:pPr>
      <w:r>
        <w:rPr>
          <w:sz w:val="24"/>
          <w:szCs w:val="24"/>
        </w:rPr>
        <w:t>2) An aqueous solution of compound Y reacts with aqueous sodium hydroxide to form a blue precipitate. This aqueous solution of compound Y also reacts with acidified barium nitrate solution to give a white precipitate. </w:t>
      </w:r>
    </w:p>
    <w:p>
      <w:pPr>
        <w:pStyle w:val="style157"/>
        <w:rPr>
          <w:rFonts w:cs="Times New Roman"/>
          <w:sz w:val="24"/>
          <w:szCs w:val="24"/>
        </w:rPr>
      </w:pPr>
      <w:r>
        <w:rPr>
          <w:sz w:val="24"/>
          <w:szCs w:val="24"/>
        </w:rPr>
        <w:br/>
      </w:r>
      <w:r>
        <w:rPr>
          <w:sz w:val="24"/>
          <w:szCs w:val="24"/>
        </w:rPr>
        <w:t>What is X?</w:t>
      </w:r>
    </w:p>
    <w:p>
      <w:pPr>
        <w:pStyle w:val="style157"/>
        <w:rPr>
          <w:rFonts w:cs="Times New Roman"/>
          <w:sz w:val="24"/>
          <w:szCs w:val="24"/>
        </w:rPr>
      </w:pPr>
    </w:p>
    <w:p>
      <w:pPr>
        <w:pStyle w:val="style157"/>
        <w:rPr>
          <w:rFonts w:cs="Times New Roman"/>
          <w:sz w:val="24"/>
          <w:szCs w:val="24"/>
        </w:rPr>
      </w:pPr>
      <w:r>
        <w:rPr>
          <w:sz w:val="24"/>
          <w:szCs w:val="24"/>
        </w:rPr>
        <w:t>A. copper(II) chloride</w:t>
      </w:r>
    </w:p>
    <w:p>
      <w:pPr>
        <w:pStyle w:val="style157"/>
        <w:rPr>
          <w:rFonts w:cs="Times New Roman"/>
          <w:sz w:val="24"/>
          <w:szCs w:val="24"/>
        </w:rPr>
      </w:pPr>
      <w:r>
        <w:rPr>
          <w:sz w:val="24"/>
          <w:szCs w:val="24"/>
        </w:rPr>
        <w:t>B. copper(II) sulfate</w:t>
      </w:r>
    </w:p>
    <w:p>
      <w:pPr>
        <w:pStyle w:val="style157"/>
        <w:rPr>
          <w:rFonts w:cs="Times New Roman"/>
          <w:sz w:val="24"/>
          <w:szCs w:val="24"/>
        </w:rPr>
      </w:pPr>
      <w:r>
        <w:rPr>
          <w:sz w:val="24"/>
          <w:szCs w:val="24"/>
        </w:rPr>
        <w:t>C. iron (II) chloride</w:t>
      </w:r>
    </w:p>
    <w:p>
      <w:pPr>
        <w:pStyle w:val="style157"/>
        <w:rPr>
          <w:rFonts w:cs="Times New Roman"/>
          <w:sz w:val="24"/>
          <w:szCs w:val="24"/>
        </w:rPr>
      </w:pPr>
      <w:r>
        <w:rPr>
          <w:sz w:val="24"/>
          <w:szCs w:val="24"/>
        </w:rPr>
        <w:t>D. iron (II) sulfate</w:t>
      </w:r>
    </w:p>
    <w:p>
      <w:pPr>
        <w:pStyle w:val="style157"/>
        <w:rPr>
          <w:rFonts w:cs="Times New Roman"/>
          <w:sz w:val="24"/>
          <w:szCs w:val="24"/>
        </w:rPr>
      </w:pPr>
    </w:p>
    <w:p>
      <w:pPr>
        <w:pStyle w:val="style157"/>
        <w:rPr>
          <w:rFonts w:cs="Times New Roman"/>
          <w:sz w:val="24"/>
          <w:szCs w:val="24"/>
        </w:rPr>
      </w:pPr>
      <w:r>
        <w:rPr>
          <w:sz w:val="24"/>
          <w:szCs w:val="24"/>
        </w:rPr>
        <w:t>3) Which of the following reagent could be used to distinguish aqueous sodium chloride from aqueous sodium nitrate?</w:t>
      </w:r>
    </w:p>
    <w:p>
      <w:pPr>
        <w:pStyle w:val="style157"/>
        <w:rPr>
          <w:rFonts w:cs="Times New Roman"/>
          <w:sz w:val="24"/>
          <w:szCs w:val="24"/>
        </w:rPr>
      </w:pPr>
    </w:p>
    <w:p>
      <w:pPr>
        <w:pStyle w:val="style157"/>
        <w:rPr>
          <w:rFonts w:cs="Times New Roman"/>
          <w:sz w:val="24"/>
          <w:szCs w:val="24"/>
        </w:rPr>
      </w:pPr>
      <w:r>
        <w:rPr>
          <w:sz w:val="24"/>
          <w:szCs w:val="24"/>
        </w:rPr>
        <w:t>A. sulfuric acid </w:t>
      </w:r>
    </w:p>
    <w:p>
      <w:pPr>
        <w:pStyle w:val="style157"/>
        <w:rPr>
          <w:rFonts w:cs="Times New Roman"/>
          <w:sz w:val="24"/>
          <w:szCs w:val="24"/>
        </w:rPr>
      </w:pPr>
      <w:r>
        <w:rPr>
          <w:sz w:val="24"/>
          <w:szCs w:val="24"/>
        </w:rPr>
        <w:t>B. acidified barium nitrate solution</w:t>
      </w:r>
    </w:p>
    <w:p>
      <w:pPr>
        <w:pStyle w:val="style157"/>
        <w:rPr>
          <w:rFonts w:cs="Times New Roman"/>
          <w:sz w:val="24"/>
          <w:szCs w:val="24"/>
        </w:rPr>
      </w:pPr>
      <w:r>
        <w:rPr>
          <w:sz w:val="24"/>
          <w:szCs w:val="24"/>
        </w:rPr>
        <w:t>C. acidified silver nitrate solution</w:t>
      </w:r>
    </w:p>
    <w:p>
      <w:pPr>
        <w:pStyle w:val="style157"/>
        <w:rPr>
          <w:rFonts w:cs="Times New Roman"/>
          <w:sz w:val="24"/>
          <w:szCs w:val="24"/>
        </w:rPr>
      </w:pPr>
      <w:r>
        <w:rPr>
          <w:sz w:val="24"/>
          <w:szCs w:val="24"/>
        </w:rPr>
        <w:t>D. ammonia solution</w:t>
      </w:r>
    </w:p>
    <w:p>
      <w:pPr>
        <w:pStyle w:val="style157"/>
        <w:rPr>
          <w:rFonts w:cs="Times New Roman"/>
          <w:sz w:val="24"/>
          <w:szCs w:val="24"/>
        </w:rPr>
      </w:pPr>
      <w:r>
        <w:rPr>
          <w:sz w:val="24"/>
          <w:szCs w:val="24"/>
        </w:rPr>
        <w:t>4) Compound Z is insoluble in water. When nitric acid is added to Z, Z dissolves, giving out an acidic gas. When aqueous ammonia is added to the resultant solution, a white precipitate is formed. This white precipitate then dissolves in excess aqueous ammonia, giving a colourless solution. </w:t>
      </w:r>
    </w:p>
    <w:p>
      <w:pPr>
        <w:pStyle w:val="style157"/>
        <w:rPr>
          <w:rFonts w:cs="Times New Roman"/>
          <w:sz w:val="24"/>
          <w:szCs w:val="24"/>
        </w:rPr>
      </w:pPr>
    </w:p>
    <w:p>
      <w:pPr>
        <w:pStyle w:val="style157"/>
        <w:rPr>
          <w:rFonts w:cs="Times New Roman"/>
          <w:sz w:val="24"/>
          <w:szCs w:val="24"/>
        </w:rPr>
      </w:pPr>
      <w:r>
        <w:rPr>
          <w:sz w:val="24"/>
          <w:szCs w:val="24"/>
        </w:rPr>
        <w:t>What is Z?</w:t>
      </w:r>
    </w:p>
    <w:p>
      <w:pPr>
        <w:pStyle w:val="style157"/>
        <w:rPr>
          <w:rFonts w:cs="Times New Roman"/>
          <w:sz w:val="24"/>
          <w:szCs w:val="24"/>
        </w:rPr>
      </w:pPr>
    </w:p>
    <w:p>
      <w:pPr>
        <w:pStyle w:val="style157"/>
        <w:rPr>
          <w:rFonts w:cs="Times New Roman"/>
          <w:sz w:val="24"/>
          <w:szCs w:val="24"/>
        </w:rPr>
      </w:pPr>
      <w:r>
        <w:rPr>
          <w:sz w:val="24"/>
          <w:szCs w:val="24"/>
        </w:rPr>
        <w:t>A. lead(II) carbonate</w:t>
      </w:r>
      <w:r>
        <w:rPr>
          <w:rFonts w:cs="Times New Roman"/>
          <w:sz w:val="24"/>
          <w:szCs w:val="24"/>
        </w:rPr>
        <w:br/>
      </w:r>
      <w:r>
        <w:rPr>
          <w:sz w:val="24"/>
          <w:szCs w:val="24"/>
        </w:rPr>
        <w:t>B. zinc carbonate</w:t>
      </w:r>
      <w:r>
        <w:rPr>
          <w:rFonts w:cs="Times New Roman"/>
          <w:sz w:val="24"/>
          <w:szCs w:val="24"/>
        </w:rPr>
        <w:br/>
      </w:r>
      <w:r>
        <w:rPr>
          <w:sz w:val="24"/>
          <w:szCs w:val="24"/>
        </w:rPr>
        <w:t>C. lead (II) nitrate</w:t>
      </w:r>
      <w:r>
        <w:rPr>
          <w:rFonts w:cs="Times New Roman"/>
          <w:sz w:val="24"/>
          <w:szCs w:val="24"/>
        </w:rPr>
        <w:br/>
      </w:r>
      <w:r>
        <w:rPr>
          <w:sz w:val="24"/>
          <w:szCs w:val="24"/>
        </w:rPr>
        <w:t>D. zinc nitrate</w:t>
      </w:r>
      <w:r>
        <w:rPr>
          <w:rFonts w:cs="Times New Roman"/>
          <w:sz w:val="24"/>
          <w:szCs w:val="24"/>
        </w:rPr>
        <w:br/>
      </w:r>
      <w:r>
        <w:rPr>
          <w:sz w:val="24"/>
          <w:szCs w:val="24"/>
        </w:rPr>
        <w:br/>
      </w:r>
      <w:r>
        <w:rPr>
          <w:sz w:val="24"/>
          <w:szCs w:val="24"/>
        </w:rPr>
        <w:t>5.Compound A is a white solid, and dissolves in water to give a colourless solution.</w:t>
      </w:r>
      <w:r>
        <w:rPr>
          <w:sz w:val="24"/>
          <w:szCs w:val="24"/>
        </w:rPr>
        <w:br/>
      </w:r>
      <w:r>
        <w:rPr>
          <w:sz w:val="24"/>
          <w:szCs w:val="24"/>
        </w:rPr>
        <w:t>When a solution of A is added to aqueous barium nitrate and nitric acid, a white precipitate isformed.</w:t>
      </w:r>
      <w:r>
        <w:rPr>
          <w:sz w:val="24"/>
          <w:szCs w:val="24"/>
        </w:rPr>
        <w:br/>
      </w:r>
      <w:r>
        <w:rPr>
          <w:sz w:val="24"/>
          <w:szCs w:val="24"/>
        </w:rPr>
        <w:t>When a solution of A is added to aqueous sodium hydroxide dropwise until in excess, a white precipitate is formed. This white precipitate is soluble in excess aqueous sodium hydroxide, giving a colourless solution.</w:t>
      </w:r>
      <w:r>
        <w:rPr>
          <w:sz w:val="24"/>
          <w:szCs w:val="24"/>
        </w:rPr>
        <w:br/>
      </w:r>
      <w:r>
        <w:rPr>
          <w:sz w:val="24"/>
          <w:szCs w:val="24"/>
        </w:rPr>
        <w:t>When a solution of A is added to aqueous ammonia dropwise until in excess, a white precipitate is formed. This precipitate is insoluble in excess aqueous ammonia.</w:t>
      </w:r>
    </w:p>
    <w:p>
      <w:pPr>
        <w:pStyle w:val="style157"/>
        <w:rPr>
          <w:rFonts w:cs="Times New Roman"/>
          <w:sz w:val="24"/>
          <w:szCs w:val="24"/>
        </w:rPr>
      </w:pPr>
      <w:r>
        <w:rPr>
          <w:sz w:val="24"/>
          <w:szCs w:val="24"/>
        </w:rPr>
        <w:t>i) Predict the identity of A. (2 marks)</w:t>
      </w:r>
    </w:p>
    <w:p>
      <w:pPr>
        <w:pStyle w:val="style157"/>
        <w:rPr>
          <w:rFonts w:cs="Times New Roman"/>
          <w:sz w:val="24"/>
          <w:szCs w:val="24"/>
        </w:rPr>
      </w:pPr>
      <w:r>
        <w:rPr>
          <w:sz w:val="24"/>
          <w:szCs w:val="24"/>
        </w:rPr>
        <w:t>ii) Write an chemical equation between a solution of compound A and acidified barium nitrate solution. Include state symbols in your answer. (1 mark)</w:t>
      </w:r>
    </w:p>
    <w:p>
      <w:pPr>
        <w:pStyle w:val="style157"/>
        <w:rPr>
          <w:rFonts w:cs="Times New Roman"/>
          <w:sz w:val="24"/>
          <w:szCs w:val="24"/>
        </w:rPr>
      </w:pPr>
      <w:r>
        <w:rPr>
          <w:sz w:val="24"/>
          <w:szCs w:val="24"/>
        </w:rPr>
        <w:t>iii) Write an ionic equation for the formation of the white precipitate, when a solution of compound A is added to aqueous sodium hydroxide.</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157"/>
        <w:rPr>
          <w:rFonts w:eastAsia="Arial-BoldMT"/>
          <w:b/>
          <w:bCs/>
          <w:sz w:val="24"/>
          <w:szCs w:val="24"/>
        </w:rPr>
      </w:pPr>
      <w:r>
        <w:rPr>
          <w:rFonts w:eastAsia="Arial-BoldMT"/>
          <w:b/>
          <w:bCs/>
          <w:sz w:val="24"/>
          <w:szCs w:val="24"/>
          <w:lang w:val="en-US"/>
        </w:rPr>
        <w:t xml:space="preserve">CHAPTER 7: </w:t>
      </w:r>
      <w:r>
        <w:rPr>
          <w:rFonts w:eastAsia="Arial-BoldMT"/>
          <w:b/>
          <w:bCs/>
          <w:sz w:val="24"/>
          <w:szCs w:val="24"/>
        </w:rPr>
        <w:t>FATS AND OILS</w:t>
      </w:r>
    </w:p>
    <w:p>
      <w:pPr>
        <w:pStyle w:val="style157"/>
        <w:rPr>
          <w:rFonts w:eastAsia="Arial-BoldMT"/>
          <w:b/>
          <w:bCs/>
          <w:sz w:val="24"/>
          <w:szCs w:val="24"/>
        </w:rPr>
      </w:pPr>
    </w:p>
    <w:p>
      <w:pPr>
        <w:pStyle w:val="style157"/>
        <w:rPr>
          <w:sz w:val="24"/>
          <w:szCs w:val="24"/>
        </w:rPr>
      </w:pPr>
      <w:r>
        <w:rPr>
          <w:rFonts w:eastAsia="Arial-BoldMT"/>
          <w:sz w:val="24"/>
          <w:szCs w:val="24"/>
        </w:rPr>
        <w:t>Fats and oils are called triglycerides because they are esters composed of three fatty acid units joined to glycerol.</w:t>
      </w:r>
      <w:r>
        <w:rPr>
          <w:sz w:val="24"/>
          <w:szCs w:val="24"/>
        </w:rPr>
      </w:r>
      <w:r>
        <w:rPr>
          <w:sz w:val="24"/>
          <w:szCs w:val="24"/>
        </w:rPr>
      </w:r>
      <w:r>
        <w:rPr>
          <w:sz w:val="24"/>
          <w:szCs w:val="24"/>
        </w:rPr>
      </w:r>
      <w:r>
        <w:rPr>
          <w:sz w:val="24"/>
          <w:szCs w:val="24"/>
        </w:rPr>
        <w:object>
          <v:shape id="1036" type="#_x0000_t75" filled="f" stroked="f" style="margin-left:0.0pt;margin-top:0.0pt;width:459.75pt;height:144.75pt;mso-wrap-distance-left:0.0pt;mso-wrap-distance-right:0.0pt;visibility:visible;">
            <v:imagedata r:id="rId12" embosscolor="white" o:title=""/>
            <v:fill/>
          </v:shape>
          <o:OLEObject Type="EMBED" ProgID="CorelDRAW.Graphic.13" ShapeID="1036" DrawAspect="Content" ObjectID="0" r:id="rId13"/>
        </w:object>
      </w:r>
      <w:r>
        <w:rPr>
          <w:sz w:val="24"/>
          <w:szCs w:val="24"/>
        </w:rPr>
      </w:r>
    </w:p>
    <w:p>
      <w:pPr>
        <w:pStyle w:val="style157"/>
        <w:rPr>
          <w:b/>
          <w:bCs/>
          <w:sz w:val="24"/>
          <w:szCs w:val="24"/>
          <w:highlight w:val="none"/>
        </w:rPr>
      </w:pPr>
      <w:r>
        <w:rPr>
          <w:b/>
          <w:bCs/>
          <w:sz w:val="24"/>
          <w:szCs w:val="24"/>
          <w:highlight w:val="none"/>
        </w:rPr>
        <w:t>The above reaction is an esterification.</w:t>
      </w:r>
    </w:p>
    <w:p>
      <w:pPr>
        <w:pStyle w:val="style157"/>
        <w:rPr>
          <w:rFonts w:eastAsia="Arial-BoldMT"/>
          <w:sz w:val="24"/>
          <w:szCs w:val="24"/>
        </w:rPr>
      </w:pPr>
    </w:p>
    <w:p>
      <w:pPr>
        <w:pStyle w:val="style157"/>
        <w:rPr>
          <w:rFonts w:eastAsia="Arial-BoldMT"/>
          <w:sz w:val="24"/>
          <w:szCs w:val="24"/>
        </w:rPr>
      </w:pPr>
      <w:r>
        <w:rPr>
          <w:rFonts w:eastAsia="Arial-BoldMT"/>
          <w:sz w:val="24"/>
          <w:szCs w:val="24"/>
        </w:rPr>
        <w:t>At room temperature, fats are solids while oils are liquids.solid anima fats containmainly saturated carboxylic acids while vegetable oils contain large amount of unsaturated carboxylic acids. Sources of fats and oils are plants and animals. Fats and oils are obtained by the combination of propane1,2,3-triol(glycerol) with fatty acid. Example stearic acid. Chemically, fats are carboxylic esters derived from the single alcohol, glycerol and are known as glycerides(triacylglycerol).</w:t>
      </w:r>
    </w:p>
    <w:p>
      <w:pPr>
        <w:pStyle w:val="style157"/>
        <w:rPr>
          <w:rFonts w:eastAsia="Arial-BoldMT"/>
          <w:sz w:val="24"/>
          <w:szCs w:val="24"/>
        </w:rPr>
      </w:pPr>
    </w:p>
    <w:p>
      <w:pPr>
        <w:pStyle w:val="style157"/>
        <w:rPr>
          <w:sz w:val="24"/>
          <w:szCs w:val="24"/>
        </w:rPr>
      </w:pPr>
      <w:r>
        <w:rPr>
          <w:sz w:val="24"/>
          <w:szCs w:val="24"/>
        </w:rPr>
      </w:r>
      <w:r>
        <w:rPr>
          <w:sz w:val="24"/>
          <w:szCs w:val="24"/>
        </w:rPr>
      </w:r>
      <w:r>
        <w:rPr>
          <w:sz w:val="24"/>
          <w:szCs w:val="24"/>
        </w:rPr>
      </w:r>
      <w:r>
        <w:rPr>
          <w:sz w:val="24"/>
          <w:szCs w:val="24"/>
        </w:rPr>
        <w:object>
          <v:shape id="1038" type="#_x0000_t75" filled="f" stroked="f" style="margin-left:0.0pt;margin-top:0.0pt;width:222.0pt;height:126.75pt;mso-wrap-distance-left:0.0pt;mso-wrap-distance-right:0.0pt;visibility:visible;">
            <v:imagedata r:id="rId14" embosscolor="white" o:title=""/>
            <v:fill/>
          </v:shape>
          <o:OLEObject Type="EMBED" ProgID="CorelDRAW.Graphic.13" ShapeID="1038" DrawAspect="Content" ObjectID="0" r:id="rId15"/>
        </w:object>
      </w:r>
      <w:r>
        <w:rPr>
          <w:sz w:val="24"/>
          <w:szCs w:val="24"/>
        </w:rPr>
      </w:r>
    </w:p>
    <w:p>
      <w:pPr>
        <w:pStyle w:val="style157"/>
        <w:rPr>
          <w:sz w:val="24"/>
          <w:szCs w:val="24"/>
        </w:rPr>
      </w:pPr>
    </w:p>
    <w:p>
      <w:pPr>
        <w:pStyle w:val="style157"/>
        <w:rPr>
          <w:rFonts w:eastAsia="Arial-BoldMT"/>
          <w:b/>
          <w:bCs/>
          <w:sz w:val="24"/>
          <w:szCs w:val="24"/>
        </w:rPr>
      </w:pPr>
    </w:p>
    <w:p>
      <w:pPr>
        <w:pStyle w:val="style157"/>
        <w:rPr>
          <w:rFonts w:eastAsia="Arial-BoldMT"/>
          <w:b/>
          <w:bCs/>
          <w:sz w:val="24"/>
          <w:szCs w:val="24"/>
        </w:rPr>
      </w:pPr>
      <w:r>
        <w:rPr>
          <w:rFonts w:eastAsia="Arial-BoldMT"/>
          <w:b/>
          <w:bCs/>
          <w:sz w:val="24"/>
          <w:szCs w:val="24"/>
        </w:rPr>
        <w:t>PHYSICAL PROPERTIES OF FATS AND OILS</w:t>
      </w:r>
    </w:p>
    <w:p>
      <w:pPr>
        <w:pStyle w:val="style157"/>
        <w:numPr>
          <w:ilvl w:val="0"/>
          <w:numId w:val="60"/>
        </w:numPr>
        <w:rPr>
          <w:rFonts w:eastAsia="Arial-BoldMT"/>
          <w:sz w:val="24"/>
          <w:szCs w:val="24"/>
        </w:rPr>
      </w:pPr>
      <w:r>
        <w:rPr>
          <w:rFonts w:eastAsia="Arial-BoldMT"/>
          <w:sz w:val="24"/>
          <w:szCs w:val="24"/>
        </w:rPr>
        <w:t>Fats and oils are lighter than water, having densities of about 0.8g/cm</w:t>
      </w:r>
      <w:r>
        <w:rPr>
          <w:rFonts w:eastAsia="Arial-BoldMT"/>
          <w:sz w:val="24"/>
          <w:szCs w:val="24"/>
          <w:vertAlign w:val="superscript"/>
        </w:rPr>
        <w:t>3</w:t>
      </w:r>
      <w:r>
        <w:rPr>
          <w:rFonts w:eastAsia="Arial-BoldMT"/>
          <w:sz w:val="24"/>
          <w:szCs w:val="24"/>
        </w:rPr>
        <w:t>.</w:t>
      </w:r>
    </w:p>
    <w:p>
      <w:pPr>
        <w:pStyle w:val="style157"/>
        <w:numPr>
          <w:ilvl w:val="0"/>
          <w:numId w:val="60"/>
        </w:numPr>
        <w:rPr>
          <w:rFonts w:eastAsia="Arial-BoldMT"/>
          <w:sz w:val="24"/>
          <w:szCs w:val="24"/>
        </w:rPr>
      </w:pPr>
      <w:r>
        <w:rPr>
          <w:rFonts w:eastAsia="Arial-BoldMT"/>
          <w:sz w:val="24"/>
          <w:szCs w:val="24"/>
        </w:rPr>
        <w:t>They are poor conductors of heat and electricity and therefore serve as excellent insulators for the body,slowing the loss of heat through the skin.</w:t>
      </w:r>
    </w:p>
    <w:p>
      <w:pPr>
        <w:pStyle w:val="style157"/>
        <w:rPr>
          <w:rFonts w:eastAsia="Arial-BoldMT"/>
          <w:sz w:val="24"/>
          <w:szCs w:val="24"/>
        </w:rPr>
      </w:pPr>
    </w:p>
    <w:p>
      <w:pPr>
        <w:pStyle w:val="style157"/>
        <w:rPr>
          <w:rFonts w:eastAsia="Arial-BoldMT"/>
          <w:b/>
          <w:bCs/>
          <w:sz w:val="24"/>
          <w:szCs w:val="24"/>
        </w:rPr>
      </w:pPr>
    </w:p>
    <w:p>
      <w:pPr>
        <w:pStyle w:val="style157"/>
        <w:rPr>
          <w:rFonts w:eastAsia="Arial-BoldMT"/>
          <w:b/>
          <w:bCs/>
          <w:sz w:val="24"/>
          <w:szCs w:val="24"/>
        </w:rPr>
      </w:pPr>
      <w:r>
        <w:rPr>
          <w:rFonts w:eastAsia="Arial-BoldMT"/>
          <w:b/>
          <w:bCs/>
          <w:sz w:val="24"/>
          <w:szCs w:val="24"/>
        </w:rPr>
        <w:t>CHEMICAL PROPERTIES OF FATS AND OILS</w:t>
      </w:r>
    </w:p>
    <w:p>
      <w:pPr>
        <w:pStyle w:val="style157"/>
        <w:numPr>
          <w:ilvl w:val="0"/>
          <w:numId w:val="60"/>
        </w:numPr>
        <w:rPr>
          <w:rFonts w:eastAsia="Arial-BoldMT"/>
          <w:sz w:val="24"/>
          <w:szCs w:val="24"/>
        </w:rPr>
      </w:pPr>
      <w:r>
        <w:rPr>
          <w:rFonts w:eastAsia="Arial-BoldMT"/>
          <w:sz w:val="24"/>
          <w:szCs w:val="24"/>
        </w:rPr>
        <w:t>Hydrolysis:Hydrolysis of fats and oils can be either by acid catalyst or alkaline catalyst. But alkaline is more practical and the reaction is irreversible. Such process is called saponification. Therefore,saponification is the reaction between fatty acid(fat/oil) and alkali(NaOH).</w:t>
      </w:r>
      <m:oMath>
        <m:r>
          <m:rPr>
            <m:sty m:val="p"/>
          </m:rPr>
          <w:rPr>
            <w:rFonts w:ascii="Cambria Math" w:eastAsia="Arial-BoldMT" w:hAnsi="Cambria Math"/>
            <w:sz w:val="24"/>
            <w:szCs w:val="24"/>
          </w:rPr>
          <m:t xml:space="preserve">A reaction in which sodium hydroxide reacts with fat and oil to produce </m:t>
        </m:r>
      </m:oMath>
    </w:p>
    <w:p>
      <w:pPr>
        <w:pStyle w:val="style157"/>
        <w:rPr>
          <w:rFonts w:eastAsia="Arial-BoldMT"/>
          <w:sz w:val="24"/>
          <w:szCs w:val="24"/>
        </w:rPr>
      </w:pPr>
      <m:oMathPara>
        <m:oMathParaPr>
          <m:jc m:val="left"/>
        </m:oMathParaPr>
        <m:oMath>
          <m:r>
            <m:rPr>
              <m:sty m:val="p"/>
            </m:rPr>
            <w:rPr>
              <w:rFonts w:ascii="Cambria Math" w:eastAsia="Arial-BoldMT" w:hAnsi="Cambria Math"/>
              <w:sz w:val="24"/>
              <w:szCs w:val="24"/>
            </w:rPr>
            <m:t>soap is  called saponification.</m:t>
          </m:r>
        </m:oMath>
      </m:oMathPara>
    </w:p>
    <w:p>
      <w:pPr>
        <w:pStyle w:val="style1"/>
        <w:rPr>
          <w:rFonts w:ascii="Calibri" w:cs="ArialMT" w:eastAsia="Arial-BoldMT" w:hAnsi="Calibri"/>
          <w:b/>
          <w:color w:val="auto"/>
          <w:sz w:val="24"/>
          <w:szCs w:val="24"/>
        </w:rPr>
      </w:pPr>
      <w:r>
        <w:rPr>
          <w:color w:val="auto"/>
          <w:sz w:val="24"/>
          <w:szCs w:val="24"/>
        </w:rPr>
      </w:r>
      <w:r>
        <w:rPr>
          <w:color w:val="auto"/>
          <w:sz w:val="24"/>
          <w:szCs w:val="24"/>
        </w:rPr>
      </w:r>
      <w:r>
        <w:rPr>
          <w:color w:val="auto"/>
          <w:sz w:val="24"/>
          <w:szCs w:val="24"/>
        </w:rPr>
      </w:r>
      <w:r>
        <w:rPr>
          <w:color w:val="auto"/>
          <w:sz w:val="24"/>
          <w:szCs w:val="24"/>
        </w:rPr>
        <w:object>
          <v:shape id="1040" type="#_x0000_t75" filled="f" stroked="f" style="margin-left:0.0pt;margin-top:0.0pt;width:461.25pt;height:144.75pt;mso-wrap-distance-left:0.0pt;mso-wrap-distance-right:0.0pt;visibility:visible;">
            <v:imagedata r:id="rId16" embosscolor="white" o:title=""/>
            <v:fill/>
          </v:shape>
          <o:OLEObject Type="EMBED" ProgID="CorelDRAW.Graphic.13" ShapeID="1040" DrawAspect="Content" ObjectID="0" r:id="rId17"/>
        </w:object>
      </w:r>
      <w:r>
        <w:rPr>
          <w:color w:val="auto"/>
          <w:sz w:val="24"/>
          <w:szCs w:val="24"/>
        </w:rPr>
      </w:r>
    </w:p>
    <w:p>
      <w:pPr>
        <w:pStyle w:val="style157"/>
        <w:rPr>
          <w:rFonts w:eastAsia="Arial-BoldMT"/>
          <w:sz w:val="24"/>
          <w:szCs w:val="24"/>
        </w:rPr>
      </w:pPr>
    </w:p>
    <w:p>
      <w:pPr>
        <w:pStyle w:val="style157"/>
        <w:numPr>
          <w:ilvl w:val="0"/>
          <w:numId w:val="60"/>
        </w:numPr>
        <w:rPr>
          <w:rFonts w:eastAsia="Arial-BoldMT"/>
          <w:sz w:val="24"/>
          <w:szCs w:val="24"/>
        </w:rPr>
      </w:pPr>
      <w:r>
        <w:rPr>
          <w:rFonts w:eastAsia="Arial-BoldMT"/>
          <w:b/>
          <w:bCs/>
          <w:sz w:val="24"/>
          <w:szCs w:val="24"/>
        </w:rPr>
        <w:t>Hydrogenation:</w:t>
      </w:r>
      <w:r>
        <w:rPr>
          <w:rFonts w:eastAsia="Arial-BoldMT"/>
          <w:sz w:val="24"/>
          <w:szCs w:val="24"/>
        </w:rPr>
        <w:t>The addition of hydrogen moleules to vegetable oil yields margarine and the process is called hardening of vegetable oil. This takes place in the presence of nickel catalyst at 175 to 190</w:t>
      </w:r>
      <m:oMath>
        <m:r>
          <m:rPr>
            <m:sty m:val="p"/>
          </m:rPr>
          <w:rPr>
            <w:rFonts w:ascii="Cambria Math" w:eastAsia="Arial-BoldMT" w:hAnsi="Cambria Math"/>
            <w:sz w:val="24"/>
            <w:szCs w:val="24"/>
          </w:rPr>
          <m:t>℃</m:t>
        </m:r>
      </m:oMath>
      <w:r>
        <w:rPr>
          <w:rFonts w:eastAsia="Arial-BoldMT"/>
          <w:sz w:val="24"/>
          <w:szCs w:val="24"/>
        </w:rPr>
        <w:t>. The main aim of hydrogenation is to remove unsaturation in the fat and oil. A partially hydrogenated fat/oil has a longer shelf life than completely hydrogenated fat/oil.</w:t>
      </w:r>
    </w:p>
    <w:p>
      <w:pPr>
        <w:pStyle w:val="style157"/>
        <w:numPr>
          <w:ilvl w:val="0"/>
          <w:numId w:val="60"/>
        </w:numPr>
        <w:rPr>
          <w:rFonts w:eastAsia="Arial-BoldMT"/>
          <w:sz w:val="24"/>
          <w:szCs w:val="24"/>
        </w:rPr>
      </w:pPr>
      <w:r>
        <w:rPr>
          <w:rFonts w:eastAsia="Arial-BoldMT"/>
          <w:b/>
          <w:bCs/>
          <w:sz w:val="24"/>
          <w:szCs w:val="24"/>
        </w:rPr>
        <w:t>Rancidity:</w:t>
      </w:r>
      <w:r>
        <w:rPr>
          <w:rFonts w:eastAsia="Arial-BoldMT"/>
          <w:sz w:val="24"/>
          <w:szCs w:val="24"/>
        </w:rPr>
        <w:t xml:space="preserve"> When fats and oils are allowed to stand at room temperature for a certain period of time, they develop an unpleasant odour and taste. This phenomenon is called Rancidity.</w:t>
      </w:r>
    </w:p>
    <w:p>
      <w:pPr>
        <w:pStyle w:val="style157"/>
        <w:rPr>
          <w:rFonts w:eastAsia="Arial-BoldMT"/>
          <w:sz w:val="24"/>
          <w:szCs w:val="24"/>
        </w:rPr>
      </w:pPr>
    </w:p>
    <w:p>
      <w:pPr>
        <w:pStyle w:val="style157"/>
        <w:rPr>
          <w:rFonts w:eastAsia="Arial-BoldMT"/>
          <w:b/>
          <w:bCs/>
          <w:sz w:val="24"/>
          <w:szCs w:val="24"/>
        </w:rPr>
      </w:pPr>
      <w:r>
        <w:rPr>
          <w:rFonts w:eastAsia="Arial-BoldMT"/>
          <w:b/>
          <w:bCs/>
          <w:sz w:val="24"/>
          <w:szCs w:val="24"/>
        </w:rPr>
        <w:t>USES OF FATS AND OILS</w:t>
      </w:r>
    </w:p>
    <w:p>
      <w:pPr>
        <w:pStyle w:val="style157"/>
        <w:rPr>
          <w:rFonts w:eastAsia="Arial-BoldMT"/>
          <w:sz w:val="24"/>
          <w:szCs w:val="24"/>
        </w:rPr>
      </w:pPr>
      <w:r>
        <w:rPr>
          <w:rFonts w:eastAsia="Arial-BoldMT"/>
          <w:sz w:val="24"/>
          <w:szCs w:val="24"/>
        </w:rPr>
        <w:t>Industrially, fats and oils are used in the making of soaps, detergents,grease, paints,fatty acids, ink,butter etc.</w:t>
      </w:r>
    </w:p>
    <w:p>
      <w:pPr>
        <w:pStyle w:val="style157"/>
        <w:rPr>
          <w:rFonts w:eastAsia="Arial-BoldMT"/>
          <w:sz w:val="24"/>
          <w:szCs w:val="24"/>
        </w:rPr>
      </w:pPr>
    </w:p>
    <w:p>
      <w:pPr>
        <w:pStyle w:val="style157"/>
        <w:rPr>
          <w:rFonts w:eastAsia="Arial-BoldMT"/>
          <w:sz w:val="24"/>
          <w:szCs w:val="24"/>
        </w:rPr>
      </w:pPr>
    </w:p>
    <w:p>
      <w:pPr>
        <w:pStyle w:val="style157"/>
        <w:rPr>
          <w:rFonts w:eastAsia="Arial-BoldMT"/>
          <w:b/>
          <w:bCs/>
          <w:i/>
          <w:iCs/>
          <w:sz w:val="24"/>
          <w:szCs w:val="24"/>
          <w:u w:val="none" w:color="000000"/>
          <w:lang w:val="en-US"/>
        </w:rPr>
      </w:pPr>
      <w:r>
        <w:rPr>
          <w:rFonts w:eastAsia="Arial-BoldMT"/>
          <w:b/>
          <w:bCs/>
          <w:sz w:val="24"/>
          <w:szCs w:val="24"/>
        </w:rPr>
        <w:t>SOAP AND DETERGENT</w:t>
      </w:r>
    </w:p>
    <w:p>
      <w:pPr>
        <w:pStyle w:val="style157"/>
        <w:rPr>
          <w:rFonts w:eastAsia="Arial-BoldMT"/>
          <w:b/>
          <w:bCs/>
          <w:i/>
          <w:iCs/>
          <w:sz w:val="24"/>
          <w:szCs w:val="24"/>
          <w:u w:val="none" w:color="000000"/>
          <w:lang w:val="en-US"/>
        </w:rPr>
      </w:pPr>
    </w:p>
    <w:p>
      <w:pPr>
        <w:pStyle w:val="style157"/>
        <w:rPr>
          <w:rFonts w:eastAsia="Arial-BoldMT"/>
          <w:b/>
          <w:bCs/>
          <w:i/>
          <w:iCs/>
          <w:sz w:val="24"/>
          <w:szCs w:val="24"/>
          <w:u w:val="none" w:color="000000"/>
        </w:rPr>
      </w:pPr>
      <w:r>
        <w:rPr>
          <w:rFonts w:eastAsia="Arial-BoldMT"/>
          <w:b/>
          <w:bCs/>
          <w:i/>
          <w:iCs/>
          <w:sz w:val="24"/>
          <w:szCs w:val="24"/>
          <w:u w:val="none" w:color="000000"/>
          <w:lang w:val="en-US"/>
        </w:rPr>
        <w:t xml:space="preserve">       Imagine how dirty you would be without soap. Water can dissolve many dirty substances, but not grease. Certain salts of sodium, known as soap, can break up the grease so that the water can wash it away.</w:t>
      </w:r>
    </w:p>
    <w:p>
      <w:pPr>
        <w:pStyle w:val="style157"/>
        <w:rPr>
          <w:rFonts w:eastAsia="Arial-BoldMT"/>
          <w:sz w:val="24"/>
          <w:szCs w:val="24"/>
        </w:rPr>
      </w:pPr>
      <w:r>
        <w:rPr>
          <w:rFonts w:eastAsia="Arial-BoldMT"/>
          <w:sz w:val="24"/>
          <w:szCs w:val="24"/>
        </w:rPr>
        <w:t>Soap is an alkali metal of long chain carboxylic acid used as cleansing agent. Detergent composed of short-chain alkyl benzene sulphonate used as cleaning agent. Detergent is biodegradable i.e it can be easily decomposed into inorganic compounds by microorganisms. A detergent is a non-sopay cleaning agent that uses a surface-active agent for cleaning a substance in solution. Detergents are effective even in hard water or salt water,as they form no scum. A well-known detergent of the sulphonate is sodium lauryl sulphate with the formula below;</w:t>
      </w:r>
    </w:p>
    <w:p>
      <w:pPr>
        <w:pStyle w:val="style157"/>
        <w:rPr>
          <w:rFonts w:eastAsia="Arial-BoldMT"/>
          <w:b/>
          <w:bCs/>
          <w:sz w:val="24"/>
          <w:szCs w:val="24"/>
          <w:vertAlign w:val="superscript"/>
        </w:rPr>
      </w:pPr>
      <w:r>
        <w:rPr>
          <w:rFonts w:eastAsia="Arial-BoldMT"/>
          <w:b/>
          <w:bCs/>
          <w:sz w:val="24"/>
          <w:szCs w:val="24"/>
        </w:rPr>
        <w:t>H</w:t>
      </w:r>
      <w:r>
        <w:rPr>
          <w:rFonts w:eastAsia="Arial-BoldMT"/>
          <w:b/>
          <w:bCs/>
          <w:sz w:val="24"/>
          <w:szCs w:val="24"/>
          <w:vertAlign w:val="subscript"/>
        </w:rPr>
        <w:t>25</w:t>
      </w:r>
      <w:r>
        <w:rPr>
          <w:rFonts w:eastAsia="Arial-BoldMT"/>
          <w:b/>
          <w:bCs/>
          <w:sz w:val="24"/>
          <w:szCs w:val="24"/>
        </w:rPr>
        <w:t>C</w:t>
      </w:r>
      <w:r>
        <w:rPr>
          <w:rFonts w:eastAsia="Arial-BoldMT"/>
          <w:b/>
          <w:bCs/>
          <w:sz w:val="24"/>
          <w:szCs w:val="24"/>
          <w:vertAlign w:val="subscript"/>
        </w:rPr>
        <w:t>12</w:t>
      </w:r>
      <w:r>
        <w:rPr>
          <w:rFonts w:eastAsia="Arial-BoldMT"/>
          <w:b/>
          <w:bCs/>
          <w:sz w:val="24"/>
          <w:szCs w:val="24"/>
        </w:rPr>
        <w:t>-O-SO</w:t>
      </w:r>
      <w:r>
        <w:rPr>
          <w:rFonts w:eastAsia="Arial-BoldMT"/>
          <w:b/>
          <w:bCs/>
          <w:sz w:val="24"/>
          <w:szCs w:val="24"/>
          <w:vertAlign w:val="subscript"/>
        </w:rPr>
        <w:t>2</w:t>
      </w:r>
      <w:r>
        <w:rPr>
          <w:rFonts w:eastAsia="Arial-BoldMT"/>
          <w:b/>
          <w:bCs/>
          <w:sz w:val="24"/>
          <w:szCs w:val="24"/>
        </w:rPr>
        <w:t>-O</w:t>
      </w:r>
      <w:r>
        <w:rPr>
          <w:rFonts w:eastAsia="Arial-BoldMT"/>
          <w:b/>
          <w:bCs/>
          <w:sz w:val="24"/>
          <w:szCs w:val="24"/>
          <w:vertAlign w:val="superscript"/>
        </w:rPr>
        <w:t>-</w:t>
      </w:r>
      <w:r>
        <w:rPr>
          <w:rFonts w:eastAsia="Arial-BoldMT"/>
          <w:b/>
          <w:bCs/>
          <w:sz w:val="24"/>
          <w:szCs w:val="24"/>
        </w:rPr>
        <w:t>Na</w:t>
      </w:r>
      <w:r>
        <w:rPr>
          <w:rFonts w:eastAsia="Arial-BoldMT"/>
          <w:b/>
          <w:bCs/>
          <w:sz w:val="24"/>
          <w:szCs w:val="24"/>
          <w:vertAlign w:val="superscript"/>
        </w:rPr>
        <w:t>+</w:t>
      </w:r>
    </w:p>
    <w:p>
      <w:pPr>
        <w:pStyle w:val="style157"/>
        <w:rPr>
          <w:rFonts w:eastAsia="Arial-BoldMT"/>
          <w:b/>
          <w:bCs/>
          <w:sz w:val="24"/>
          <w:szCs w:val="24"/>
        </w:rPr>
      </w:pPr>
    </w:p>
    <w:p>
      <w:pPr>
        <w:pStyle w:val="style157"/>
        <w:rPr>
          <w:rFonts w:eastAsia="Arial-BoldMT"/>
          <w:b/>
          <w:bCs/>
          <w:sz w:val="24"/>
          <w:szCs w:val="24"/>
          <w:highlight w:val="none"/>
        </w:rPr>
      </w:pPr>
      <w:r>
        <w:rPr>
          <w:rFonts w:eastAsia="Arial-BoldMT"/>
          <w:b/>
          <w:bCs/>
          <w:sz w:val="24"/>
          <w:szCs w:val="24"/>
          <w:highlight w:val="none"/>
        </w:rPr>
        <w:t>PREPARATION OF SOAP(SAPONIFICATION)</w:t>
      </w:r>
    </w:p>
    <w:p>
      <w:pPr>
        <w:pStyle w:val="style157"/>
        <w:rPr>
          <w:rFonts w:eastAsia="Arial-BoldMT"/>
          <w:sz w:val="24"/>
          <w:szCs w:val="24"/>
        </w:rPr>
      </w:pPr>
      <w:r>
        <w:rPr>
          <w:rFonts w:eastAsia="Arial-BoldMT"/>
          <w:sz w:val="24"/>
          <w:szCs w:val="24"/>
        </w:rPr>
        <w:t>The basic chemical reaction in the making of soap is saponification(Alkaline hydrolysis of fat and oil).</w:t>
      </w:r>
    </w:p>
    <w:p>
      <w:pPr>
        <w:pStyle w:val="style157"/>
        <w:rPr>
          <w:rFonts w:eastAsia="Arial-BoldMT"/>
          <w:sz w:val="24"/>
          <w:szCs w:val="24"/>
        </w:rPr>
      </w:pPr>
      <w:r>
        <w:rPr>
          <w:rFonts w:eastAsia="Arial-BoldMT"/>
          <w:sz w:val="24"/>
          <w:szCs w:val="24"/>
        </w:rPr>
        <w:t>3NaOH + (C</w:t>
      </w:r>
      <w:r>
        <w:rPr>
          <w:rFonts w:eastAsia="Arial-BoldMT"/>
          <w:sz w:val="24"/>
          <w:szCs w:val="24"/>
          <w:vertAlign w:val="subscript"/>
        </w:rPr>
        <w:t>17</w:t>
      </w:r>
      <w:r>
        <w:rPr>
          <w:rFonts w:eastAsia="Arial-BoldMT"/>
          <w:sz w:val="24"/>
          <w:szCs w:val="24"/>
        </w:rPr>
        <w:t>H</w:t>
      </w:r>
      <w:r>
        <w:rPr>
          <w:rFonts w:eastAsia="Arial-BoldMT"/>
          <w:sz w:val="24"/>
          <w:szCs w:val="24"/>
          <w:vertAlign w:val="subscript"/>
        </w:rPr>
        <w:t>35</w:t>
      </w:r>
      <w:r>
        <w:rPr>
          <w:rFonts w:eastAsia="Arial-BoldMT"/>
          <w:sz w:val="24"/>
          <w:szCs w:val="24"/>
        </w:rPr>
        <w:t>COO)</w:t>
      </w:r>
      <w:r>
        <w:rPr>
          <w:rFonts w:eastAsia="Arial-BoldMT"/>
          <w:sz w:val="24"/>
          <w:szCs w:val="24"/>
          <w:vertAlign w:val="subscript"/>
        </w:rPr>
        <w:t>3</w:t>
      </w:r>
      <w:r>
        <w:rPr>
          <w:rFonts w:eastAsia="Arial-BoldMT"/>
          <w:sz w:val="24"/>
          <w:szCs w:val="24"/>
        </w:rPr>
        <w:t>C</w:t>
      </w:r>
      <w:r>
        <w:rPr>
          <w:rFonts w:eastAsia="Arial-BoldMT"/>
          <w:sz w:val="24"/>
          <w:szCs w:val="24"/>
          <w:vertAlign w:val="subscript"/>
        </w:rPr>
        <w:t>3</w:t>
      </w:r>
      <w:r>
        <w:rPr>
          <w:rFonts w:eastAsia="Arial-BoldMT"/>
          <w:sz w:val="24"/>
          <w:szCs w:val="24"/>
        </w:rPr>
        <w:t>H</w:t>
      </w:r>
      <w:r>
        <w:rPr>
          <w:rFonts w:eastAsia="Arial-BoldMT"/>
          <w:sz w:val="24"/>
          <w:szCs w:val="24"/>
          <w:vertAlign w:val="subscript"/>
        </w:rPr>
        <w:t>5</w:t>
      </w:r>
      <w:r>
        <w:rPr>
          <w:rFonts w:eastAsia="Arial-BoldMT"/>
          <w:sz w:val="24"/>
          <w:szCs w:val="24"/>
        </w:rPr>
        <w:t xml:space="preserve"> ==&gt; 3C</w:t>
      </w:r>
      <w:r>
        <w:rPr>
          <w:rFonts w:eastAsia="Arial-BoldMT"/>
          <w:sz w:val="24"/>
          <w:szCs w:val="24"/>
          <w:vertAlign w:val="subscript"/>
        </w:rPr>
        <w:t>17</w:t>
      </w:r>
      <w:r>
        <w:rPr>
          <w:rFonts w:eastAsia="Arial-BoldMT"/>
          <w:sz w:val="24"/>
          <w:szCs w:val="24"/>
        </w:rPr>
        <w:t>H</w:t>
      </w:r>
      <w:r>
        <w:rPr>
          <w:rFonts w:eastAsia="Arial-BoldMT"/>
          <w:sz w:val="24"/>
          <w:szCs w:val="24"/>
          <w:vertAlign w:val="subscript"/>
        </w:rPr>
        <w:t>35</w:t>
      </w:r>
      <w:r>
        <w:rPr>
          <w:rFonts w:eastAsia="Arial-BoldMT"/>
          <w:sz w:val="24"/>
          <w:szCs w:val="24"/>
        </w:rPr>
        <w:t>COOONa + C</w:t>
      </w:r>
      <w:r>
        <w:rPr>
          <w:rFonts w:eastAsia="Arial-BoldMT"/>
          <w:sz w:val="24"/>
          <w:szCs w:val="24"/>
          <w:vertAlign w:val="subscript"/>
        </w:rPr>
        <w:t>3</w:t>
      </w:r>
      <w:r>
        <w:rPr>
          <w:rFonts w:eastAsia="Arial-BoldMT"/>
          <w:sz w:val="24"/>
          <w:szCs w:val="24"/>
        </w:rPr>
        <w:t>H</w:t>
      </w:r>
      <w:r>
        <w:rPr>
          <w:rFonts w:eastAsia="Arial-BoldMT"/>
          <w:sz w:val="24"/>
          <w:szCs w:val="24"/>
          <w:vertAlign w:val="subscript"/>
        </w:rPr>
        <w:t>5</w:t>
      </w:r>
      <w:r>
        <w:rPr>
          <w:rFonts w:eastAsia="Arial-BoldMT"/>
          <w:sz w:val="24"/>
          <w:szCs w:val="24"/>
        </w:rPr>
        <w:t>(OH)</w:t>
      </w:r>
      <w:r>
        <w:rPr>
          <w:rFonts w:eastAsia="Arial-BoldMT"/>
          <w:sz w:val="24"/>
          <w:szCs w:val="24"/>
          <w:vertAlign w:val="subscript"/>
        </w:rPr>
        <w:t>3</w:t>
      </w:r>
    </w:p>
    <w:p>
      <w:pPr>
        <w:pStyle w:val="style157"/>
        <w:rPr>
          <w:rFonts w:eastAsia="Arial-BoldMT"/>
          <w:sz w:val="24"/>
          <w:szCs w:val="24"/>
        </w:rPr>
      </w:pPr>
      <w:r>
        <w:rPr>
          <w:rFonts w:eastAsia="Arial-BoldMT"/>
          <w:sz w:val="24"/>
          <w:szCs w:val="24"/>
        </w:rPr>
        <w:t>Caustic</w:t>
      </w:r>
      <w:r>
        <w:rPr>
          <w:rFonts w:eastAsia="Arial-BoldMT"/>
          <w:sz w:val="24"/>
          <w:szCs w:val="24"/>
        </w:rPr>
        <w:tab/>
      </w:r>
      <w:r>
        <w:rPr>
          <w:rFonts w:eastAsia="Arial-BoldMT"/>
          <w:sz w:val="24"/>
          <w:szCs w:val="24"/>
        </w:rPr>
        <w:t xml:space="preserve">          fatty acid                      sodium stearate     glycerine</w:t>
      </w:r>
    </w:p>
    <w:p>
      <w:pPr>
        <w:pStyle w:val="style157"/>
        <w:rPr>
          <w:rFonts w:eastAsia="Arial-BoldMT"/>
          <w:sz w:val="24"/>
          <w:szCs w:val="24"/>
        </w:rPr>
      </w:pPr>
      <w:r>
        <w:rPr>
          <w:rFonts w:eastAsia="Arial-BoldMT"/>
          <w:sz w:val="24"/>
          <w:szCs w:val="24"/>
        </w:rPr>
        <w:t>Soda                                                     (soap)</w:t>
      </w:r>
    </w:p>
    <w:p>
      <w:pPr>
        <w:pStyle w:val="style157"/>
        <w:rPr>
          <w:rFonts w:eastAsia="Arial-BoldMT"/>
          <w:sz w:val="24"/>
          <w:szCs w:val="24"/>
        </w:rPr>
      </w:pPr>
    </w:p>
    <w:p>
      <w:pPr>
        <w:pStyle w:val="style157"/>
        <w:rPr>
          <w:rFonts w:eastAsia="Arial-BoldMT"/>
          <w:sz w:val="24"/>
          <w:szCs w:val="24"/>
        </w:rPr>
      </w:pPr>
      <w:r>
        <w:rPr>
          <w:rFonts w:eastAsia="Arial-BoldMT"/>
          <w:sz w:val="24"/>
          <w:szCs w:val="24"/>
        </w:rPr>
        <w:t xml:space="preserve">The fat and oil could be from palm kernel oil,palm oil,coconut oil,castor oil,soya beans oil,groundnut oil etc. The choice of oil depends on the purpose(for laundary, bathing,medication) for which the soap is made. Most of the fats and oils used in soap making are bleached to give desired value. </w:t>
      </w:r>
    </w:p>
    <w:p>
      <w:pPr>
        <w:pStyle w:val="style157"/>
        <w:rPr>
          <w:rFonts w:eastAsia="Arial-BoldMT"/>
          <w:b/>
          <w:bCs/>
          <w:sz w:val="24"/>
          <w:szCs w:val="24"/>
        </w:rPr>
      </w:pPr>
    </w:p>
    <w:p>
      <w:pPr>
        <w:pStyle w:val="style157"/>
        <w:rPr>
          <w:rFonts w:ascii="Cambria Math" w:eastAsia="Arial-BoldMT" w:hAnsi="Cambria Math"/>
          <w:b/>
          <w:bCs/>
          <w:sz w:val="24"/>
          <w:szCs w:val="24"/>
          <w:highlight w:val="none"/>
        </w:rPr>
      </w:pPr>
      <m:oMathPara>
        <m:oMathParaPr>
          <m:jc m:val="left"/>
        </m:oMathParaPr>
        <m:oMath>
          <m:r>
            <m:rPr>
              <m:sty m:val="p"/>
            </m:rPr>
            <w:rPr>
              <w:rFonts w:ascii="Cambria Math" w:eastAsia="Arial-BoldMT" w:hAnsi="Cambria Math"/>
              <w:b/>
              <w:bCs/>
              <w:sz w:val="24"/>
              <w:szCs w:val="24"/>
              <w:highlight w:val="none"/>
            </w:rPr>
            <m:t>SOAP PRODUCTION</m:t>
          </m:r>
        </m:oMath>
      </m:oMathPara>
    </w:p>
    <w:p>
      <w:pPr>
        <w:pStyle w:val="style157"/>
        <w:rPr>
          <w:rFonts w:eastAsia="Arial-BoldMT"/>
          <w:sz w:val="24"/>
          <w:szCs w:val="24"/>
        </w:rPr>
      </w:pPr>
      <w:r>
        <w:rPr>
          <w:rFonts w:eastAsia="Arial-BoldMT"/>
          <w:sz w:val="24"/>
          <w:szCs w:val="24"/>
        </w:rPr>
        <w:t>Add 3g of NaOH to 40ml of deionized water and keep for 2 days. Transfer the dissolved NaOH into a pan containing bleached oil of your choice and stir. Add NaCl and perfume of your choice, stir and then boil for about 30 minutes for the soap to form. Pour the boiled mixture into moulds(milk cans or tomato cans) and allow to cool and solidify.</w:t>
      </w:r>
    </w:p>
    <w:p>
      <w:pPr>
        <w:pStyle w:val="style157"/>
        <w:rPr>
          <w:rFonts w:eastAsia="Arial-BoldMT"/>
          <w:sz w:val="24"/>
          <w:szCs w:val="24"/>
        </w:rPr>
      </w:pPr>
    </w:p>
    <w:p>
      <w:pPr>
        <w:pStyle w:val="style157"/>
        <w:rPr>
          <w:rFonts w:eastAsia="Arial-BoldMT"/>
          <w:b/>
          <w:bCs/>
          <w:sz w:val="24"/>
          <w:szCs w:val="24"/>
        </w:rPr>
      </w:pPr>
      <m:oMathPara>
        <m:oMathParaPr>
          <m:jc m:val="left"/>
        </m:oMathParaPr>
        <m:oMath>
          <m:r>
            <m:rPr>
              <m:sty m:val="p"/>
            </m:rPr>
            <w:rPr>
              <w:rFonts w:ascii="Cambria Math" w:eastAsia="Arial-BoldMT" w:hAnsi="Cambria Math"/>
              <w:b/>
              <w:bCs/>
              <w:sz w:val="24"/>
              <w:szCs w:val="24"/>
            </w:rPr>
            <m:t>Functions of NaCl in soap making:</m:t>
          </m:r>
        </m:oMath>
      </m:oMathPara>
    </w:p>
    <w:p>
      <w:pPr>
        <w:pStyle w:val="style157"/>
        <w:numPr>
          <w:ilvl w:val="0"/>
          <w:numId w:val="88"/>
        </w:numPr>
        <w:rPr>
          <w:rFonts w:eastAsia="Arial-BoldMT"/>
          <w:sz w:val="24"/>
          <w:szCs w:val="24"/>
        </w:rPr>
      </w:pPr>
      <w:r>
        <w:rPr>
          <w:rFonts w:eastAsia="Arial-BoldMT"/>
          <w:sz w:val="24"/>
          <w:szCs w:val="24"/>
        </w:rPr>
        <w:t>To separate soap from the solution.</w:t>
      </w:r>
    </w:p>
    <w:p>
      <w:pPr>
        <w:pStyle w:val="style157"/>
        <w:numPr>
          <w:ilvl w:val="0"/>
          <w:numId w:val="88"/>
        </w:numPr>
        <w:rPr>
          <w:rFonts w:eastAsia="Arial-BoldMT"/>
          <w:sz w:val="24"/>
          <w:szCs w:val="24"/>
        </w:rPr>
      </w:pPr>
      <w:r>
        <w:rPr>
          <w:rFonts w:eastAsia="Arial-BoldMT"/>
          <w:sz w:val="24"/>
          <w:szCs w:val="24"/>
        </w:rPr>
        <w:t>To reduce the solubilityof soap.</w:t>
      </w:r>
    </w:p>
    <w:p>
      <w:pPr>
        <w:pStyle w:val="style157"/>
        <w:rPr>
          <w:rFonts w:eastAsia="Arial-BoldMT"/>
          <w:sz w:val="24"/>
          <w:szCs w:val="24"/>
        </w:rPr>
      </w:pPr>
      <w:r>
        <w:rPr>
          <w:rFonts w:eastAsia="Arial-BoldMT"/>
          <w:b/>
          <w:bCs/>
          <w:sz w:val="24"/>
          <w:szCs w:val="24"/>
          <w:u w:val="dash"/>
        </w:rPr>
        <w:t>N/B:</w:t>
      </w:r>
      <w:r>
        <w:rPr>
          <w:rFonts w:eastAsia="Arial-BoldMT"/>
          <w:sz w:val="24"/>
          <w:szCs w:val="24"/>
        </w:rPr>
        <w:t>Glycerol is the by-product formed in the saponification reaction. This is used in the preparation of cosmetics.</w:t>
      </w:r>
    </w:p>
    <w:p>
      <w:pPr>
        <w:pStyle w:val="style157"/>
        <w:rPr>
          <w:rFonts w:eastAsia="Arial-BoldMT"/>
          <w:sz w:val="24"/>
          <w:szCs w:val="24"/>
        </w:rPr>
      </w:pPr>
    </w:p>
    <w:p>
      <w:pPr>
        <w:pStyle w:val="style157"/>
        <w:rPr>
          <w:rFonts w:eastAsia="Arial-BoldMT"/>
          <w:b/>
          <w:bCs/>
          <w:sz w:val="24"/>
          <w:szCs w:val="24"/>
        </w:rPr>
      </w:pPr>
      <m:oMathPara>
        <m:oMathParaPr>
          <m:jc m:val="left"/>
        </m:oMathParaPr>
        <m:oMath>
          <m:r>
            <m:rPr>
              <m:sty m:val="p"/>
            </m:rPr>
            <w:rPr>
              <w:rFonts w:ascii="Cambria Math" w:eastAsia="Arial-BoldMT" w:hAnsi="Cambria Math"/>
              <w:b/>
              <w:bCs/>
              <w:sz w:val="24"/>
              <w:szCs w:val="24"/>
            </w:rPr>
            <m:t>DIFFERENCES BETWEEN SOAP AND DETERGENT</m:t>
          </m:r>
        </m:oMath>
      </m:oMathPara>
    </w:p>
    <w:tbl>
      <w:tblPr>
        <w:tblStyle w:val="style154"/>
        <w:tblW w:w="0" w:type="auto"/>
        <w:tblInd w:w="198" w:type="dxa"/>
        <w:tblLook w:val="04A0" w:firstRow="1" w:lastRow="0" w:firstColumn="1" w:lastColumn="0" w:noHBand="0" w:noVBand="1"/>
      </w:tblPr>
      <w:tblGrid>
        <w:gridCol w:w="4590"/>
        <w:gridCol w:w="4590"/>
      </w:tblGrid>
      <w:tr>
        <w:trPr/>
        <w:tc>
          <w:tcPr>
            <w:tcW w:w="4590" w:type="dxa"/>
            <w:tcBorders/>
          </w:tcPr>
          <w:p>
            <w:pPr>
              <w:pStyle w:val="style157"/>
              <w:rPr>
                <w:rFonts w:eastAsia="Arial-BoldMT"/>
                <w:sz w:val="24"/>
                <w:szCs w:val="24"/>
              </w:rPr>
            </w:pPr>
            <w:r>
              <w:rPr>
                <w:rFonts w:eastAsia="Arial-BoldMT"/>
                <w:sz w:val="24"/>
                <w:szCs w:val="24"/>
              </w:rPr>
              <w:t>Soap</w:t>
            </w:r>
          </w:p>
        </w:tc>
        <w:tc>
          <w:tcPr>
            <w:tcW w:w="4590" w:type="dxa"/>
            <w:tcBorders/>
          </w:tcPr>
          <w:p>
            <w:pPr>
              <w:pStyle w:val="style157"/>
              <w:rPr>
                <w:rFonts w:eastAsia="Arial-BoldMT"/>
                <w:sz w:val="24"/>
                <w:szCs w:val="24"/>
              </w:rPr>
            </w:pPr>
            <w:r>
              <w:rPr>
                <w:rFonts w:eastAsia="Arial-BoldMT"/>
                <w:sz w:val="24"/>
                <w:szCs w:val="24"/>
              </w:rPr>
              <w:t>Detergent</w:t>
            </w:r>
          </w:p>
        </w:tc>
      </w:tr>
      <w:tr>
        <w:tblPrEx/>
        <w:trPr/>
        <w:tc>
          <w:tcPr>
            <w:tcW w:w="4590" w:type="dxa"/>
            <w:tcBorders/>
          </w:tcPr>
          <w:p>
            <w:pPr>
              <w:pStyle w:val="style157"/>
              <w:rPr>
                <w:rFonts w:eastAsia="Arial-BoldMT"/>
                <w:sz w:val="24"/>
                <w:szCs w:val="24"/>
              </w:rPr>
            </w:pPr>
            <w:r>
              <w:rPr>
                <w:rFonts w:eastAsia="Arial-BoldMT"/>
                <w:sz w:val="24"/>
                <w:szCs w:val="24"/>
              </w:rPr>
              <w:t>1.Soap forms insoluble compounds with Ca</w:t>
            </w:r>
            <w:r>
              <w:rPr>
                <w:rFonts w:eastAsia="Arial-BoldMT"/>
                <w:sz w:val="24"/>
                <w:szCs w:val="24"/>
                <w:vertAlign w:val="superscript"/>
              </w:rPr>
              <w:t>2+</w:t>
            </w:r>
            <w:r>
              <w:rPr>
                <w:rFonts w:eastAsia="Arial-BoldMT"/>
                <w:sz w:val="24"/>
                <w:szCs w:val="24"/>
              </w:rPr>
              <w:t xml:space="preserve"> and Mg</w:t>
            </w:r>
            <w:r>
              <w:rPr>
                <w:rFonts w:eastAsia="Arial-BoldMT"/>
                <w:sz w:val="24"/>
                <w:szCs w:val="24"/>
                <w:vertAlign w:val="superscript"/>
              </w:rPr>
              <w:t>2+</w:t>
            </w:r>
            <w:r>
              <w:rPr>
                <w:rFonts w:eastAsia="Arial-BoldMT"/>
                <w:sz w:val="24"/>
                <w:szCs w:val="24"/>
              </w:rPr>
              <w:t xml:space="preserve"> present in hard water. The  insoluble compounds of soap in hard water precipitate out and reduce the foaming and cleansing action of soap.</w:t>
            </w:r>
          </w:p>
        </w:tc>
        <w:tc>
          <w:tcPr>
            <w:tcW w:w="4590" w:type="dxa"/>
            <w:tcBorders/>
          </w:tcPr>
          <w:p>
            <w:pPr>
              <w:pStyle w:val="style157"/>
              <w:rPr>
                <w:rFonts w:eastAsia="Arial-BoldMT"/>
                <w:sz w:val="24"/>
                <w:szCs w:val="24"/>
              </w:rPr>
            </w:pPr>
            <w:r>
              <w:rPr>
                <w:rFonts w:eastAsia="Arial-BoldMT"/>
                <w:sz w:val="24"/>
                <w:szCs w:val="24"/>
              </w:rPr>
              <w:t>Detergent may react with the hard water ions,but the resulting products maybe soluble or remain colloidally dispersed in the water.</w:t>
            </w:r>
          </w:p>
        </w:tc>
      </w:tr>
      <w:tr>
        <w:tblPrEx/>
        <w:trPr/>
        <w:tc>
          <w:tcPr>
            <w:tcW w:w="4590" w:type="dxa"/>
            <w:tcBorders/>
          </w:tcPr>
          <w:p>
            <w:pPr>
              <w:pStyle w:val="style157"/>
              <w:rPr>
                <w:rFonts w:eastAsia="Arial-BoldMT"/>
                <w:sz w:val="24"/>
                <w:szCs w:val="24"/>
              </w:rPr>
            </w:pPr>
            <w:r>
              <w:rPr>
                <w:rFonts w:eastAsia="Arial-BoldMT"/>
                <w:sz w:val="24"/>
                <w:szCs w:val="24"/>
              </w:rPr>
              <w:t>2.Soap does not dissolve in water easily.</w:t>
            </w:r>
          </w:p>
        </w:tc>
        <w:tc>
          <w:tcPr>
            <w:tcW w:w="4590" w:type="dxa"/>
            <w:tcBorders/>
          </w:tcPr>
          <w:p>
            <w:pPr>
              <w:pStyle w:val="style157"/>
              <w:rPr>
                <w:rFonts w:eastAsia="Arial-BoldMT"/>
                <w:sz w:val="24"/>
                <w:szCs w:val="24"/>
              </w:rPr>
            </w:pPr>
            <w:r>
              <w:rPr>
                <w:rFonts w:eastAsia="Arial-BoldMT"/>
                <w:sz w:val="24"/>
                <w:szCs w:val="24"/>
              </w:rPr>
              <w:t>Detergent dissolves in water easily.</w:t>
            </w:r>
          </w:p>
        </w:tc>
      </w:tr>
      <w:tr>
        <w:tblPrEx/>
        <w:trPr/>
        <w:tc>
          <w:tcPr>
            <w:tcW w:w="4590" w:type="dxa"/>
            <w:tcBorders/>
          </w:tcPr>
          <w:p>
            <w:pPr>
              <w:pStyle w:val="style157"/>
              <w:rPr>
                <w:rFonts w:eastAsia="Arial-BoldMT"/>
                <w:sz w:val="24"/>
                <w:szCs w:val="24"/>
              </w:rPr>
            </w:pPr>
            <w:r>
              <w:rPr>
                <w:rFonts w:eastAsia="Arial-BoldMT"/>
                <w:sz w:val="24"/>
                <w:szCs w:val="24"/>
              </w:rPr>
              <w:t>3.Soaps are alkali metals of long chain carboxylic acids.</w:t>
            </w:r>
          </w:p>
        </w:tc>
        <w:tc>
          <w:tcPr>
            <w:tcW w:w="4590" w:type="dxa"/>
            <w:tcBorders/>
          </w:tcPr>
          <w:p>
            <w:pPr>
              <w:pStyle w:val="style157"/>
              <w:rPr>
                <w:rFonts w:eastAsia="Arial-BoldMT"/>
                <w:sz w:val="24"/>
                <w:szCs w:val="24"/>
              </w:rPr>
            </w:pPr>
            <w:r>
              <w:rPr>
                <w:rFonts w:eastAsia="Arial-BoldMT"/>
                <w:sz w:val="24"/>
                <w:szCs w:val="24"/>
              </w:rPr>
              <w:t>Detergents are synthetic cleansing agents composed of short-chain alkyl benzene.</w:t>
            </w:r>
          </w:p>
        </w:tc>
      </w:tr>
      <w:tr>
        <w:tblPrEx/>
        <w:trPr/>
        <w:tc>
          <w:tcPr>
            <w:tcW w:w="4590" w:type="dxa"/>
            <w:tcBorders/>
          </w:tcPr>
          <w:p>
            <w:pPr>
              <w:pStyle w:val="style157"/>
              <w:rPr>
                <w:rFonts w:eastAsia="Arial-BoldMT"/>
                <w:sz w:val="24"/>
                <w:szCs w:val="24"/>
              </w:rPr>
            </w:pPr>
            <w:r>
              <w:rPr>
                <w:rFonts w:eastAsia="Arial-BoldMT"/>
                <w:sz w:val="24"/>
                <w:szCs w:val="24"/>
              </w:rPr>
              <w:t>4.Soap contains carboxylate group.</w:t>
            </w:r>
          </w:p>
        </w:tc>
        <w:tc>
          <w:tcPr>
            <w:tcW w:w="4590" w:type="dxa"/>
            <w:tcBorders/>
          </w:tcPr>
          <w:p>
            <w:pPr>
              <w:pStyle w:val="style157"/>
              <w:rPr>
                <w:rFonts w:eastAsia="Arial-BoldMT"/>
                <w:sz w:val="24"/>
                <w:szCs w:val="24"/>
              </w:rPr>
            </w:pPr>
            <w:r>
              <w:rPr>
                <w:rFonts w:eastAsia="Arial-BoldMT"/>
                <w:sz w:val="24"/>
                <w:szCs w:val="24"/>
              </w:rPr>
              <w:t>Detergent contains sulphonate group.</w:t>
            </w:r>
          </w:p>
        </w:tc>
      </w:tr>
      <w:tr>
        <w:tblPrEx/>
        <w:trPr/>
        <w:tc>
          <w:tcPr>
            <w:tcW w:w="4590" w:type="dxa"/>
            <w:tcBorders/>
          </w:tcPr>
          <w:p>
            <w:pPr>
              <w:pStyle w:val="style157"/>
              <w:rPr>
                <w:rFonts w:eastAsia="Arial-BoldMT"/>
                <w:sz w:val="24"/>
                <w:szCs w:val="24"/>
              </w:rPr>
            </w:pPr>
            <w:r>
              <w:rPr>
                <w:rFonts w:eastAsia="Arial-BoldMT"/>
                <w:sz w:val="24"/>
                <w:szCs w:val="24"/>
              </w:rPr>
              <w:t>5.Soap has a lesser cleansing action.</w:t>
            </w:r>
          </w:p>
        </w:tc>
        <w:tc>
          <w:tcPr>
            <w:tcW w:w="4590" w:type="dxa"/>
            <w:tcBorders/>
          </w:tcPr>
          <w:p>
            <w:pPr>
              <w:pStyle w:val="style157"/>
              <w:rPr>
                <w:rFonts w:eastAsia="Arial-BoldMT"/>
                <w:sz w:val="24"/>
                <w:szCs w:val="24"/>
              </w:rPr>
            </w:pPr>
            <w:r>
              <w:rPr>
                <w:rFonts w:eastAsia="Arial-BoldMT"/>
                <w:sz w:val="24"/>
                <w:szCs w:val="24"/>
              </w:rPr>
              <w:t>Detergent has a stronger cleansing action.</w:t>
            </w:r>
          </w:p>
        </w:tc>
      </w:tr>
    </w:tbl>
    <w:p>
      <w:pPr>
        <w:pStyle w:val="style157"/>
        <w:rPr>
          <w:rFonts w:eastAsia="Arial-BoldMT"/>
          <w:sz w:val="24"/>
          <w:szCs w:val="24"/>
        </w:rPr>
      </w:pPr>
    </w:p>
    <w:p>
      <w:pPr>
        <w:pStyle w:val="style157"/>
        <w:rPr>
          <w:rFonts w:eastAsia="Arial-BoldMT"/>
          <w:sz w:val="24"/>
          <w:szCs w:val="24"/>
        </w:rPr>
      </w:pPr>
    </w:p>
    <w:p>
      <w:pPr>
        <w:pStyle w:val="style157"/>
        <w:rPr>
          <w:rFonts w:ascii="Cambria Math" w:eastAsia="Arial-BoldMT" w:hAnsi="Cambria Math"/>
          <w:b/>
          <w:bCs/>
          <w:sz w:val="24"/>
          <w:szCs w:val="24"/>
        </w:rPr>
      </w:pPr>
      <m:oMathPara>
        <m:oMathParaPr>
          <m:jc m:val="left"/>
        </m:oMathParaPr>
        <m:oMath>
          <m:r>
            <m:rPr>
              <m:sty m:val="p"/>
            </m:rPr>
            <w:rPr>
              <w:rFonts w:ascii="Cambria Math" w:eastAsia="Arial-BoldMT" w:hAnsi="Cambria Math"/>
              <w:b/>
              <w:bCs/>
              <w:sz w:val="24"/>
              <w:szCs w:val="24"/>
            </w:rPr>
            <m:t>CLEANSING ACTION OF SOAP</m:t>
          </m:r>
        </m:oMath>
      </m:oMathPara>
    </w:p>
    <w:p>
      <w:pPr>
        <w:pStyle w:val="style157"/>
        <w:rPr>
          <w:rFonts w:eastAsia="Arial-BoldMT"/>
          <w:sz w:val="24"/>
          <w:szCs w:val="24"/>
        </w:rPr>
      </w:pPr>
      <w:r>
        <w:rPr>
          <w:rFonts w:eastAsia="Arial-BoldMT"/>
          <w:sz w:val="24"/>
          <w:szCs w:val="24"/>
        </w:rPr>
        <w:t>A soap molecule is like a tadpole structure whose ends have different polarities. At one end is the long hydrocarbon chain that is non-polar and hydrophobic(insoluble in water but dissolves in oil). At the other end is a short polar carboxylate ion which is hydrophilic(soluble in water but do not dissolve in oil and grease).</w:t>
      </w:r>
    </w:p>
    <w:p>
      <w:pPr>
        <w:pStyle w:val="style157"/>
        <w:rPr>
          <w:rFonts w:cs="ArialMT" w:eastAsia="Arial-BoldMT"/>
          <w:sz w:val="24"/>
          <w:szCs w:val="24"/>
        </w:rPr>
      </w:pPr>
      <w:r>
        <w:rPr>
          <w:sz w:val="24"/>
          <w:szCs w:val="24"/>
        </w:rPr>
      </w:r>
      <w:r>
        <w:rPr>
          <w:sz w:val="24"/>
          <w:szCs w:val="24"/>
        </w:rPr>
      </w:r>
      <w:r>
        <w:rPr>
          <w:sz w:val="24"/>
          <w:szCs w:val="24"/>
        </w:rPr>
      </w:r>
      <w:r>
        <w:rPr>
          <w:sz w:val="24"/>
          <w:szCs w:val="24"/>
        </w:rPr>
        <w:object>
          <v:shape id="1042" type="#_x0000_t75" filled="f" stroked="f" style="margin-left:0.0pt;margin-top:0.0pt;width:180.0pt;height:50.25pt;mso-wrap-distance-left:0.0pt;mso-wrap-distance-right:0.0pt;visibility:visible;">
            <v:imagedata r:id="rId18" embosscolor="white" o:title=""/>
            <v:fill/>
          </v:shape>
          <o:OLEObject Type="EMBED" ProgID="CorelDRAW.Graphic.13" ShapeID="1042" DrawAspect="Content" ObjectID="0" r:id="rId19"/>
        </w:object>
      </w:r>
      <w:r>
        <w:rPr>
          <w:sz w:val="24"/>
          <w:szCs w:val="24"/>
        </w:rPr>
      </w:r>
    </w:p>
    <w:p>
      <w:pPr>
        <w:pStyle w:val="style157"/>
        <w:rPr>
          <w:rFonts w:eastAsia="Arial-BoldMT"/>
          <w:sz w:val="24"/>
          <w:szCs w:val="24"/>
        </w:rPr>
      </w:pPr>
    </w:p>
    <w:p>
      <w:pPr>
        <w:pStyle w:val="style157"/>
        <w:rPr>
          <w:rFonts w:eastAsia="Arial-BoldMT"/>
          <w:sz w:val="24"/>
          <w:szCs w:val="24"/>
        </w:rPr>
      </w:pPr>
      <w:r>
        <w:rPr>
          <w:rFonts w:eastAsia="Arial-BoldMT"/>
          <w:sz w:val="24"/>
          <w:szCs w:val="24"/>
        </w:rPr>
        <w:t>When soap is shaken with water it becomes a soap solution that is colloidal in nature. Agitating, it tends to concentrate the solution on the surface and causes foaming. This helps the soap molecules make a unimolecular film on the surface of water and to penetrate the fabric. The long non-polar end of the soap that is hydrophobic,gravitate towards and surround the dirt. The short polar end containing the carboxylate ion, face the water away from the dirt. A number of soap molecule surround dirt and grease in a clustered structure called micelles,which encircles such particles and emulsify them. The subsequent mechanical action of rubbing dislodges the dirt and grease from the fabric. These get detached and are washed away with excess of water leaving the fabric clean.</w:t>
      </w:r>
    </w:p>
    <w:p>
      <w:pPr>
        <w:pStyle w:val="style157"/>
        <w:rPr>
          <w:rFonts w:eastAsia="Arial-BoldMT"/>
          <w:sz w:val="24"/>
          <w:szCs w:val="24"/>
        </w:rPr>
      </w:pPr>
    </w:p>
    <w:p>
      <w:pPr>
        <w:pStyle w:val="style157"/>
        <w:rPr>
          <w:rFonts w:eastAsia="Arial-BoldMT"/>
          <w:b/>
          <w:sz w:val="24"/>
          <w:szCs w:val="24"/>
        </w:rPr>
      </w:pPr>
      <w:r>
        <w:rPr>
          <w:rFonts w:eastAsia="Arial-BoldMT"/>
          <w:b/>
          <w:sz w:val="24"/>
          <w:szCs w:val="24"/>
        </w:rPr>
        <w:t>DRAWBACKS OF SOAP(Limitation of Soap)</w:t>
      </w:r>
    </w:p>
    <w:p>
      <w:pPr>
        <w:pStyle w:val="style157"/>
        <w:numPr>
          <w:ilvl w:val="0"/>
          <w:numId w:val="89"/>
        </w:numPr>
        <w:rPr>
          <w:rFonts w:eastAsia="Arial-BoldMT"/>
          <w:sz w:val="24"/>
          <w:szCs w:val="24"/>
        </w:rPr>
      </w:pPr>
      <w:r>
        <w:rPr>
          <w:rFonts w:eastAsia="Arial-BoldMT"/>
          <w:sz w:val="24"/>
          <w:szCs w:val="24"/>
        </w:rPr>
        <w:t>Soap are not suitable for washing fabrics such as silks,wool. The alkali in them injure the fibric.</w:t>
      </w:r>
    </w:p>
    <w:p>
      <w:pPr>
        <w:pStyle w:val="style157"/>
        <w:numPr>
          <w:ilvl w:val="0"/>
          <w:numId w:val="89"/>
        </w:numPr>
        <w:rPr>
          <w:rFonts w:eastAsia="Arial-BoldMT"/>
          <w:sz w:val="24"/>
          <w:szCs w:val="24"/>
        </w:rPr>
      </w:pPr>
      <w:r>
        <w:rPr>
          <w:rFonts w:eastAsia="Arial-BoldMT"/>
          <w:sz w:val="24"/>
          <w:szCs w:val="24"/>
        </w:rPr>
        <w:t>If the water is slightly acidic in nature, soaps cannot be used for cleansing purpose because the soap will change into carboxylic acid and the action of soap becomes ineffective.</w:t>
      </w:r>
    </w:p>
    <w:p>
      <w:pPr>
        <w:pStyle w:val="style157"/>
        <w:numPr>
          <w:ilvl w:val="0"/>
          <w:numId w:val="89"/>
        </w:numPr>
        <w:rPr>
          <w:rFonts w:eastAsia="Arial-BoldMT"/>
          <w:sz w:val="24"/>
          <w:szCs w:val="24"/>
        </w:rPr>
      </w:pPr>
      <w:r>
        <w:rPr>
          <w:rFonts w:eastAsia="Arial-BoldMT"/>
          <w:sz w:val="24"/>
          <w:szCs w:val="24"/>
        </w:rPr>
        <w:t>Soaps do not wash well in hard water and does not form much foam. The calcium, magnesium ions of hard water form an insoluble sticky gray coloured precipitate called Scum, which restricts the cleansing action of soap and makes washing more difficult. The scum formed also hardens and dis-colours the fabric. Thus, a large amount of soap is wasted and cleansing is not efficient.</w:t>
      </w:r>
    </w:p>
    <w:p>
      <w:pPr>
        <w:pStyle w:val="style157"/>
        <w:rPr>
          <w:rFonts w:eastAsia="Arial-BoldMT"/>
          <w:sz w:val="24"/>
          <w:szCs w:val="24"/>
        </w:rPr>
      </w:pPr>
    </w:p>
    <w:p>
      <w:pPr>
        <w:pStyle w:val="style157"/>
        <w:rPr>
          <w:rFonts w:eastAsia="Arial-BoldMT"/>
          <w:sz w:val="24"/>
          <w:szCs w:val="24"/>
        </w:rPr>
      </w:pPr>
    </w:p>
    <w:p>
      <w:pPr>
        <w:pStyle w:val="style157"/>
        <w:rPr>
          <w:rFonts w:eastAsia="Arial-BoldMT"/>
          <w:b/>
          <w:bCs/>
          <w:sz w:val="24"/>
          <w:szCs w:val="24"/>
        </w:rPr>
      </w:pPr>
      <w:r>
        <w:rPr>
          <w:rFonts w:eastAsia="Arial-BoldMT"/>
          <w:b/>
          <w:bCs/>
          <w:sz w:val="24"/>
          <w:szCs w:val="24"/>
        </w:rPr>
        <w:t>USES OF SOAP AND DETERGENT</w:t>
      </w:r>
    </w:p>
    <w:p>
      <w:pPr>
        <w:pStyle w:val="style157"/>
        <w:numPr>
          <w:ilvl w:val="0"/>
          <w:numId w:val="90"/>
        </w:numPr>
        <w:rPr>
          <w:rFonts w:eastAsia="Arial-BoldMT"/>
          <w:sz w:val="24"/>
          <w:szCs w:val="24"/>
        </w:rPr>
      </w:pPr>
      <w:r>
        <w:rPr>
          <w:rFonts w:eastAsia="Arial-BoldMT"/>
          <w:sz w:val="24"/>
          <w:szCs w:val="24"/>
        </w:rPr>
        <w:t>Antiseptic soaps are used forvthe treatment of skin ailments.</w:t>
      </w:r>
    </w:p>
    <w:p>
      <w:pPr>
        <w:pStyle w:val="style157"/>
        <w:numPr>
          <w:ilvl w:val="0"/>
          <w:numId w:val="90"/>
        </w:numPr>
        <w:rPr>
          <w:rFonts w:eastAsia="Arial-BoldMT"/>
          <w:sz w:val="24"/>
          <w:szCs w:val="24"/>
        </w:rPr>
      </w:pPr>
      <w:r>
        <w:rPr>
          <w:rFonts w:eastAsia="Arial-BoldMT"/>
          <w:sz w:val="24"/>
          <w:szCs w:val="24"/>
        </w:rPr>
        <w:t>Soap and detergent are used for washing household utensils and equipment.</w:t>
      </w:r>
    </w:p>
    <w:p>
      <w:pPr>
        <w:pStyle w:val="style157"/>
        <w:numPr>
          <w:ilvl w:val="0"/>
          <w:numId w:val="90"/>
        </w:numPr>
        <w:rPr>
          <w:rFonts w:eastAsia="Arial-BoldMT"/>
          <w:sz w:val="24"/>
          <w:szCs w:val="24"/>
        </w:rPr>
      </w:pPr>
      <w:r>
        <w:rPr>
          <w:rFonts w:eastAsia="Arial-BoldMT"/>
          <w:sz w:val="24"/>
          <w:szCs w:val="24"/>
        </w:rPr>
        <w:t>Detergents are used for heavy duty laundary.</w:t>
      </w:r>
    </w:p>
    <w:p>
      <w:pPr>
        <w:pStyle w:val="style157"/>
        <w:numPr>
          <w:ilvl w:val="0"/>
          <w:numId w:val="90"/>
        </w:numPr>
        <w:rPr>
          <w:rFonts w:eastAsia="Arial-BoldMT"/>
          <w:sz w:val="24"/>
          <w:szCs w:val="24"/>
        </w:rPr>
      </w:pPr>
      <w:r>
        <w:rPr>
          <w:rFonts w:eastAsia="Arial-BoldMT"/>
          <w:sz w:val="24"/>
          <w:szCs w:val="24"/>
        </w:rPr>
        <w:t>They are used as additives in lubricating oils,greases and rust inhibitors.</w:t>
      </w:r>
    </w:p>
    <w:p>
      <w:pPr>
        <w:pStyle w:val="style157"/>
        <w:rPr>
          <w:rFonts w:eastAsia="Arial-BoldMT"/>
          <w:sz w:val="24"/>
          <w:szCs w:val="24"/>
        </w:rPr>
      </w:pPr>
    </w:p>
    <w:p>
      <w:pPr>
        <w:pStyle w:val="style157"/>
        <w:rPr>
          <w:rFonts w:eastAsia="Arial-BoldMT"/>
          <w:sz w:val="24"/>
          <w:szCs w:val="24"/>
        </w:rPr>
      </w:pPr>
    </w:p>
    <w:p>
      <w:pPr>
        <w:pStyle w:val="style157"/>
        <w:rPr>
          <w:rFonts w:eastAsia="Arial-BoldMT"/>
          <w:sz w:val="24"/>
          <w:szCs w:val="24"/>
        </w:rPr>
      </w:pPr>
    </w:p>
    <w:p>
      <w:pPr>
        <w:pStyle w:val="style157"/>
        <w:rPr>
          <w:rFonts w:eastAsia="Arial-BoldMT"/>
          <w:b/>
          <w:bCs/>
          <w:sz w:val="24"/>
          <w:szCs w:val="24"/>
        </w:rPr>
      </w:pPr>
      <w:r>
        <w:rPr>
          <w:rFonts w:eastAsia="Arial-BoldMT"/>
          <w:b/>
          <w:bCs/>
          <w:sz w:val="24"/>
          <w:szCs w:val="24"/>
        </w:rPr>
        <w:t>Review Questions</w:t>
      </w:r>
    </w:p>
    <w:p>
      <w:pPr>
        <w:pStyle w:val="style157"/>
        <w:rPr>
          <w:sz w:val="24"/>
          <w:szCs w:val="24"/>
        </w:rPr>
      </w:pPr>
      <w:r>
        <w:rPr>
          <w:sz w:val="24"/>
          <w:szCs w:val="24"/>
        </w:rPr>
        <w:t xml:space="preserve">1. Complete the following chart. </w:t>
      </w:r>
    </w:p>
    <w:p>
      <w:pPr>
        <w:pStyle w:val="style157"/>
        <w:rPr>
          <w:sz w:val="24"/>
          <w:szCs w:val="24"/>
        </w:rPr>
      </w:pPr>
    </w:p>
    <w:p>
      <w:pPr>
        <w:pStyle w:val="style157"/>
        <w:rPr>
          <w:rFonts w:eastAsia="Arial-BoldMT"/>
          <w:sz w:val="24"/>
          <w:szCs w:val="24"/>
        </w:rPr>
      </w:pPr>
      <w:r>
        <w:rPr>
          <w:rFonts w:eastAsia="Arial-BoldMT"/>
          <w:sz w:val="24"/>
          <w:szCs w:val="24"/>
        </w:rPr>
        <w:t>Group          Distinguishing Feature         Draw Example (with name)</w:t>
      </w:r>
    </w:p>
    <w:p>
      <w:pPr>
        <w:pStyle w:val="style157"/>
        <w:rPr>
          <w:rFonts w:eastAsia="Arial-BoldMT"/>
          <w:sz w:val="24"/>
          <w:szCs w:val="24"/>
        </w:rPr>
      </w:pPr>
      <w:r>
        <w:rPr>
          <w:rFonts w:eastAsia="Arial-BoldMT"/>
          <w:sz w:val="24"/>
          <w:szCs w:val="24"/>
        </w:rPr>
        <w:t>Alcohol</w:t>
      </w:r>
    </w:p>
    <w:p>
      <w:pPr>
        <w:pStyle w:val="style157"/>
        <w:rPr>
          <w:rFonts w:eastAsia="Arial-BoldMT"/>
          <w:sz w:val="24"/>
          <w:szCs w:val="24"/>
        </w:rPr>
      </w:pPr>
      <w:r>
        <w:rPr>
          <w:rFonts w:eastAsia="Arial-BoldMT"/>
          <w:sz w:val="24"/>
          <w:szCs w:val="24"/>
        </w:rPr>
        <w:t>Aldehyde</w:t>
      </w:r>
    </w:p>
    <w:p>
      <w:pPr>
        <w:pStyle w:val="style157"/>
        <w:rPr>
          <w:rFonts w:eastAsia="Arial-BoldMT"/>
          <w:sz w:val="24"/>
          <w:szCs w:val="24"/>
        </w:rPr>
      </w:pPr>
      <w:r>
        <w:rPr>
          <w:rFonts w:eastAsia="Arial-BoldMT"/>
          <w:sz w:val="24"/>
          <w:szCs w:val="24"/>
        </w:rPr>
        <w:t>Ketone</w:t>
      </w:r>
    </w:p>
    <w:p>
      <w:pPr>
        <w:pStyle w:val="style157"/>
        <w:rPr>
          <w:rFonts w:eastAsia="Arial-BoldMT"/>
          <w:sz w:val="24"/>
          <w:szCs w:val="24"/>
        </w:rPr>
      </w:pPr>
      <w:r>
        <w:rPr>
          <w:rFonts w:eastAsia="Arial-BoldMT"/>
          <w:sz w:val="24"/>
          <w:szCs w:val="24"/>
        </w:rPr>
        <w:t>Alkanoic acid</w:t>
      </w:r>
    </w:p>
    <w:p>
      <w:pPr>
        <w:pStyle w:val="style157"/>
        <w:rPr>
          <w:sz w:val="24"/>
          <w:szCs w:val="24"/>
        </w:rPr>
      </w:pPr>
      <w:r>
        <w:rPr>
          <w:rFonts w:eastAsia="Arial-BoldMT"/>
          <w:sz w:val="24"/>
          <w:szCs w:val="24"/>
        </w:rPr>
        <w:t>Ester</w:t>
      </w:r>
    </w:p>
    <w:p>
      <w:pPr>
        <w:pStyle w:val="style157"/>
        <w:rPr>
          <w:rFonts w:eastAsia="Arial-BoldMT"/>
          <w:sz w:val="24"/>
          <w:szCs w:val="24"/>
        </w:rPr>
      </w:pPr>
    </w:p>
    <w:p>
      <w:pPr>
        <w:pStyle w:val="style157"/>
        <w:rPr>
          <w:sz w:val="24"/>
          <w:szCs w:val="24"/>
        </w:rPr>
      </w:pPr>
      <w:r>
        <w:rPr>
          <w:sz w:val="24"/>
          <w:szCs w:val="24"/>
        </w:rPr>
        <w:t>2. What is the difference between the carbonyl group in the aldehydes and the carbonyl group in the ketones?</w:t>
      </w:r>
    </w:p>
    <w:p>
      <w:pPr>
        <w:pStyle w:val="style157"/>
        <w:rPr>
          <w:sz w:val="24"/>
          <w:szCs w:val="24"/>
        </w:rPr>
      </w:pPr>
      <w:r>
        <w:rPr>
          <w:sz w:val="24"/>
          <w:szCs w:val="24"/>
        </w:rPr>
        <w:t xml:space="preserve">Give an example to illustrate your answer. </w:t>
      </w:r>
    </w:p>
    <w:p>
      <w:pPr>
        <w:pStyle w:val="style157"/>
        <w:rPr>
          <w:rFonts w:eastAsia="Arial-BoldMT"/>
          <w:sz w:val="24"/>
          <w:szCs w:val="24"/>
        </w:rPr>
      </w:pPr>
      <w:r>
        <w:rPr>
          <w:sz w:val="24"/>
          <w:szCs w:val="24"/>
        </w:rPr>
        <w:t xml:space="preserve">3. Which of the following compounds is an alcohol? </w:t>
      </w:r>
    </w:p>
    <w:p>
      <w:pPr>
        <w:pStyle w:val="style157"/>
        <w:rPr>
          <w:sz w:val="24"/>
          <w:szCs w:val="24"/>
        </w:rPr>
      </w:pPr>
      <w:r>
        <w:rPr>
          <w:sz w:val="24"/>
          <w:szCs w:val="24"/>
        </w:rPr>
        <w:t>(a) CH</w:t>
      </w:r>
      <w:r>
        <w:rPr>
          <w:sz w:val="24"/>
          <w:szCs w:val="24"/>
          <w:vertAlign w:val="subscript"/>
        </w:rPr>
        <w:t>3</w:t>
      </w:r>
      <w:r>
        <w:rPr>
          <w:sz w:val="24"/>
          <w:szCs w:val="24"/>
        </w:rPr>
        <w:t>COOCH</w:t>
      </w:r>
      <w:r>
        <w:rPr>
          <w:sz w:val="24"/>
          <w:szCs w:val="24"/>
          <w:vertAlign w:val="subscript"/>
        </w:rPr>
        <w:t>3</w:t>
      </w:r>
    </w:p>
    <w:p>
      <w:pPr>
        <w:pStyle w:val="style157"/>
        <w:rPr>
          <w:sz w:val="24"/>
          <w:szCs w:val="24"/>
        </w:rPr>
      </w:pPr>
      <w:r>
        <w:rPr>
          <w:sz w:val="24"/>
          <w:szCs w:val="24"/>
        </w:rPr>
        <w:t>(b) CH</w:t>
      </w:r>
      <w:r>
        <w:rPr>
          <w:sz w:val="24"/>
          <w:szCs w:val="24"/>
          <w:vertAlign w:val="subscript"/>
        </w:rPr>
        <w:t>3</w:t>
      </w:r>
      <w:r>
        <w:rPr>
          <w:sz w:val="24"/>
          <w:szCs w:val="24"/>
        </w:rPr>
        <w:t>CH</w:t>
      </w:r>
      <w:r>
        <w:rPr>
          <w:sz w:val="24"/>
          <w:szCs w:val="24"/>
          <w:vertAlign w:val="subscript"/>
        </w:rPr>
        <w:t>2</w:t>
      </w:r>
      <w:r>
        <w:rPr>
          <w:sz w:val="24"/>
          <w:szCs w:val="24"/>
        </w:rPr>
        <w:t>OH</w:t>
      </w:r>
    </w:p>
    <w:p>
      <w:pPr>
        <w:pStyle w:val="style157"/>
        <w:rPr>
          <w:sz w:val="24"/>
          <w:szCs w:val="24"/>
        </w:rPr>
      </w:pPr>
      <w:r>
        <w:rPr>
          <w:sz w:val="24"/>
          <w:szCs w:val="24"/>
        </w:rPr>
        <w:t>(c) CH</w:t>
      </w:r>
      <w:r>
        <w:rPr>
          <w:sz w:val="24"/>
          <w:szCs w:val="24"/>
          <w:vertAlign w:val="subscript"/>
        </w:rPr>
        <w:t>3</w:t>
      </w:r>
      <w:r>
        <w:rPr>
          <w:sz w:val="24"/>
          <w:szCs w:val="24"/>
        </w:rPr>
        <w:t>COOH</w:t>
      </w:r>
    </w:p>
    <w:p>
      <w:pPr>
        <w:pStyle w:val="style157"/>
        <w:rPr>
          <w:sz w:val="24"/>
          <w:szCs w:val="24"/>
        </w:rPr>
      </w:pPr>
      <w:r>
        <w:rPr>
          <w:sz w:val="24"/>
          <w:szCs w:val="24"/>
        </w:rPr>
        <w:t>(d) CH</w:t>
      </w:r>
      <w:r>
        <w:rPr>
          <w:sz w:val="24"/>
          <w:szCs w:val="24"/>
          <w:vertAlign w:val="subscript"/>
        </w:rPr>
        <w:t>3</w:t>
      </w:r>
      <w:r>
        <w:rPr>
          <w:sz w:val="24"/>
          <w:szCs w:val="24"/>
        </w:rPr>
        <w:t>COCH</w:t>
      </w:r>
      <w:r>
        <w:rPr>
          <w:sz w:val="24"/>
          <w:szCs w:val="24"/>
          <w:vertAlign w:val="subscript"/>
        </w:rPr>
        <w:t>3</w:t>
      </w:r>
    </w:p>
    <w:p>
      <w:pPr>
        <w:pStyle w:val="style157"/>
        <w:rPr>
          <w:rFonts w:eastAsia="Arial-BoldMT"/>
          <w:sz w:val="24"/>
          <w:szCs w:val="24"/>
        </w:rPr>
      </w:pPr>
      <w:r>
        <w:rPr>
          <w:sz w:val="24"/>
          <w:szCs w:val="24"/>
        </w:rPr>
        <w:t>4. To which family of organic compounds does CH</w:t>
      </w:r>
      <w:r>
        <w:rPr>
          <w:sz w:val="24"/>
          <w:szCs w:val="24"/>
          <w:vertAlign w:val="subscript"/>
        </w:rPr>
        <w:t>3</w:t>
      </w:r>
      <w:r>
        <w:rPr>
          <w:sz w:val="24"/>
          <w:szCs w:val="24"/>
        </w:rPr>
        <w:t>COCH</w:t>
      </w:r>
      <w:r>
        <w:rPr>
          <w:sz w:val="24"/>
          <w:szCs w:val="24"/>
          <w:vertAlign w:val="subscript"/>
        </w:rPr>
        <w:t>2</w:t>
      </w:r>
      <w:r>
        <w:rPr>
          <w:sz w:val="24"/>
          <w:szCs w:val="24"/>
        </w:rPr>
        <w:t>CH</w:t>
      </w:r>
      <w:r>
        <w:rPr>
          <w:sz w:val="24"/>
          <w:szCs w:val="24"/>
          <w:vertAlign w:val="subscript"/>
        </w:rPr>
        <w:t>3</w:t>
      </w:r>
      <w:r>
        <w:rPr>
          <w:sz w:val="24"/>
          <w:szCs w:val="24"/>
        </w:rPr>
        <w:t xml:space="preserve"> belong? </w:t>
      </w:r>
    </w:p>
    <w:p>
      <w:pPr>
        <w:pStyle w:val="style157"/>
        <w:rPr>
          <w:sz w:val="24"/>
          <w:szCs w:val="24"/>
        </w:rPr>
      </w:pPr>
      <w:r>
        <w:rPr>
          <w:sz w:val="24"/>
          <w:szCs w:val="24"/>
        </w:rPr>
        <w:t>(a) alcohol</w:t>
      </w:r>
    </w:p>
    <w:p>
      <w:pPr>
        <w:pStyle w:val="style157"/>
        <w:rPr>
          <w:sz w:val="24"/>
          <w:szCs w:val="24"/>
        </w:rPr>
      </w:pPr>
      <w:r>
        <w:rPr>
          <w:sz w:val="24"/>
          <w:szCs w:val="24"/>
        </w:rPr>
        <w:t>(b) aldehyde</w:t>
      </w:r>
    </w:p>
    <w:p>
      <w:pPr>
        <w:pStyle w:val="style157"/>
        <w:rPr>
          <w:sz w:val="24"/>
          <w:szCs w:val="24"/>
        </w:rPr>
      </w:pPr>
      <w:r>
        <w:rPr>
          <w:sz w:val="24"/>
          <w:szCs w:val="24"/>
        </w:rPr>
        <w:t>(c) ketone</w:t>
      </w:r>
    </w:p>
    <w:p>
      <w:pPr>
        <w:pStyle w:val="style157"/>
        <w:rPr>
          <w:sz w:val="24"/>
          <w:szCs w:val="24"/>
        </w:rPr>
      </w:pPr>
      <w:r>
        <w:rPr>
          <w:sz w:val="24"/>
          <w:szCs w:val="24"/>
        </w:rPr>
        <w:t>(d) carboxylic acid</w:t>
      </w:r>
    </w:p>
    <w:p>
      <w:pPr>
        <w:pStyle w:val="style157"/>
        <w:rPr>
          <w:rFonts w:eastAsia="Arial-BoldMT"/>
          <w:sz w:val="24"/>
          <w:szCs w:val="24"/>
        </w:rPr>
      </w:pPr>
      <w:r>
        <w:rPr>
          <w:sz w:val="24"/>
          <w:szCs w:val="24"/>
        </w:rPr>
        <w:t xml:space="preserve">5. Which class of organic compounds contains a carbon-oxygen double bond? </w:t>
      </w:r>
    </w:p>
    <w:p>
      <w:pPr>
        <w:pStyle w:val="style157"/>
        <w:rPr>
          <w:sz w:val="24"/>
          <w:szCs w:val="24"/>
        </w:rPr>
      </w:pPr>
      <w:r>
        <w:rPr>
          <w:sz w:val="24"/>
          <w:szCs w:val="24"/>
        </w:rPr>
        <w:t>I. Alcohols</w:t>
      </w:r>
    </w:p>
    <w:p>
      <w:pPr>
        <w:pStyle w:val="style157"/>
        <w:rPr>
          <w:sz w:val="24"/>
          <w:szCs w:val="24"/>
        </w:rPr>
      </w:pPr>
      <w:r>
        <w:rPr>
          <w:sz w:val="24"/>
          <w:szCs w:val="24"/>
        </w:rPr>
        <w:t>II. Aldehydes</w:t>
      </w:r>
    </w:p>
    <w:p>
      <w:pPr>
        <w:pStyle w:val="style157"/>
        <w:rPr>
          <w:sz w:val="24"/>
          <w:szCs w:val="24"/>
        </w:rPr>
      </w:pPr>
      <w:r>
        <w:rPr>
          <w:sz w:val="24"/>
          <w:szCs w:val="24"/>
        </w:rPr>
        <w:t>III. Ketones</w:t>
      </w:r>
    </w:p>
    <w:p>
      <w:pPr>
        <w:pStyle w:val="style157"/>
        <w:rPr>
          <w:sz w:val="24"/>
          <w:szCs w:val="24"/>
        </w:rPr>
      </w:pPr>
      <w:r>
        <w:rPr>
          <w:sz w:val="24"/>
          <w:szCs w:val="24"/>
        </w:rPr>
        <w:t>IV. Ethers</w:t>
      </w:r>
    </w:p>
    <w:p>
      <w:pPr>
        <w:pStyle w:val="style157"/>
        <w:rPr>
          <w:sz w:val="24"/>
          <w:szCs w:val="24"/>
        </w:rPr>
      </w:pPr>
      <w:r>
        <w:rPr>
          <w:sz w:val="24"/>
          <w:szCs w:val="24"/>
        </w:rPr>
        <w:t>V. Organic acids</w:t>
      </w:r>
    </w:p>
    <w:p>
      <w:pPr>
        <w:pStyle w:val="style157"/>
        <w:rPr>
          <w:sz w:val="24"/>
          <w:szCs w:val="24"/>
        </w:rPr>
      </w:pPr>
      <w:r>
        <w:rPr>
          <w:sz w:val="24"/>
          <w:szCs w:val="24"/>
        </w:rPr>
        <w:t>VI. Esters</w:t>
      </w:r>
    </w:p>
    <w:p>
      <w:pPr>
        <w:pStyle w:val="style157"/>
        <w:rPr>
          <w:sz w:val="24"/>
          <w:szCs w:val="24"/>
        </w:rPr>
      </w:pPr>
      <w:r>
        <w:rPr>
          <w:sz w:val="24"/>
          <w:szCs w:val="24"/>
        </w:rPr>
        <w:t>(a) I, III, IV only</w:t>
      </w:r>
    </w:p>
    <w:p>
      <w:pPr>
        <w:pStyle w:val="style157"/>
        <w:rPr>
          <w:sz w:val="24"/>
          <w:szCs w:val="24"/>
        </w:rPr>
      </w:pPr>
      <w:r>
        <w:rPr>
          <w:sz w:val="24"/>
          <w:szCs w:val="24"/>
        </w:rPr>
        <w:t>(b) II, IV, VI only</w:t>
      </w:r>
    </w:p>
    <w:p>
      <w:pPr>
        <w:pStyle w:val="style157"/>
        <w:rPr>
          <w:sz w:val="24"/>
          <w:szCs w:val="24"/>
        </w:rPr>
      </w:pPr>
      <w:r>
        <w:rPr>
          <w:sz w:val="24"/>
          <w:szCs w:val="24"/>
        </w:rPr>
        <w:t>(c) I, III, IV, V only</w:t>
      </w:r>
    </w:p>
    <w:p>
      <w:pPr>
        <w:pStyle w:val="style157"/>
        <w:rPr>
          <w:sz w:val="24"/>
          <w:szCs w:val="24"/>
        </w:rPr>
      </w:pPr>
      <w:r>
        <w:rPr>
          <w:sz w:val="24"/>
          <w:szCs w:val="24"/>
        </w:rPr>
        <w:t>(d) II, III, V, VI only</w:t>
      </w:r>
    </w:p>
    <w:p>
      <w:pPr>
        <w:pStyle w:val="style157"/>
        <w:rPr>
          <w:sz w:val="24"/>
          <w:szCs w:val="24"/>
        </w:rPr>
      </w:pPr>
      <w:r>
        <w:rPr>
          <w:sz w:val="24"/>
          <w:szCs w:val="24"/>
        </w:rPr>
        <w:t>6. Name the following compounds</w:t>
      </w:r>
    </w:p>
    <w:p>
      <w:pPr>
        <w:pStyle w:val="style157"/>
        <w:rPr>
          <w:sz w:val="24"/>
          <w:szCs w:val="24"/>
        </w:rPr>
      </w:pPr>
    </w:p>
    <w:p>
      <w:pPr>
        <w:pStyle w:val="style157"/>
        <w:rPr>
          <w:sz w:val="24"/>
          <w:szCs w:val="24"/>
        </w:rPr>
      </w:pPr>
    </w:p>
    <w:p>
      <w:pPr>
        <w:pStyle w:val="style157"/>
        <w:rPr>
          <w:sz w:val="24"/>
          <w:szCs w:val="24"/>
        </w:rPr>
      </w:pPr>
      <w:r>
        <w:rPr>
          <w:sz w:val="24"/>
          <w:szCs w:val="24"/>
        </w:rPr>
        <w:t xml:space="preserve">(a) </w:t>
      </w:r>
    </w:p>
    <w:p>
      <w:pPr>
        <w:pStyle w:val="style157"/>
        <w:rPr>
          <w:sz w:val="24"/>
          <w:szCs w:val="24"/>
        </w:rPr>
      </w:pPr>
      <w:r>
        <w:rPr>
          <w:noProof/>
          <w:sz w:val="24"/>
          <w:szCs w:val="24"/>
        </w:rPr>
        <w:drawing>
          <wp:inline distL="0" distT="0" distB="0" distR="0">
            <wp:extent cx="1971675" cy="590550"/>
            <wp:effectExtent l="0" t="0" r="9525" b="0"/>
            <wp:docPr id="1044" name="Picture 7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60"/>
                    <pic:cNvPicPr/>
                  </pic:nvPicPr>
                  <pic:blipFill>
                    <a:blip r:embed="rId20" cstate="print"/>
                    <a:srcRect l="0" t="0" r="0" b="0"/>
                    <a:stretch/>
                  </pic:blipFill>
                  <pic:spPr>
                    <a:xfrm rot="0">
                      <a:off x="0" y="0"/>
                      <a:ext cx="1971675" cy="590550"/>
                    </a:xfrm>
                    <a:prstGeom prst="rect"/>
                    <a:ln>
                      <a:noFill/>
                    </a:ln>
                  </pic:spPr>
                </pic:pic>
              </a:graphicData>
            </a:graphic>
          </wp:inline>
        </w:drawing>
      </w:r>
    </w:p>
    <w:p>
      <w:pPr>
        <w:pStyle w:val="style157"/>
        <w:rPr>
          <w:sz w:val="24"/>
          <w:szCs w:val="24"/>
        </w:rPr>
      </w:pPr>
    </w:p>
    <w:p>
      <w:pPr>
        <w:pStyle w:val="style157"/>
        <w:rPr>
          <w:sz w:val="24"/>
          <w:szCs w:val="24"/>
        </w:rPr>
      </w:pPr>
    </w:p>
    <w:p>
      <w:pPr>
        <w:pStyle w:val="style157"/>
        <w:rPr>
          <w:sz w:val="24"/>
          <w:szCs w:val="24"/>
        </w:rPr>
      </w:pPr>
      <w:r>
        <w:rPr>
          <w:sz w:val="24"/>
          <w:szCs w:val="24"/>
        </w:rPr>
        <w:t xml:space="preserve">(b) </w:t>
      </w:r>
      <w:r>
        <w:rPr>
          <w:noProof/>
          <w:sz w:val="24"/>
          <w:szCs w:val="24"/>
        </w:rPr>
        <w:drawing>
          <wp:inline distL="0" distT="0" distB="0" distR="0">
            <wp:extent cx="2657475" cy="819150"/>
            <wp:effectExtent l="0" t="0" r="9525" b="0"/>
            <wp:docPr id="1045" name="Picture 7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762"/>
                    <pic:cNvPicPr/>
                  </pic:nvPicPr>
                  <pic:blipFill>
                    <a:blip r:embed="rId21" cstate="print"/>
                    <a:srcRect l="0" t="0" r="0" b="0"/>
                    <a:stretch/>
                  </pic:blipFill>
                  <pic:spPr>
                    <a:xfrm rot="0">
                      <a:off x="0" y="0"/>
                      <a:ext cx="2657475" cy="819150"/>
                    </a:xfrm>
                    <a:prstGeom prst="rect"/>
                    <a:ln>
                      <a:noFill/>
                    </a:ln>
                  </pic:spPr>
                </pic:pic>
              </a:graphicData>
            </a:graphic>
          </wp:inline>
        </w:drawing>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 xml:space="preserve">(c) </w:t>
      </w:r>
      <w:r>
        <w:rPr>
          <w:noProof/>
          <w:sz w:val="24"/>
          <w:szCs w:val="24"/>
        </w:rPr>
        <w:drawing>
          <wp:inline distL="0" distT="0" distB="0" distR="0">
            <wp:extent cx="1971675" cy="542925"/>
            <wp:effectExtent l="0" t="0" r="9525" b="9525"/>
            <wp:docPr id="1046" name="Picture 7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763"/>
                    <pic:cNvPicPr/>
                  </pic:nvPicPr>
                  <pic:blipFill>
                    <a:blip r:embed="rId22" cstate="print"/>
                    <a:srcRect l="0" t="0" r="0" b="0"/>
                    <a:stretch/>
                  </pic:blipFill>
                  <pic:spPr>
                    <a:xfrm rot="0">
                      <a:off x="0" y="0"/>
                      <a:ext cx="1971675" cy="542925"/>
                    </a:xfrm>
                    <a:prstGeom prst="rect"/>
                    <a:ln>
                      <a:noFill/>
                    </a:ln>
                  </pic:spPr>
                </pic:pic>
              </a:graphicData>
            </a:graphic>
          </wp:inline>
        </w:drawing>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 xml:space="preserve">(d) </w:t>
      </w:r>
      <w:r>
        <w:rPr>
          <w:noProof/>
          <w:sz w:val="24"/>
          <w:szCs w:val="24"/>
        </w:rPr>
        <w:drawing>
          <wp:inline distL="0" distT="0" distB="0" distR="0">
            <wp:extent cx="2695575" cy="581025"/>
            <wp:effectExtent l="0" t="0" r="9525" b="9525"/>
            <wp:docPr id="1047" name="Picture 7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66"/>
                    <pic:cNvPicPr/>
                  </pic:nvPicPr>
                  <pic:blipFill>
                    <a:blip r:embed="rId23" cstate="print"/>
                    <a:srcRect l="0" t="0" r="0" b="0"/>
                    <a:stretch/>
                  </pic:blipFill>
                  <pic:spPr>
                    <a:xfrm rot="0">
                      <a:off x="0" y="0"/>
                      <a:ext cx="2695575" cy="581025"/>
                    </a:xfrm>
                    <a:prstGeom prst="rect"/>
                    <a:ln>
                      <a:noFill/>
                    </a:ln>
                  </pic:spPr>
                </pic:pic>
              </a:graphicData>
            </a:graphic>
          </wp:inline>
        </w:drawing>
      </w:r>
    </w:p>
    <w:p>
      <w:pPr>
        <w:pStyle w:val="style157"/>
        <w:rPr>
          <w:sz w:val="24"/>
          <w:szCs w:val="24"/>
        </w:rPr>
      </w:pPr>
    </w:p>
    <w:p>
      <w:pPr>
        <w:pStyle w:val="style157"/>
        <w:rPr>
          <w:sz w:val="24"/>
          <w:szCs w:val="24"/>
        </w:rPr>
      </w:pPr>
    </w:p>
    <w:p>
      <w:pPr>
        <w:pStyle w:val="style157"/>
        <w:rPr>
          <w:sz w:val="24"/>
          <w:szCs w:val="24"/>
        </w:rPr>
      </w:pPr>
      <w:r>
        <w:rPr>
          <w:sz w:val="24"/>
          <w:szCs w:val="24"/>
        </w:rPr>
        <w:t xml:space="preserve">    (e) </w:t>
      </w:r>
      <w:r>
        <w:rPr>
          <w:noProof/>
          <w:sz w:val="24"/>
          <w:szCs w:val="24"/>
        </w:rPr>
        <w:drawing>
          <wp:inline distL="0" distT="0" distB="0" distR="0">
            <wp:extent cx="3076575" cy="581025"/>
            <wp:effectExtent l="0" t="0" r="9525" b="9525"/>
            <wp:docPr id="1048" name="Picture 7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67"/>
                    <pic:cNvPicPr/>
                  </pic:nvPicPr>
                  <pic:blipFill>
                    <a:blip r:embed="rId24" cstate="print"/>
                    <a:srcRect l="0" t="0" r="0" b="0"/>
                    <a:stretch/>
                  </pic:blipFill>
                  <pic:spPr>
                    <a:xfrm rot="0">
                      <a:off x="0" y="0"/>
                      <a:ext cx="3076575" cy="581025"/>
                    </a:xfrm>
                    <a:prstGeom prst="rect"/>
                    <a:ln>
                      <a:noFill/>
                    </a:ln>
                  </pic:spPr>
                </pic:pic>
              </a:graphicData>
            </a:graphic>
          </wp:inline>
        </w:drawing>
      </w:r>
    </w:p>
    <w:p>
      <w:pPr>
        <w:pStyle w:val="style157"/>
        <w:rPr>
          <w:sz w:val="24"/>
          <w:szCs w:val="24"/>
        </w:rPr>
      </w:pPr>
    </w:p>
    <w:p>
      <w:pPr>
        <w:pStyle w:val="style157"/>
        <w:rPr>
          <w:rFonts w:eastAsia="Arial-BoldMT"/>
          <w:sz w:val="24"/>
          <w:szCs w:val="24"/>
        </w:rPr>
      </w:pPr>
      <w:r>
        <w:rPr>
          <w:sz w:val="24"/>
          <w:szCs w:val="24"/>
        </w:rPr>
        <w:t>7.  Draw the following compounds.</w:t>
      </w:r>
    </w:p>
    <w:p>
      <w:pPr>
        <w:pStyle w:val="style157"/>
        <w:rPr>
          <w:sz w:val="24"/>
          <w:szCs w:val="24"/>
        </w:rPr>
      </w:pPr>
      <w:r>
        <w:rPr>
          <w:sz w:val="24"/>
          <w:szCs w:val="24"/>
        </w:rPr>
        <w:t>(a) 3-ethyl – 2 - hexanol</w:t>
      </w:r>
    </w:p>
    <w:p>
      <w:pPr>
        <w:pStyle w:val="style157"/>
        <w:rPr>
          <w:sz w:val="24"/>
          <w:szCs w:val="24"/>
        </w:rPr>
      </w:pPr>
      <w:r>
        <w:rPr>
          <w:sz w:val="24"/>
          <w:szCs w:val="24"/>
        </w:rPr>
        <w:t>(b) 2,2-dimethylpropanal</w:t>
      </w:r>
    </w:p>
    <w:p>
      <w:pPr>
        <w:pStyle w:val="style157"/>
        <w:rPr>
          <w:sz w:val="24"/>
          <w:szCs w:val="24"/>
        </w:rPr>
      </w:pPr>
      <w:r>
        <w:rPr>
          <w:sz w:val="24"/>
          <w:szCs w:val="24"/>
        </w:rPr>
        <w:t>(c) 2-propanone</w:t>
      </w:r>
    </w:p>
    <w:p>
      <w:pPr>
        <w:pStyle w:val="style157"/>
        <w:rPr>
          <w:sz w:val="24"/>
          <w:szCs w:val="24"/>
        </w:rPr>
      </w:pPr>
      <w:r>
        <w:rPr>
          <w:sz w:val="24"/>
          <w:szCs w:val="24"/>
        </w:rPr>
        <w:t>(d) methanoic acid</w:t>
      </w:r>
    </w:p>
    <w:p>
      <w:pPr>
        <w:pStyle w:val="style157"/>
        <w:rPr>
          <w:sz w:val="24"/>
          <w:szCs w:val="24"/>
        </w:rPr>
      </w:pPr>
      <w:r>
        <w:rPr>
          <w:sz w:val="24"/>
          <w:szCs w:val="24"/>
        </w:rPr>
        <w:t>(e) methyl butanoate</w:t>
      </w:r>
    </w:p>
    <w:p>
      <w:pPr>
        <w:pStyle w:val="style157"/>
        <w:rPr>
          <w:sz w:val="24"/>
          <w:szCs w:val="24"/>
        </w:rPr>
      </w:pPr>
    </w:p>
    <w:p>
      <w:pPr>
        <w:pStyle w:val="style157"/>
        <w:rPr>
          <w:sz w:val="24"/>
          <w:szCs w:val="24"/>
        </w:rPr>
      </w:pPr>
    </w:p>
    <w:p>
      <w:pPr>
        <w:pStyle w:val="style157"/>
        <w:rPr>
          <w:sz w:val="24"/>
          <w:szCs w:val="24"/>
        </w:rPr>
      </w:pPr>
      <w:r>
        <w:rPr>
          <w:sz w:val="24"/>
          <w:szCs w:val="24"/>
        </w:rPr>
        <w:t>REVIEW ANSWERS</w:t>
      </w:r>
    </w:p>
    <w:p>
      <w:pPr>
        <w:pStyle w:val="style157"/>
        <w:rPr>
          <w:rFonts w:eastAsia="Arial-BoldMT"/>
          <w:sz w:val="24"/>
          <w:szCs w:val="24"/>
        </w:rPr>
      </w:pPr>
      <w:r>
        <w:rPr>
          <w:sz w:val="24"/>
          <w:szCs w:val="24"/>
        </w:rPr>
        <w:t>1.</w:t>
      </w:r>
    </w:p>
    <w:p>
      <w:pPr>
        <w:pStyle w:val="style157"/>
        <w:rPr>
          <w:rFonts w:eastAsia="Arial-BoldMT"/>
          <w:sz w:val="24"/>
          <w:szCs w:val="24"/>
        </w:rPr>
      </w:pPr>
      <w:r>
        <w:rPr>
          <w:rFonts w:eastAsia="Arial-BoldMT"/>
          <w:sz w:val="24"/>
          <w:szCs w:val="24"/>
        </w:rPr>
        <w:t>Group          Distinguishing Feature         Draw Example (with name)</w:t>
      </w:r>
    </w:p>
    <w:p>
      <w:pPr>
        <w:pStyle w:val="style157"/>
        <w:rPr>
          <w:rFonts w:eastAsia="Arial-BoldMT"/>
          <w:sz w:val="24"/>
          <w:szCs w:val="24"/>
        </w:rPr>
      </w:pPr>
      <w:r>
        <w:rPr>
          <w:rFonts w:eastAsia="Arial-BoldMT"/>
          <w:sz w:val="24"/>
          <w:szCs w:val="24"/>
        </w:rPr>
        <w:t xml:space="preserve">Alcohol -OH                               </w:t>
      </w:r>
      <w:r>
        <w:rPr>
          <w:sz w:val="24"/>
          <w:szCs w:val="24"/>
        </w:rPr>
      </w:r>
      <w:r>
        <w:rPr>
          <w:sz w:val="24"/>
          <w:szCs w:val="24"/>
        </w:rPr>
      </w:r>
      <w:r>
        <w:rPr>
          <w:sz w:val="24"/>
          <w:szCs w:val="24"/>
        </w:rPr>
      </w:r>
      <w:r>
        <w:rPr>
          <w:sz w:val="24"/>
          <w:szCs w:val="24"/>
        </w:rPr>
        <w:object>
          <v:shape id="1049" type="#_x0000_t75" filled="f" stroked="f" style="margin-left:0.0pt;margin-top:0.0pt;width:66.0pt;height:41.25pt;mso-wrap-distance-left:0.0pt;mso-wrap-distance-right:0.0pt;visibility:visible;">
            <v:imagedata r:id="rId25" embosscolor="white" o:title=""/>
            <v:fill/>
          </v:shape>
          <o:OLEObject Type="EMBED" ProgID="CorelDRAW.Graphic.13" ShapeID="1049" DrawAspect="Content" ObjectID="0" r:id="rId26"/>
        </w:object>
      </w:r>
      <w:r>
        <w:rPr>
          <w:sz w:val="24"/>
          <w:szCs w:val="24"/>
        </w:rPr>
      </w:r>
      <w:r>
        <w:rPr>
          <w:rFonts w:eastAsia="Arial-BoldMT"/>
          <w:sz w:val="24"/>
          <w:szCs w:val="24"/>
        </w:rPr>
        <w:t>(Ethanol)</w:t>
      </w:r>
    </w:p>
    <w:p>
      <w:pPr>
        <w:pStyle w:val="style157"/>
        <w:rPr>
          <w:rFonts w:eastAsia="Arial-BoldMT"/>
          <w:sz w:val="24"/>
          <w:szCs w:val="24"/>
        </w:rPr>
      </w:pPr>
    </w:p>
    <w:p>
      <w:pPr>
        <w:pStyle w:val="style157"/>
        <w:rPr>
          <w:rFonts w:eastAsia="Arial-BoldMT"/>
          <w:sz w:val="24"/>
          <w:szCs w:val="24"/>
        </w:rPr>
      </w:pPr>
      <w:r>
        <w:rPr>
          <w:rFonts w:eastAsia="Arial-BoldMT"/>
          <w:sz w:val="24"/>
          <w:szCs w:val="24"/>
        </w:rPr>
        <w:t xml:space="preserve">Aldehyde                           -CHO </w:t>
      </w:r>
      <w:r>
        <w:rPr>
          <w:sz w:val="24"/>
          <w:szCs w:val="24"/>
        </w:rPr>
      </w:r>
      <w:r>
        <w:rPr>
          <w:sz w:val="24"/>
          <w:szCs w:val="24"/>
        </w:rPr>
      </w:r>
      <w:r>
        <w:rPr>
          <w:sz w:val="24"/>
          <w:szCs w:val="24"/>
        </w:rPr>
      </w:r>
      <w:r>
        <w:rPr>
          <w:sz w:val="24"/>
          <w:szCs w:val="24"/>
        </w:rPr>
        <w:object>
          <v:shape id="1051" type="#_x0000_t75" filled="f" stroked="f" style="margin-left:0.0pt;margin-top:0.0pt;width:63.75pt;height:45.75pt;mso-wrap-distance-left:0.0pt;mso-wrap-distance-right:0.0pt;visibility:visible;">
            <v:imagedata r:id="rId27" embosscolor="white" o:title=""/>
            <v:fill/>
          </v:shape>
          <o:OLEObject Type="EMBED" ProgID="CorelDRAW.Graphic.13" ShapeID="1051" DrawAspect="Content" ObjectID="0" r:id="rId28"/>
        </w:object>
      </w:r>
      <w:r>
        <w:rPr>
          <w:sz w:val="24"/>
          <w:szCs w:val="24"/>
        </w:rPr>
      </w:r>
      <w:r>
        <w:rPr>
          <w:rFonts w:eastAsia="Arial-BoldMT"/>
          <w:sz w:val="24"/>
          <w:szCs w:val="24"/>
        </w:rPr>
        <w:t xml:space="preserve"> (Ethanal)</w:t>
      </w:r>
    </w:p>
    <w:p>
      <w:pPr>
        <w:pStyle w:val="style157"/>
        <w:rPr>
          <w:rFonts w:eastAsia="Arial-BoldMT"/>
          <w:sz w:val="24"/>
          <w:szCs w:val="24"/>
        </w:rPr>
      </w:pPr>
    </w:p>
    <w:p>
      <w:pPr>
        <w:pStyle w:val="style157"/>
        <w:rPr>
          <w:rFonts w:eastAsia="Arial-BoldMT"/>
          <w:sz w:val="24"/>
          <w:szCs w:val="24"/>
        </w:rPr>
      </w:pPr>
      <w:r>
        <w:rPr>
          <w:rFonts w:eastAsia="Arial-BoldMT"/>
          <w:sz w:val="24"/>
          <w:szCs w:val="24"/>
        </w:rPr>
        <w:t xml:space="preserve">Ketone                               -C=O                           </w:t>
      </w:r>
      <w:r>
        <w:rPr>
          <w:sz w:val="24"/>
          <w:szCs w:val="24"/>
        </w:rPr>
      </w:r>
      <w:r>
        <w:rPr>
          <w:sz w:val="24"/>
          <w:szCs w:val="24"/>
        </w:rPr>
      </w:r>
      <w:r>
        <w:rPr>
          <w:sz w:val="24"/>
          <w:szCs w:val="24"/>
        </w:rPr>
      </w:r>
      <w:r>
        <w:rPr>
          <w:sz w:val="24"/>
          <w:szCs w:val="24"/>
        </w:rPr>
        <w:object>
          <v:shape id="1053" type="#_x0000_t75" filled="f" stroked="f" style="margin-left:0.0pt;margin-top:0.0pt;width:93.75pt;height:45.75pt;mso-wrap-distance-left:0.0pt;mso-wrap-distance-right:0.0pt;visibility:visible;">
            <v:imagedata r:id="rId29" embosscolor="white" o:title=""/>
            <v:fill/>
          </v:shape>
          <o:OLEObject Type="EMBED" ProgID="CorelDRAW.Graphic.13" ShapeID="1053" DrawAspect="Content" ObjectID="0" r:id="rId30"/>
        </w:object>
      </w:r>
      <w:r>
        <w:rPr>
          <w:sz w:val="24"/>
          <w:szCs w:val="24"/>
        </w:rPr>
      </w:r>
      <w:r>
        <w:rPr>
          <w:rFonts w:eastAsia="Arial-BoldMT"/>
          <w:sz w:val="24"/>
          <w:szCs w:val="24"/>
        </w:rPr>
        <w:t xml:space="preserve"> (Propanone/Acetone)</w:t>
      </w:r>
    </w:p>
    <w:p>
      <w:pPr>
        <w:pStyle w:val="style157"/>
        <w:rPr>
          <w:rFonts w:eastAsia="Arial-BoldMT"/>
          <w:sz w:val="24"/>
          <w:szCs w:val="24"/>
        </w:rPr>
      </w:pPr>
    </w:p>
    <w:p>
      <w:pPr>
        <w:pStyle w:val="style157"/>
        <w:rPr>
          <w:rFonts w:eastAsia="Arial-BoldMT"/>
          <w:sz w:val="24"/>
          <w:szCs w:val="24"/>
        </w:rPr>
      </w:pPr>
      <w:r>
        <w:rPr>
          <w:rFonts w:eastAsia="Arial-BoldMT"/>
          <w:sz w:val="24"/>
          <w:szCs w:val="24"/>
        </w:rPr>
        <w:t xml:space="preserve">Alkanoic acid                    -COOH                         </w:t>
      </w:r>
      <w:r>
        <w:rPr>
          <w:sz w:val="24"/>
          <w:szCs w:val="24"/>
        </w:rPr>
      </w:r>
      <w:r>
        <w:rPr>
          <w:sz w:val="24"/>
          <w:szCs w:val="24"/>
        </w:rPr>
      </w:r>
      <w:r>
        <w:rPr>
          <w:sz w:val="24"/>
          <w:szCs w:val="24"/>
        </w:rPr>
      </w:r>
      <w:r>
        <w:rPr>
          <w:sz w:val="24"/>
          <w:szCs w:val="24"/>
        </w:rPr>
        <w:object>
          <v:shape id="1055" type="#_x0000_t75" filled="f" stroked="f" style="margin-left:0.0pt;margin-top:0.0pt;width:73.5pt;height:45.75pt;mso-wrap-distance-left:0.0pt;mso-wrap-distance-right:0.0pt;visibility:visible;">
            <v:imagedata r:id="rId31" embosscolor="white" o:title=""/>
            <v:fill/>
          </v:shape>
          <o:OLEObject Type="EMBED" ProgID="CorelDRAW.Graphic.13" ShapeID="1055" DrawAspect="Content" ObjectID="0" r:id="rId32"/>
        </w:object>
      </w:r>
      <w:r>
        <w:rPr>
          <w:sz w:val="24"/>
          <w:szCs w:val="24"/>
        </w:rPr>
      </w:r>
    </w:p>
    <w:p>
      <w:pPr>
        <w:pStyle w:val="style157"/>
        <w:rPr>
          <w:rFonts w:eastAsia="Arial-BoldMT"/>
          <w:sz w:val="24"/>
          <w:szCs w:val="24"/>
        </w:rPr>
      </w:pPr>
    </w:p>
    <w:p>
      <w:pPr>
        <w:pStyle w:val="style157"/>
        <w:rPr>
          <w:sz w:val="24"/>
          <w:szCs w:val="24"/>
        </w:rPr>
      </w:pPr>
      <w:r>
        <w:rPr>
          <w:rFonts w:eastAsia="Arial-BoldMT"/>
          <w:sz w:val="24"/>
          <w:szCs w:val="24"/>
        </w:rPr>
        <w:t xml:space="preserve">Ester                                 -COO-                           </w:t>
      </w:r>
      <w:r>
        <w:rPr>
          <w:sz w:val="24"/>
          <w:szCs w:val="24"/>
        </w:rPr>
      </w:r>
      <w:r>
        <w:rPr>
          <w:sz w:val="24"/>
          <w:szCs w:val="24"/>
        </w:rPr>
      </w:r>
      <w:r>
        <w:rPr>
          <w:sz w:val="24"/>
          <w:szCs w:val="24"/>
        </w:rPr>
      </w:r>
      <w:r>
        <w:rPr>
          <w:sz w:val="24"/>
          <w:szCs w:val="24"/>
        </w:rPr>
        <w:object>
          <v:shape id="1057" type="#_x0000_t75" filled="f" stroked="f" style="margin-left:0.0pt;margin-top:0.0pt;width:106.5pt;height:50.25pt;mso-wrap-distance-left:0.0pt;mso-wrap-distance-right:0.0pt;visibility:visible;">
            <v:imagedata r:id="rId33" embosscolor="white" o:title=""/>
            <v:fill/>
          </v:shape>
          <o:OLEObject Type="EMBED" ProgID="CorelDRAW.Graphic.13" ShapeID="1057" DrawAspect="Content" ObjectID="0" r:id="rId34"/>
        </w:object>
      </w:r>
      <w:r>
        <w:rPr>
          <w:sz w:val="24"/>
          <w:szCs w:val="24"/>
        </w:rPr>
      </w:r>
    </w:p>
    <w:p>
      <w:pPr>
        <w:pStyle w:val="style157"/>
        <w:rPr>
          <w:sz w:val="24"/>
          <w:szCs w:val="24"/>
        </w:rPr>
      </w:pPr>
    </w:p>
    <w:p>
      <w:pPr>
        <w:pStyle w:val="style157"/>
        <w:rPr>
          <w:sz w:val="24"/>
          <w:szCs w:val="24"/>
        </w:rPr>
      </w:pPr>
    </w:p>
    <w:p>
      <w:pPr>
        <w:pStyle w:val="style157"/>
        <w:numPr>
          <w:ilvl w:val="0"/>
          <w:numId w:val="78"/>
        </w:numPr>
        <w:rPr>
          <w:sz w:val="24"/>
          <w:szCs w:val="24"/>
        </w:rPr>
      </w:pPr>
      <w:r>
        <w:rPr>
          <w:sz w:val="24"/>
          <w:szCs w:val="24"/>
        </w:rPr>
        <w:t>The carbonyl carbon in an aldehyde(</w:t>
      </w:r>
      <w:r>
        <w:rPr>
          <w:sz w:val="24"/>
          <w:szCs w:val="24"/>
        </w:rPr>
      </w:r>
      <w:r>
        <w:rPr>
          <w:sz w:val="24"/>
          <w:szCs w:val="24"/>
        </w:rPr>
      </w:r>
      <w:r>
        <w:rPr>
          <w:sz w:val="24"/>
          <w:szCs w:val="24"/>
        </w:rPr>
      </w:r>
      <w:r>
        <w:rPr>
          <w:sz w:val="24"/>
          <w:szCs w:val="24"/>
        </w:rPr>
        <w:object>
          <v:shape id="1059" type="#_x0000_t75" filled="f" stroked="f" style="margin-left:0.0pt;margin-top:0.0pt;width:37.5pt;height:21.75pt;mso-wrap-distance-left:0.0pt;mso-wrap-distance-right:0.0pt;visibility:visible;">
            <v:imagedata r:id="rId35" embosscolor="white" o:title=""/>
            <v:fill/>
          </v:shape>
          <o:OLEObject Type="EMBED" ProgID="CorelDRAW.Graphic.13" ShapeID="1059" DrawAspect="Content" ObjectID="0" r:id="rId36"/>
        </w:object>
      </w:r>
      <w:r>
        <w:rPr>
          <w:sz w:val="24"/>
          <w:szCs w:val="24"/>
        </w:rPr>
      </w:r>
      <w:r>
        <w:rPr>
          <w:sz w:val="24"/>
          <w:szCs w:val="24"/>
        </w:rPr>
        <w:t>) has a hydrogen atom directly attached to it whereas the carbonyl carbon in a ketone(</w:t>
      </w:r>
      <w:r>
        <w:rPr>
          <w:sz w:val="24"/>
          <w:szCs w:val="24"/>
        </w:rPr>
      </w:r>
      <w:r>
        <w:rPr>
          <w:sz w:val="24"/>
          <w:szCs w:val="24"/>
        </w:rPr>
      </w:r>
      <w:r>
        <w:rPr>
          <w:sz w:val="24"/>
          <w:szCs w:val="24"/>
        </w:rPr>
      </w:r>
      <w:r>
        <w:rPr>
          <w:sz w:val="24"/>
          <w:szCs w:val="24"/>
        </w:rPr>
        <w:object>
          <v:shape id="1061" type="#_x0000_t75" filled="f" stroked="f" style="margin-left:0.0pt;margin-top:0.0pt;width:41.25pt;height:26.25pt;mso-wrap-distance-left:0.0pt;mso-wrap-distance-right:0.0pt;visibility:visible;">
            <v:imagedata r:id="rId37" embosscolor="white" o:title=""/>
            <v:fill/>
          </v:shape>
          <o:OLEObject Type="EMBED" ProgID="CorelDRAW.Graphic.13" ShapeID="1061" DrawAspect="Content" ObjectID="0" r:id="rId38"/>
        </w:object>
      </w:r>
      <w:r>
        <w:rPr>
          <w:sz w:val="24"/>
          <w:szCs w:val="24"/>
        </w:rPr>
      </w:r>
      <w:r>
        <w:rPr>
          <w:sz w:val="24"/>
          <w:szCs w:val="24"/>
        </w:rPr>
        <w:t xml:space="preserve">) has no hydrogen atom directly attached to it. Examples of aldehyde and ketone are </w:t>
      </w:r>
      <w:r>
        <w:rPr>
          <w:noProof/>
          <w:sz w:val="24"/>
          <w:szCs w:val="24"/>
        </w:rPr>
        <w:drawing>
          <wp:inline distL="0" distT="0" distB="0" distR="0">
            <wp:extent cx="1927654" cy="691979"/>
            <wp:effectExtent l="0" t="0" r="0" b="0"/>
            <wp:docPr id="1063" name="Picture 3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97"/>
                    <pic:cNvPicPr/>
                  </pic:nvPicPr>
                  <pic:blipFill>
                    <a:blip r:embed="rId39" cstate="print"/>
                    <a:srcRect l="0" t="0" r="0" b="0"/>
                    <a:stretch/>
                  </pic:blipFill>
                  <pic:spPr>
                    <a:xfrm rot="0">
                      <a:off x="0" y="0"/>
                      <a:ext cx="1927654" cy="691979"/>
                    </a:xfrm>
                    <a:prstGeom prst="rect"/>
                    <a:ln>
                      <a:noFill/>
                    </a:ln>
                  </pic:spPr>
                </pic:pic>
              </a:graphicData>
            </a:graphic>
          </wp:inline>
        </w:drawing>
      </w:r>
    </w:p>
    <w:p>
      <w:pPr>
        <w:pStyle w:val="style157"/>
        <w:rPr>
          <w:sz w:val="24"/>
          <w:szCs w:val="24"/>
        </w:rPr>
      </w:pPr>
    </w:p>
    <w:p>
      <w:pPr>
        <w:pStyle w:val="style157"/>
        <w:numPr>
          <w:ilvl w:val="0"/>
          <w:numId w:val="78"/>
        </w:numPr>
        <w:rPr>
          <w:sz w:val="24"/>
          <w:szCs w:val="24"/>
        </w:rPr>
      </w:pPr>
      <w:r>
        <w:rPr>
          <w:sz w:val="24"/>
          <w:szCs w:val="24"/>
        </w:rPr>
        <w:t>(b) CH</w:t>
      </w:r>
      <w:r>
        <w:rPr>
          <w:sz w:val="24"/>
          <w:szCs w:val="24"/>
          <w:vertAlign w:val="subscript"/>
        </w:rPr>
        <w:t>3</w:t>
      </w:r>
      <w:r>
        <w:rPr>
          <w:sz w:val="24"/>
          <w:szCs w:val="24"/>
        </w:rPr>
        <w:t>CH</w:t>
      </w:r>
      <w:r>
        <w:rPr>
          <w:sz w:val="24"/>
          <w:szCs w:val="24"/>
          <w:vertAlign w:val="subscript"/>
        </w:rPr>
        <w:t>2</w:t>
      </w:r>
      <w:r>
        <w:rPr>
          <w:sz w:val="24"/>
          <w:szCs w:val="24"/>
        </w:rPr>
        <w:t>OH</w:t>
      </w:r>
    </w:p>
    <w:p>
      <w:pPr>
        <w:pStyle w:val="style157"/>
        <w:numPr>
          <w:ilvl w:val="0"/>
          <w:numId w:val="78"/>
        </w:numPr>
        <w:rPr>
          <w:sz w:val="24"/>
          <w:szCs w:val="24"/>
        </w:rPr>
      </w:pPr>
      <w:r>
        <w:rPr>
          <w:sz w:val="24"/>
          <w:szCs w:val="24"/>
        </w:rPr>
        <w:t>(c) ketone/alkanone</w:t>
      </w:r>
    </w:p>
    <w:p>
      <w:pPr>
        <w:pStyle w:val="style157"/>
        <w:numPr>
          <w:ilvl w:val="0"/>
          <w:numId w:val="78"/>
        </w:numPr>
        <w:rPr>
          <w:sz w:val="24"/>
          <w:szCs w:val="24"/>
        </w:rPr>
      </w:pPr>
      <w:r>
        <w:rPr>
          <w:sz w:val="24"/>
          <w:szCs w:val="24"/>
        </w:rPr>
        <w:t>(d) II, III, V, VI only</w:t>
      </w:r>
    </w:p>
    <w:p>
      <w:pPr>
        <w:pStyle w:val="style157"/>
        <w:rPr>
          <w:sz w:val="24"/>
          <w:szCs w:val="24"/>
        </w:rPr>
      </w:pPr>
    </w:p>
    <w:p>
      <w:pPr>
        <w:pStyle w:val="style157"/>
        <w:rPr>
          <w:sz w:val="24"/>
          <w:szCs w:val="24"/>
        </w:rPr>
      </w:pPr>
    </w:p>
    <w:p>
      <w:pPr>
        <w:pStyle w:val="style157"/>
        <w:rPr>
          <w:sz w:val="24"/>
          <w:szCs w:val="24"/>
        </w:rPr>
      </w:pPr>
    </w:p>
    <w:p>
      <w:pPr>
        <w:pStyle w:val="style157"/>
        <w:numPr>
          <w:ilvl w:val="0"/>
          <w:numId w:val="78"/>
        </w:numPr>
        <w:rPr>
          <w:sz w:val="24"/>
          <w:szCs w:val="24"/>
        </w:rPr>
      </w:pPr>
      <w:r>
        <w:rPr>
          <w:sz w:val="24"/>
          <w:szCs w:val="24"/>
        </w:rPr>
        <w:t>(a)</w:t>
      </w:r>
      <w:r>
        <w:rPr>
          <w:noProof/>
          <w:sz w:val="24"/>
          <w:szCs w:val="24"/>
        </w:rPr>
        <w:drawing>
          <wp:inline distL="0" distT="0" distB="0" distR="0">
            <wp:extent cx="1971675" cy="590550"/>
            <wp:effectExtent l="0" t="0" r="9525" b="0"/>
            <wp:docPr id="1064" name="Picture 4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01"/>
                    <pic:cNvPicPr/>
                  </pic:nvPicPr>
                  <pic:blipFill>
                    <a:blip r:embed="rId20" cstate="print"/>
                    <a:srcRect l="0" t="0" r="0" b="0"/>
                    <a:stretch/>
                  </pic:blipFill>
                  <pic:spPr>
                    <a:xfrm rot="0">
                      <a:off x="0" y="0"/>
                      <a:ext cx="1971675" cy="590550"/>
                    </a:xfrm>
                    <a:prstGeom prst="rect"/>
                    <a:ln>
                      <a:noFill/>
                    </a:ln>
                  </pic:spPr>
                </pic:pic>
              </a:graphicData>
            </a:graphic>
          </wp:inline>
        </w:drawing>
      </w:r>
      <w:r>
        <w:rPr>
          <w:noProof/>
          <w:sz w:val="24"/>
          <w:szCs w:val="24"/>
        </w:rPr>
        <w:t>Butan-2-ol</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(b)</w:t>
      </w:r>
      <w:r>
        <w:rPr>
          <w:noProof/>
          <w:sz w:val="24"/>
          <w:szCs w:val="24"/>
        </w:rPr>
        <w:drawing>
          <wp:inline distL="0" distT="0" distB="0" distR="0">
            <wp:extent cx="2657475" cy="819150"/>
            <wp:effectExtent l="0" t="0" r="9525" b="0"/>
            <wp:docPr id="1065" name="Picture 5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28"/>
                    <pic:cNvPicPr/>
                  </pic:nvPicPr>
                  <pic:blipFill>
                    <a:blip r:embed="rId21" cstate="print"/>
                    <a:srcRect l="0" t="0" r="0" b="0"/>
                    <a:stretch/>
                  </pic:blipFill>
                  <pic:spPr>
                    <a:xfrm rot="0">
                      <a:off x="0" y="0"/>
                      <a:ext cx="2657475" cy="819150"/>
                    </a:xfrm>
                    <a:prstGeom prst="rect"/>
                    <a:ln>
                      <a:noFill/>
                    </a:ln>
                  </pic:spPr>
                </pic:pic>
              </a:graphicData>
            </a:graphic>
          </wp:inline>
        </w:drawing>
      </w:r>
      <w:r>
        <w:rPr>
          <w:noProof/>
          <w:sz w:val="24"/>
          <w:szCs w:val="24"/>
        </w:rPr>
        <w:t xml:space="preserve">3-Methylpentanal </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(c)</w:t>
      </w:r>
      <w:r>
        <w:rPr>
          <w:noProof/>
          <w:sz w:val="24"/>
          <w:szCs w:val="24"/>
        </w:rPr>
        <w:drawing>
          <wp:inline distL="0" distT="0" distB="0" distR="0">
            <wp:extent cx="1971675" cy="542925"/>
            <wp:effectExtent l="0" t="0" r="9525" b="9525"/>
            <wp:docPr id="1066" name="Picture 5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38"/>
                    <pic:cNvPicPr/>
                  </pic:nvPicPr>
                  <pic:blipFill>
                    <a:blip r:embed="rId22" cstate="print"/>
                    <a:srcRect l="0" t="0" r="0" b="0"/>
                    <a:stretch/>
                  </pic:blipFill>
                  <pic:spPr>
                    <a:xfrm rot="0">
                      <a:off x="0" y="0"/>
                      <a:ext cx="1971675" cy="542925"/>
                    </a:xfrm>
                    <a:prstGeom prst="rect"/>
                    <a:ln>
                      <a:noFill/>
                    </a:ln>
                  </pic:spPr>
                </pic:pic>
              </a:graphicData>
            </a:graphic>
          </wp:inline>
        </w:drawing>
      </w:r>
      <w:r>
        <w:rPr>
          <w:noProof/>
          <w:sz w:val="24"/>
          <w:szCs w:val="24"/>
        </w:rPr>
        <w:t>Butan-2-one</w:t>
      </w:r>
    </w:p>
    <w:p>
      <w:pPr>
        <w:pStyle w:val="style157"/>
        <w:rPr>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r>
        <w:rPr>
          <w:noProof/>
          <w:sz w:val="24"/>
          <w:szCs w:val="24"/>
        </w:rPr>
        <w:t>(d)</w:t>
      </w:r>
      <w:r>
        <w:rPr>
          <w:noProof/>
          <w:sz w:val="24"/>
          <w:szCs w:val="24"/>
        </w:rPr>
        <w:drawing>
          <wp:inline distL="0" distT="0" distB="0" distR="0">
            <wp:extent cx="2695575" cy="581025"/>
            <wp:effectExtent l="0" t="0" r="9525" b="9525"/>
            <wp:docPr id="1067" name="Picture 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46"/>
                    <pic:cNvPicPr/>
                  </pic:nvPicPr>
                  <pic:blipFill>
                    <a:blip r:embed="rId23" cstate="print"/>
                    <a:srcRect l="0" t="0" r="0" b="0"/>
                    <a:stretch/>
                  </pic:blipFill>
                  <pic:spPr>
                    <a:xfrm rot="0">
                      <a:off x="0" y="0"/>
                      <a:ext cx="2695575" cy="581025"/>
                    </a:xfrm>
                    <a:prstGeom prst="rect"/>
                    <a:ln>
                      <a:noFill/>
                    </a:ln>
                  </pic:spPr>
                </pic:pic>
              </a:graphicData>
            </a:graphic>
          </wp:inline>
        </w:drawing>
      </w:r>
      <w:r>
        <w:rPr>
          <w:noProof/>
          <w:sz w:val="24"/>
          <w:szCs w:val="24"/>
        </w:rPr>
        <w:t>Pentanoic acid</w:t>
      </w:r>
    </w:p>
    <w:p>
      <w:pPr>
        <w:pStyle w:val="style157"/>
        <w:rPr>
          <w:noProof/>
          <w:sz w:val="24"/>
          <w:szCs w:val="24"/>
        </w:rPr>
      </w:pPr>
    </w:p>
    <w:p>
      <w:pPr>
        <w:pStyle w:val="style157"/>
        <w:rPr>
          <w:noProof/>
          <w:sz w:val="24"/>
          <w:szCs w:val="24"/>
        </w:rPr>
      </w:pPr>
    </w:p>
    <w:p>
      <w:pPr>
        <w:pStyle w:val="style157"/>
        <w:rPr>
          <w:noProof/>
          <w:sz w:val="24"/>
          <w:szCs w:val="24"/>
        </w:rPr>
      </w:pPr>
      <w:r>
        <w:rPr>
          <w:noProof/>
          <w:sz w:val="24"/>
          <w:szCs w:val="24"/>
        </w:rPr>
        <w:t>(e)</w:t>
      </w:r>
      <w:r>
        <w:rPr>
          <w:noProof/>
          <w:sz w:val="24"/>
          <w:szCs w:val="24"/>
        </w:rPr>
        <w:drawing>
          <wp:inline distL="0" distT="0" distB="0" distR="0">
            <wp:extent cx="3076575" cy="581025"/>
            <wp:effectExtent l="0" t="0" r="9525" b="9525"/>
            <wp:docPr id="1068" name="Picture 6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601"/>
                    <pic:cNvPicPr/>
                  </pic:nvPicPr>
                  <pic:blipFill>
                    <a:blip r:embed="rId24" cstate="print"/>
                    <a:srcRect l="0" t="0" r="0" b="0"/>
                    <a:stretch/>
                  </pic:blipFill>
                  <pic:spPr>
                    <a:xfrm rot="0">
                      <a:off x="0" y="0"/>
                      <a:ext cx="3076575" cy="581025"/>
                    </a:xfrm>
                    <a:prstGeom prst="rect"/>
                    <a:ln>
                      <a:noFill/>
                    </a:ln>
                  </pic:spPr>
                </pic:pic>
              </a:graphicData>
            </a:graphic>
          </wp:inline>
        </w:drawing>
      </w:r>
      <w:r>
        <w:rPr>
          <w:noProof/>
          <w:sz w:val="24"/>
          <w:szCs w:val="24"/>
        </w:rPr>
        <w:t>Propyl propanoate</w:t>
      </w:r>
    </w:p>
    <w:p>
      <w:pPr>
        <w:pStyle w:val="style157"/>
        <w:rPr>
          <w:noProof/>
          <w:sz w:val="24"/>
          <w:szCs w:val="24"/>
        </w:rPr>
      </w:pPr>
    </w:p>
    <w:p>
      <w:pPr>
        <w:pStyle w:val="style157"/>
        <w:rPr>
          <w:noProof/>
          <w:sz w:val="24"/>
          <w:szCs w:val="24"/>
        </w:rPr>
      </w:pPr>
    </w:p>
    <w:p>
      <w:pPr>
        <w:pStyle w:val="style157"/>
        <w:numPr>
          <w:ilvl w:val="0"/>
          <w:numId w:val="78"/>
        </w:numPr>
        <w:rPr>
          <w:noProof/>
          <w:sz w:val="24"/>
          <w:szCs w:val="24"/>
        </w:rPr>
      </w:pPr>
    </w:p>
    <w:p>
      <w:pPr>
        <w:pStyle w:val="style157"/>
        <w:rPr>
          <w:noProof/>
          <w:sz w:val="24"/>
          <w:szCs w:val="24"/>
        </w:rPr>
      </w:pPr>
      <w:r>
        <w:rPr>
          <w:noProof/>
          <w:sz w:val="24"/>
          <w:szCs w:val="24"/>
        </w:rPr>
        <w:drawing>
          <wp:inline distL="0" distT="0" distB="0" distR="0">
            <wp:extent cx="4785995" cy="3460115"/>
            <wp:effectExtent l="0" t="0" r="0" b="6985"/>
            <wp:docPr id="1069" name="Picture 3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98"/>
                    <pic:cNvPicPr/>
                  </pic:nvPicPr>
                  <pic:blipFill>
                    <a:blip r:embed="rId40" cstate="print"/>
                    <a:srcRect l="0" t="0" r="0" b="0"/>
                    <a:stretch/>
                  </pic:blipFill>
                  <pic:spPr>
                    <a:xfrm rot="0">
                      <a:off x="0" y="0"/>
                      <a:ext cx="4785995" cy="3460115"/>
                    </a:xfrm>
                    <a:prstGeom prst="rect"/>
                    <a:ln>
                      <a:noFill/>
                    </a:ln>
                  </pic:spPr>
                </pic:pic>
              </a:graphicData>
            </a:graphic>
          </wp:inline>
        </w:drawing>
      </w: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m:oMathPara>
        <m:oMath>
          <m:r>
            <m:rPr>
              <m:sty m:val="p"/>
            </m:rPr>
            <w:rPr>
              <w:rFonts w:ascii="Cambria Math" w:hAnsi="Cambria Math"/>
              <w:noProof/>
              <w:sz w:val="24"/>
              <w:szCs w:val="24"/>
            </w:rPr>
            <m:t>TAKE AWAY</m:t>
          </m:r>
        </m:oMath>
      </m:oMathPara>
    </w:p>
    <w:p>
      <w:pPr>
        <w:pStyle w:val="style157"/>
        <w:rPr>
          <w:rFonts w:ascii="Cambria Math" w:hAnsi="Cambria Math"/>
          <w:noProof/>
          <w:sz w:val="24"/>
          <w:szCs w:val="24"/>
        </w:rPr>
      </w:pPr>
    </w:p>
    <w:p>
      <w:pPr>
        <w:pStyle w:val="style157"/>
        <w:numPr>
          <w:ilvl w:val="1"/>
          <w:numId w:val="66"/>
        </w:numPr>
        <w:rPr>
          <w:noProof/>
          <w:sz w:val="24"/>
          <w:szCs w:val="24"/>
        </w:rPr>
      </w:pPr>
      <w:r>
        <w:rPr>
          <w:noProof/>
          <w:sz w:val="24"/>
          <w:szCs w:val="24"/>
        </w:rPr>
        <w:t>Write a balanced chemical equation for the complete oxidation of butanol using K</w:t>
      </w:r>
      <w:r>
        <w:rPr>
          <w:noProof/>
          <w:sz w:val="24"/>
          <w:szCs w:val="24"/>
          <w:vertAlign w:val="subscript"/>
        </w:rPr>
        <w:t>2</w:t>
      </w:r>
      <w:r>
        <w:rPr>
          <w:noProof/>
          <w:sz w:val="24"/>
          <w:szCs w:val="24"/>
        </w:rPr>
        <w:t>Cr</w:t>
      </w:r>
      <w:r>
        <w:rPr>
          <w:noProof/>
          <w:sz w:val="24"/>
          <w:szCs w:val="24"/>
          <w:vertAlign w:val="subscript"/>
        </w:rPr>
        <w:t>2</w:t>
      </w:r>
      <w:r>
        <w:rPr>
          <w:noProof/>
          <w:sz w:val="24"/>
          <w:szCs w:val="24"/>
        </w:rPr>
        <w:t>O</w:t>
      </w:r>
      <w:r>
        <w:rPr>
          <w:noProof/>
          <w:sz w:val="24"/>
          <w:szCs w:val="24"/>
          <w:vertAlign w:val="subscript"/>
        </w:rPr>
        <w:t>7</w:t>
      </w:r>
      <w:r>
        <w:rPr>
          <w:noProof/>
          <w:sz w:val="24"/>
          <w:szCs w:val="24"/>
        </w:rPr>
        <w:t xml:space="preserve"> as oxidizing agent. Name the major product.</w:t>
      </w:r>
    </w:p>
    <w:p>
      <w:pPr>
        <w:pStyle w:val="style157"/>
        <w:numPr>
          <w:ilvl w:val="1"/>
          <w:numId w:val="66"/>
        </w:numPr>
        <w:rPr>
          <w:noProof/>
          <w:sz w:val="24"/>
          <w:szCs w:val="24"/>
        </w:rPr>
      </w:pPr>
      <w:r>
        <w:rPr>
          <w:noProof/>
          <w:sz w:val="24"/>
          <w:szCs w:val="24"/>
        </w:rPr>
        <w:t>Give two major uses of ester compounds in industries.</w:t>
      </w:r>
    </w:p>
    <w:p>
      <w:pPr>
        <w:pStyle w:val="style157"/>
        <w:numPr>
          <w:ilvl w:val="1"/>
          <w:numId w:val="66"/>
        </w:numPr>
        <w:rPr>
          <w:noProof/>
          <w:sz w:val="24"/>
          <w:szCs w:val="24"/>
        </w:rPr>
      </w:pPr>
      <w:r>
        <w:rPr>
          <w:noProof/>
          <w:sz w:val="24"/>
          <w:szCs w:val="24"/>
        </w:rPr>
        <w:t>Give the structural formula of benzaldehyde.</w:t>
      </w:r>
    </w:p>
    <w:p>
      <w:pPr>
        <w:pStyle w:val="style157"/>
        <w:numPr>
          <w:ilvl w:val="1"/>
          <w:numId w:val="66"/>
        </w:numPr>
        <w:rPr>
          <w:noProof/>
          <w:sz w:val="24"/>
          <w:szCs w:val="24"/>
        </w:rPr>
      </w:pPr>
      <w:r>
        <w:rPr>
          <w:noProof/>
          <w:sz w:val="24"/>
          <w:szCs w:val="24"/>
        </w:rPr>
        <w:t>State two disadvantages of detergents.</w:t>
      </w: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noProof/>
          <w:sz w:val="24"/>
          <w:szCs w:val="24"/>
        </w:rPr>
      </w:pPr>
    </w:p>
    <w:p>
      <w:pPr>
        <w:pStyle w:val="style157"/>
        <w:rPr>
          <w:b/>
          <w:bCs/>
          <w:noProof/>
          <w:sz w:val="24"/>
          <w:szCs w:val="24"/>
          <w:highlight w:val="none"/>
        </w:rPr>
      </w:pPr>
    </w:p>
    <w:p>
      <w:pPr>
        <w:pStyle w:val="style157"/>
        <w:rPr>
          <w:b/>
          <w:bCs/>
          <w:noProof/>
          <w:sz w:val="24"/>
          <w:szCs w:val="24"/>
          <w:highlight w:val="none"/>
        </w:rPr>
      </w:pPr>
    </w:p>
    <w:p>
      <w:pPr>
        <w:pStyle w:val="style157"/>
        <w:rPr>
          <w:rFonts w:eastAsia="Arial-BoldMT"/>
          <w:b/>
          <w:bCs/>
          <w:sz w:val="24"/>
          <w:szCs w:val="24"/>
          <w:highlight w:val="none"/>
        </w:rPr>
      </w:pPr>
    </w:p>
    <w:p>
      <w:pPr>
        <w:pStyle w:val="style157"/>
        <w:rPr>
          <w:rFonts w:eastAsia="Arial-BoldMT"/>
          <w:b/>
          <w:bCs/>
          <w:sz w:val="28"/>
          <w:szCs w:val="28"/>
          <w:highlight w:val="none"/>
        </w:rPr>
      </w:pPr>
      <w:r>
        <w:rPr>
          <w:rFonts w:eastAsia="Arial-BoldMT"/>
          <w:b/>
          <w:bCs/>
          <w:sz w:val="28"/>
          <w:szCs w:val="28"/>
          <w:highlight w:val="none"/>
          <w:lang w:val="en-US"/>
        </w:rPr>
        <w:t xml:space="preserve">CHAPTER 9: </w:t>
      </w:r>
      <w:r>
        <w:rPr>
          <w:rFonts w:eastAsia="Arial-BoldMT"/>
          <w:b/>
          <w:bCs/>
          <w:sz w:val="28"/>
          <w:szCs w:val="28"/>
          <w:highlight w:val="none"/>
        </w:rPr>
        <w:t>MACROMOLECULES</w:t>
      </w:r>
    </w:p>
    <w:p>
      <w:pPr>
        <w:pStyle w:val="style157"/>
        <w:rPr>
          <w:rFonts w:eastAsia="Arial-BoldMT"/>
          <w:sz w:val="24"/>
          <w:szCs w:val="24"/>
        </w:rPr>
      </w:pPr>
    </w:p>
    <w:p>
      <w:pPr>
        <w:pStyle w:val="style157"/>
        <w:rPr>
          <w:rFonts w:eastAsia="Arial-BoldMT"/>
          <w:sz w:val="24"/>
          <w:szCs w:val="24"/>
        </w:rPr>
      </w:pPr>
    </w:p>
    <w:p>
      <w:pPr>
        <w:pStyle w:val="style157"/>
        <w:rPr>
          <w:rFonts w:eastAsia="Arial-BoldMT"/>
          <w:b/>
          <w:bCs/>
          <w:sz w:val="24"/>
          <w:szCs w:val="24"/>
        </w:rPr>
      </w:pPr>
      <w:r>
        <w:rPr>
          <w:rFonts w:eastAsia="Arial-BoldMT"/>
          <w:b/>
          <w:bCs/>
          <w:sz w:val="24"/>
          <w:szCs w:val="24"/>
        </w:rPr>
        <w:t>CARBOHYDRATES</w:t>
      </w:r>
    </w:p>
    <w:p>
      <w:pPr>
        <w:pStyle w:val="style157"/>
        <w:numPr>
          <w:ilvl w:val="0"/>
          <w:numId w:val="68"/>
        </w:numPr>
        <w:rPr>
          <w:rFonts w:cs="ArialMT" w:eastAsia="Arial-BoldMT"/>
          <w:sz w:val="24"/>
          <w:szCs w:val="24"/>
        </w:rPr>
      </w:pPr>
      <w:r>
        <w:rPr>
          <w:rFonts w:eastAsia="Arial-BoldMT"/>
          <w:sz w:val="24"/>
          <w:szCs w:val="24"/>
        </w:rPr>
        <w:t>Historically,from the fact that the first carbohydrate to be obtained pure, has the molecular formula C</w:t>
      </w:r>
      <w:r>
        <w:rPr>
          <w:rFonts w:eastAsia="Arial-BoldMT"/>
          <w:sz w:val="24"/>
          <w:szCs w:val="24"/>
          <w:vertAlign w:val="subscript"/>
        </w:rPr>
        <w:t>6</w:t>
      </w:r>
      <w:r>
        <w:rPr>
          <w:rFonts w:eastAsia="Arial-BoldMT"/>
          <w:sz w:val="24"/>
          <w:szCs w:val="24"/>
        </w:rPr>
        <w:t>H</w:t>
      </w:r>
      <w:r>
        <w:rPr>
          <w:rFonts w:eastAsia="Arial-BoldMT"/>
          <w:sz w:val="24"/>
          <w:szCs w:val="24"/>
          <w:vertAlign w:val="subscript"/>
        </w:rPr>
        <w:t>12</w:t>
      </w:r>
      <w:r>
        <w:rPr>
          <w:rFonts w:eastAsia="Arial-BoldMT"/>
          <w:sz w:val="24"/>
          <w:szCs w:val="24"/>
        </w:rPr>
        <w:t>O</w:t>
      </w:r>
      <w:r>
        <w:rPr>
          <w:rFonts w:eastAsia="Arial-BoldMT"/>
          <w:sz w:val="24"/>
          <w:szCs w:val="24"/>
          <w:vertAlign w:val="subscript"/>
        </w:rPr>
        <w:t>6</w:t>
      </w:r>
      <w:r>
        <w:rPr>
          <w:rFonts w:eastAsia="Arial-BoldMT"/>
          <w:sz w:val="24"/>
          <w:szCs w:val="24"/>
        </w:rPr>
        <w:t xml:space="preserve"> and was thought to be  a hydrate of carbon i.e C</w:t>
      </w:r>
      <w:r>
        <w:rPr>
          <w:rFonts w:eastAsia="Arial-BoldMT"/>
          <w:sz w:val="24"/>
          <w:szCs w:val="24"/>
          <w:vertAlign w:val="subscript"/>
        </w:rPr>
        <w:t>6</w:t>
      </w:r>
      <w:r>
        <w:rPr>
          <w:rFonts w:eastAsia="Arial-BoldMT"/>
          <w:sz w:val="24"/>
          <w:szCs w:val="24"/>
        </w:rPr>
        <w:t>(H</w:t>
      </w:r>
      <w:r>
        <w:rPr>
          <w:rFonts w:eastAsia="Arial-BoldMT"/>
          <w:sz w:val="24"/>
          <w:szCs w:val="24"/>
          <w:vertAlign w:val="subscript"/>
        </w:rPr>
        <w:t>2</w:t>
      </w:r>
      <w:r>
        <w:rPr>
          <w:rFonts w:eastAsia="Arial-BoldMT"/>
          <w:sz w:val="24"/>
          <w:szCs w:val="24"/>
        </w:rPr>
        <w:t>O)</w:t>
      </w:r>
      <w:r>
        <w:rPr>
          <w:rFonts w:eastAsia="Arial-BoldMT"/>
          <w:sz w:val="24"/>
          <w:szCs w:val="24"/>
          <w:vertAlign w:val="subscript"/>
        </w:rPr>
        <w:t>6</w:t>
      </w:r>
      <w:r>
        <w:rPr>
          <w:rFonts w:eastAsia="Arial-BoldMT"/>
          <w:sz w:val="24"/>
          <w:szCs w:val="24"/>
        </w:rPr>
        <w:t xml:space="preserve">. </w:t>
      </w:r>
      <w:r>
        <w:rPr>
          <w:rFonts w:cs="ArialMT" w:eastAsia="Arial-BoldMT"/>
          <w:sz w:val="24"/>
          <w:szCs w:val="24"/>
        </w:rPr>
        <w:t>the general formula Cx(H</w:t>
      </w:r>
      <w:r>
        <w:rPr>
          <w:rFonts w:cs="ArialMT" w:eastAsia="Arial-BoldMT"/>
          <w:sz w:val="24"/>
          <w:szCs w:val="24"/>
          <w:vertAlign w:val="subscript"/>
        </w:rPr>
        <w:t>2</w:t>
      </w:r>
      <w:r>
        <w:rPr>
          <w:rFonts w:cs="ArialMT" w:eastAsia="Arial-BoldMT"/>
          <w:sz w:val="24"/>
          <w:szCs w:val="24"/>
        </w:rPr>
        <w:t xml:space="preserve">O)y. </w:t>
      </w:r>
    </w:p>
    <w:p>
      <w:pPr>
        <w:pStyle w:val="style157"/>
        <w:numPr>
          <w:ilvl w:val="0"/>
          <w:numId w:val="60"/>
        </w:numPr>
        <w:rPr>
          <w:rFonts w:eastAsia="Arial-BoldMT"/>
          <w:sz w:val="24"/>
          <w:szCs w:val="24"/>
        </w:rPr>
      </w:pPr>
      <w:r>
        <w:rPr>
          <w:rFonts w:eastAsia="Arial-BoldMT"/>
          <w:sz w:val="24"/>
          <w:szCs w:val="24"/>
        </w:rPr>
        <w:t>Carbohydrate therefore is an organic compound containing carbon,hydrogen and oxygen but hydrogen and oxygen in the ratio of water(H</w:t>
      </w:r>
      <w:r>
        <w:rPr>
          <w:rFonts w:eastAsia="Arial-BoldMT"/>
          <w:sz w:val="24"/>
          <w:szCs w:val="24"/>
          <w:vertAlign w:val="subscript"/>
        </w:rPr>
        <w:t>2</w:t>
      </w:r>
      <w:r>
        <w:rPr>
          <w:rFonts w:eastAsia="Arial-BoldMT"/>
          <w:sz w:val="24"/>
          <w:szCs w:val="24"/>
        </w:rPr>
        <w:t>O).</w:t>
      </w:r>
    </w:p>
    <w:p>
      <w:pPr>
        <w:pStyle w:val="style157"/>
        <w:numPr>
          <w:ilvl w:val="0"/>
          <w:numId w:val="60"/>
        </w:numPr>
        <w:rPr>
          <w:rFonts w:eastAsia="Arial-BoldMT"/>
          <w:sz w:val="24"/>
          <w:szCs w:val="24"/>
        </w:rPr>
      </w:pPr>
      <w:r>
        <w:rPr>
          <w:rFonts w:eastAsia="Arial-BoldMT"/>
          <w:sz w:val="24"/>
          <w:szCs w:val="24"/>
        </w:rPr>
        <w:t>Carbohydrate are synthesized by green plants through the process called photosynthesis. It is a complex process in which sunlight provides the energy to convert carbon dioxide and water into glucose and oxygen.</w:t>
      </w:r>
    </w:p>
    <w:p>
      <w:pPr>
        <w:pStyle w:val="style94"/>
        <w:numPr>
          <w:ilvl w:val="1"/>
          <w:numId w:val="60"/>
        </w:numPr>
        <w:rPr>
          <w:rFonts w:ascii="Calibri" w:hAnsi="Calibri"/>
          <w:sz w:val="24"/>
          <w:szCs w:val="24"/>
        </w:rPr>
      </w:pPr>
      <w:r>
        <w:rPr>
          <w:rFonts w:ascii="Calibri" w:cs="Arial" w:hAnsi="Calibri"/>
          <w:b/>
          <w:bCs/>
          <w:sz w:val="24"/>
          <w:szCs w:val="24"/>
        </w:rPr>
        <w:t>carbon dioxide + water + sunlight energy</w:t>
      </w:r>
      <m:oMath>
        <m:box>
          <m:boxPr>
            <m:opEmu m:val="1"/>
            <m:ctrlPr>
              <w:rPr>
                <w:rFonts w:ascii="Cambria Math" w:cs="Arial" w:hAnsi="Cambria Math"/>
                <w:b/>
                <w:bCs/>
                <w:i/>
                <w:sz w:val="24"/>
                <w:szCs w:val="24"/>
              </w:rPr>
            </m:ctrlPr>
          </m:boxPr>
          <m:e>
            <m:groupChr>
              <m:groupChrPr>
                <m:chr m:val="→"/>
                <m:vertJc m:val="bot"/>
                <m:ctrlPr>
                  <w:rPr>
                    <w:rFonts w:ascii="Cambria Math" w:cs="Arial" w:hAnsi="Cambria Math"/>
                    <w:b/>
                    <w:bCs/>
                    <w:i/>
                    <w:sz w:val="24"/>
                    <w:szCs w:val="24"/>
                  </w:rPr>
                </m:ctrlPr>
              </m:groupChrPr>
              <m:e>
                <m:r>
                  <m:rPr>
                    <m:sty m:val="bi"/>
                  </m:rPr>
                  <w:rPr>
                    <w:rFonts w:ascii="Cambria Math" w:cs="Arial" w:hAnsi="Cambria Math"/>
                    <w:sz w:val="24"/>
                    <w:szCs w:val="24"/>
                  </w:rPr>
                  <m:t>Sunlight</m:t>
                </m:r>
                <m:ctrlPr>
                  <w:rPr>
                    <w:sz w:val="24"/>
                    <w:szCs w:val="24"/>
                  </w:rPr>
                </m:ctrlPr>
              </m:e>
            </m:groupChr>
            <m:ctrlPr>
              <w:rPr>
                <w:sz w:val="24"/>
                <w:szCs w:val="24"/>
              </w:rPr>
            </m:ctrlPr>
          </m:e>
        </m:box>
      </m:oMath>
      <w:r>
        <w:rPr>
          <w:rFonts w:ascii="Calibri" w:cs="Arial" w:hAnsi="Calibri"/>
          <w:b/>
          <w:bCs/>
          <w:sz w:val="24"/>
          <w:szCs w:val="24"/>
        </w:rPr>
        <w:t>glucose + oxygen</w:t>
      </w:r>
    </w:p>
    <w:p>
      <w:pPr>
        <w:pStyle w:val="style94"/>
        <w:numPr>
          <w:ilvl w:val="1"/>
          <w:numId w:val="60"/>
        </w:numPr>
        <w:rPr>
          <w:rFonts w:ascii="Calibri" w:hAnsi="Calibri"/>
          <w:sz w:val="24"/>
          <w:szCs w:val="24"/>
        </w:rPr>
      </w:pPr>
      <w:r>
        <w:rPr>
          <w:rFonts w:ascii="Calibri" w:cs="Arial" w:hAnsi="Calibri"/>
          <w:b/>
          <w:bCs/>
          <w:sz w:val="24"/>
          <w:szCs w:val="24"/>
        </w:rPr>
        <w:t>6CO</w:t>
      </w:r>
      <w:r>
        <w:rPr>
          <w:rFonts w:ascii="Calibri" w:cs="Arial" w:hAnsi="Calibri"/>
          <w:b/>
          <w:bCs/>
          <w:sz w:val="24"/>
          <w:szCs w:val="24"/>
          <w:vertAlign w:val="subscript"/>
        </w:rPr>
        <w:t>2</w:t>
      </w:r>
      <w:r>
        <w:rPr>
          <w:rFonts w:ascii="Calibri" w:cs="Arial" w:hAnsi="Calibri"/>
          <w:b/>
          <w:bCs/>
          <w:sz w:val="24"/>
          <w:szCs w:val="24"/>
        </w:rPr>
        <w:t xml:space="preserve"> + 6H</w:t>
      </w:r>
      <w:r>
        <w:rPr>
          <w:rFonts w:ascii="Calibri" w:cs="Arial" w:hAnsi="Calibri"/>
          <w:b/>
          <w:bCs/>
          <w:sz w:val="24"/>
          <w:szCs w:val="24"/>
          <w:vertAlign w:val="subscript"/>
        </w:rPr>
        <w:t>2</w:t>
      </w:r>
      <w:r>
        <w:rPr>
          <w:rFonts w:ascii="Calibri" w:cs="Arial" w:hAnsi="Calibri"/>
          <w:b/>
          <w:bCs/>
          <w:sz w:val="24"/>
          <w:szCs w:val="24"/>
        </w:rPr>
        <w:t xml:space="preserve">O </w:t>
      </w:r>
      <m:oMath>
        <m:box>
          <m:boxPr>
            <m:opEmu m:val="1"/>
            <m:ctrlPr>
              <w:rPr>
                <w:rFonts w:ascii="Cambria Math" w:cs="Arial" w:hAnsi="Cambria Math"/>
                <w:b/>
                <w:bCs/>
                <w:i/>
                <w:sz w:val="24"/>
                <w:szCs w:val="24"/>
              </w:rPr>
            </m:ctrlPr>
          </m:boxPr>
          <m:e>
            <m:groupChr>
              <m:groupChrPr>
                <m:chr m:val="→"/>
                <m:vertJc m:val="bot"/>
                <m:ctrlPr>
                  <w:rPr>
                    <w:rFonts w:ascii="Cambria Math" w:cs="Arial" w:hAnsi="Cambria Math"/>
                    <w:b/>
                    <w:bCs/>
                    <w:i/>
                    <w:sz w:val="24"/>
                    <w:szCs w:val="24"/>
                  </w:rPr>
                </m:ctrlPr>
              </m:groupChrPr>
              <m:e>
                <m:r>
                  <m:rPr>
                    <m:sty m:val="bi"/>
                  </m:rPr>
                  <w:rPr>
                    <w:rFonts w:ascii="Cambria Math" w:cs="Arial" w:hAnsi="Cambria Math"/>
                    <w:sz w:val="24"/>
                    <w:szCs w:val="24"/>
                  </w:rPr>
                  <m:t>Sunlight</m:t>
                </m:r>
                <m:ctrlPr>
                  <w:rPr>
                    <w:sz w:val="24"/>
                    <w:szCs w:val="24"/>
                  </w:rPr>
                </m:ctrlPr>
              </m:e>
            </m:groupChr>
            <m:ctrlPr>
              <w:rPr>
                <w:sz w:val="24"/>
                <w:szCs w:val="24"/>
              </w:rPr>
            </m:ctrlPr>
          </m:e>
        </m:box>
      </m:oMath>
      <w:r>
        <w:rPr>
          <w:rFonts w:ascii="Calibri" w:cs="Arial" w:hAnsi="Calibri"/>
          <w:b/>
          <w:bCs/>
          <w:sz w:val="24"/>
          <w:szCs w:val="24"/>
        </w:rPr>
        <w:t xml:space="preserve"> C</w:t>
      </w:r>
      <w:r>
        <w:rPr>
          <w:rFonts w:ascii="Calibri" w:cs="Arial" w:hAnsi="Calibri"/>
          <w:b/>
          <w:bCs/>
          <w:sz w:val="24"/>
          <w:szCs w:val="24"/>
          <w:vertAlign w:val="subscript"/>
        </w:rPr>
        <w:t>6</w:t>
      </w:r>
      <w:r>
        <w:rPr>
          <w:rFonts w:ascii="Calibri" w:cs="Arial" w:hAnsi="Calibri"/>
          <w:b/>
          <w:bCs/>
          <w:sz w:val="24"/>
          <w:szCs w:val="24"/>
        </w:rPr>
        <w:t>H</w:t>
      </w:r>
      <w:r>
        <w:rPr>
          <w:rFonts w:ascii="Calibri" w:cs="Arial" w:hAnsi="Calibri"/>
          <w:b/>
          <w:bCs/>
          <w:sz w:val="24"/>
          <w:szCs w:val="24"/>
          <w:vertAlign w:val="subscript"/>
        </w:rPr>
        <w:t>12</w:t>
      </w:r>
      <w:r>
        <w:rPr>
          <w:rFonts w:ascii="Calibri" w:cs="Arial" w:hAnsi="Calibri"/>
          <w:b/>
          <w:bCs/>
          <w:sz w:val="24"/>
          <w:szCs w:val="24"/>
        </w:rPr>
        <w:t>O</w:t>
      </w:r>
      <w:r>
        <w:rPr>
          <w:rFonts w:ascii="Calibri" w:cs="Arial" w:hAnsi="Calibri"/>
          <w:b/>
          <w:bCs/>
          <w:sz w:val="24"/>
          <w:szCs w:val="24"/>
          <w:vertAlign w:val="subscript"/>
        </w:rPr>
        <w:t>6</w:t>
      </w:r>
      <w:r>
        <w:rPr>
          <w:rFonts w:ascii="Calibri" w:cs="Arial" w:hAnsi="Calibri"/>
          <w:b/>
          <w:bCs/>
          <w:sz w:val="24"/>
          <w:szCs w:val="24"/>
        </w:rPr>
        <w:t xml:space="preserve"> + 6O</w:t>
      </w:r>
      <w:r>
        <w:rPr>
          <w:rFonts w:ascii="Calibri" w:cs="Arial" w:hAnsi="Calibri"/>
          <w:b/>
          <w:bCs/>
          <w:sz w:val="24"/>
          <w:szCs w:val="24"/>
          <w:vertAlign w:val="subscript"/>
        </w:rPr>
        <w:t>2</w:t>
      </w:r>
      <w:r>
        <w:rPr>
          <w:rFonts w:ascii="Calibri" w:cs="Arial" w:hAnsi="Calibri"/>
          <w:b/>
          <w:bCs/>
          <w:sz w:val="24"/>
          <w:szCs w:val="24"/>
        </w:rPr>
        <w:t> </w:t>
      </w:r>
    </w:p>
    <w:p>
      <w:pPr>
        <w:pStyle w:val="style157"/>
        <w:numPr>
          <w:ilvl w:val="0"/>
          <w:numId w:val="60"/>
        </w:numPr>
        <w:rPr>
          <w:rFonts w:eastAsia="Arial-BoldMT"/>
          <w:sz w:val="24"/>
          <w:szCs w:val="24"/>
        </w:rPr>
      </w:pPr>
      <w:r>
        <w:rPr>
          <w:rFonts w:eastAsia="Arial-BoldMT"/>
          <w:sz w:val="24"/>
          <w:szCs w:val="24"/>
        </w:rPr>
        <w:t>Carbohydrates occur in every living organism. The sugar and starch in food and the cellulose in food, paper, and cotton are nearly pure carbohydrates.</w:t>
      </w:r>
    </w:p>
    <w:p>
      <w:pPr>
        <w:pStyle w:val="style94"/>
        <w:numPr>
          <w:ilvl w:val="1"/>
          <w:numId w:val="61"/>
        </w:numPr>
        <w:rPr>
          <w:rFonts w:ascii="Calibri" w:hAnsi="Calibri"/>
          <w:sz w:val="24"/>
          <w:szCs w:val="24"/>
        </w:rPr>
      </w:pPr>
      <w:r>
        <w:rPr>
          <w:rFonts w:ascii="Calibri" w:cs="Arial" w:hAnsi="Calibri"/>
          <w:sz w:val="24"/>
          <w:szCs w:val="24"/>
        </w:rPr>
        <w:t xml:space="preserve">Initially this is formed as </w:t>
      </w:r>
      <w:r>
        <w:rPr>
          <w:rFonts w:ascii="Calibri" w:cs="Arial" w:hAnsi="Calibri"/>
          <w:b/>
          <w:bCs/>
          <w:sz w:val="24"/>
          <w:szCs w:val="24"/>
        </w:rPr>
        <w:t>glucose</w:t>
      </w:r>
      <w:r>
        <w:rPr>
          <w:rFonts w:ascii="Calibri" w:cs="Arial" w:hAnsi="Calibri"/>
          <w:sz w:val="24"/>
          <w:szCs w:val="24"/>
        </w:rPr>
        <w:t xml:space="preserve">, but this is </w:t>
      </w:r>
      <w:r>
        <w:rPr>
          <w:rFonts w:ascii="Calibri" w:cs="Arial" w:hAnsi="Calibri"/>
          <w:b/>
          <w:bCs/>
          <w:sz w:val="24"/>
          <w:szCs w:val="24"/>
        </w:rPr>
        <w:t>converted to glycogen and starch</w:t>
      </w:r>
      <w:r>
        <w:rPr>
          <w:rFonts w:ascii="Calibri" w:cs="Arial" w:hAnsi="Calibri"/>
          <w:sz w:val="24"/>
          <w:szCs w:val="24"/>
        </w:rPr>
        <w:t xml:space="preserve"> for 'storage'.</w:t>
      </w:r>
    </w:p>
    <w:p>
      <w:pPr>
        <w:pStyle w:val="style94"/>
        <w:jc w:val="center"/>
        <w:rPr>
          <w:rFonts w:ascii="Calibri" w:hAnsi="Calibri"/>
          <w:sz w:val="24"/>
          <w:szCs w:val="24"/>
        </w:rPr>
      </w:pPr>
    </w:p>
    <w:p>
      <w:pPr>
        <w:pStyle w:val="style0"/>
        <w:numPr>
          <w:ilvl w:val="0"/>
          <w:numId w:val="62"/>
        </w:numPr>
        <w:spacing w:before="100" w:beforeAutospacing="true" w:after="100" w:afterAutospacing="true" w:lineRule="auto" w:line="240"/>
        <w:rPr>
          <w:sz w:val="24"/>
          <w:szCs w:val="24"/>
        </w:rPr>
      </w:pPr>
      <w:r>
        <w:rPr>
          <w:rFonts w:cs="Arial"/>
          <w:b/>
          <w:bCs/>
          <w:sz w:val="24"/>
          <w:szCs w:val="24"/>
        </w:rPr>
        <w:t>They are an important source of chemical energy in our diet.</w:t>
      </w:r>
    </w:p>
    <w:p>
      <w:pPr>
        <w:pStyle w:val="style0"/>
        <w:numPr>
          <w:ilvl w:val="0"/>
          <w:numId w:val="62"/>
        </w:numPr>
        <w:spacing w:before="100" w:beforeAutospacing="true" w:after="100" w:afterAutospacing="true" w:lineRule="auto" w:line="240"/>
        <w:rPr>
          <w:sz w:val="24"/>
          <w:szCs w:val="24"/>
        </w:rPr>
      </w:pPr>
      <w:r>
        <w:rPr>
          <w:rFonts w:cs="Arial"/>
          <w:sz w:val="24"/>
          <w:szCs w:val="24"/>
        </w:rPr>
        <w:t xml:space="preserve">e.g. </w:t>
      </w:r>
      <w:r>
        <w:rPr>
          <w:rFonts w:cs="Arial"/>
          <w:b/>
          <w:bCs/>
          <w:sz w:val="24"/>
          <w:szCs w:val="24"/>
        </w:rPr>
        <w:t>the respiration reaction</w:t>
      </w:r>
    </w:p>
    <w:p>
      <w:pPr>
        <w:pStyle w:val="style0"/>
        <w:numPr>
          <w:ilvl w:val="1"/>
          <w:numId w:val="62"/>
        </w:numPr>
        <w:spacing w:before="100" w:beforeAutospacing="true" w:after="100" w:afterAutospacing="true" w:lineRule="auto" w:line="240"/>
        <w:rPr>
          <w:sz w:val="24"/>
          <w:szCs w:val="24"/>
        </w:rPr>
      </w:pPr>
      <w:r>
        <w:rPr>
          <w:rFonts w:cs="Arial"/>
          <w:b/>
          <w:bCs/>
          <w:sz w:val="24"/>
          <w:szCs w:val="24"/>
        </w:rPr>
        <w:t xml:space="preserve">glucose + oxygen </w:t>
      </w:r>
      <w:r>
        <w:rPr>
          <w:rFonts w:cs="Arial"/>
          <w:sz w:val="24"/>
          <w:szCs w:val="24"/>
        </w:rPr>
        <w:t>==&gt;</w:t>
      </w:r>
      <w:r>
        <w:rPr>
          <w:rFonts w:cs="Arial"/>
          <w:b/>
          <w:bCs/>
          <w:sz w:val="24"/>
          <w:szCs w:val="24"/>
        </w:rPr>
        <w:t xml:space="preserve"> carbon dioxide + water</w:t>
      </w:r>
    </w:p>
    <w:p>
      <w:pPr>
        <w:pStyle w:val="style94"/>
        <w:numPr>
          <w:ilvl w:val="1"/>
          <w:numId w:val="62"/>
        </w:numPr>
        <w:rPr>
          <w:rFonts w:ascii="Calibri" w:hAnsi="Calibri"/>
          <w:sz w:val="24"/>
          <w:szCs w:val="24"/>
        </w:rPr>
      </w:pPr>
      <w:r>
        <w:rPr>
          <w:rFonts w:ascii="Calibri" w:cs="Arial" w:hAnsi="Calibri"/>
          <w:b/>
          <w:bCs/>
          <w:sz w:val="24"/>
          <w:szCs w:val="24"/>
        </w:rPr>
        <w:t>C</w:t>
      </w:r>
      <w:r>
        <w:rPr>
          <w:rFonts w:ascii="Calibri" w:cs="Arial" w:hAnsi="Calibri"/>
          <w:b/>
          <w:bCs/>
          <w:sz w:val="24"/>
          <w:szCs w:val="24"/>
          <w:vertAlign w:val="subscript"/>
        </w:rPr>
        <w:t>6</w:t>
      </w:r>
      <w:r>
        <w:rPr>
          <w:rFonts w:ascii="Calibri" w:cs="Arial" w:hAnsi="Calibri"/>
          <w:b/>
          <w:bCs/>
          <w:sz w:val="24"/>
          <w:szCs w:val="24"/>
        </w:rPr>
        <w:t>H</w:t>
      </w:r>
      <w:r>
        <w:rPr>
          <w:rFonts w:ascii="Calibri" w:cs="Arial" w:hAnsi="Calibri"/>
          <w:b/>
          <w:bCs/>
          <w:sz w:val="24"/>
          <w:szCs w:val="24"/>
          <w:vertAlign w:val="subscript"/>
        </w:rPr>
        <w:t>12</w:t>
      </w:r>
      <w:r>
        <w:rPr>
          <w:rFonts w:ascii="Calibri" w:cs="Arial" w:hAnsi="Calibri"/>
          <w:b/>
          <w:bCs/>
          <w:sz w:val="24"/>
          <w:szCs w:val="24"/>
        </w:rPr>
        <w:t>O</w:t>
      </w:r>
      <w:r>
        <w:rPr>
          <w:rFonts w:ascii="Calibri" w:cs="Arial" w:hAnsi="Calibri"/>
          <w:b/>
          <w:bCs/>
          <w:sz w:val="24"/>
          <w:szCs w:val="24"/>
          <w:vertAlign w:val="subscript"/>
        </w:rPr>
        <w:t>6</w:t>
      </w:r>
      <w:r>
        <w:rPr>
          <w:rFonts w:ascii="Calibri" w:cs="Arial" w:hAnsi="Calibri"/>
          <w:b/>
          <w:bCs/>
          <w:sz w:val="24"/>
          <w:szCs w:val="24"/>
        </w:rPr>
        <w:t xml:space="preserve"> + 6O</w:t>
      </w:r>
      <w:r>
        <w:rPr>
          <w:rFonts w:ascii="Calibri" w:cs="Arial" w:hAnsi="Calibri"/>
          <w:b/>
          <w:bCs/>
          <w:sz w:val="24"/>
          <w:szCs w:val="24"/>
          <w:vertAlign w:val="subscript"/>
        </w:rPr>
        <w:t>2</w:t>
      </w:r>
      <w:r>
        <w:rPr>
          <w:rFonts w:ascii="Calibri" w:cs="Arial" w:hAnsi="Calibri"/>
          <w:b/>
          <w:bCs/>
          <w:sz w:val="24"/>
          <w:szCs w:val="24"/>
        </w:rPr>
        <w:t xml:space="preserve">  </w:t>
      </w:r>
      <w:r>
        <w:rPr>
          <w:rFonts w:ascii="Calibri" w:cs="Arial" w:hAnsi="Calibri"/>
          <w:sz w:val="24"/>
          <w:szCs w:val="24"/>
        </w:rPr>
        <w:t>==&gt;</w:t>
      </w:r>
      <w:r>
        <w:rPr>
          <w:rFonts w:ascii="Calibri" w:cs="Arial" w:hAnsi="Calibri"/>
          <w:b/>
          <w:bCs/>
          <w:sz w:val="24"/>
          <w:szCs w:val="24"/>
        </w:rPr>
        <w:t xml:space="preserve"> 6CO</w:t>
      </w:r>
      <w:r>
        <w:rPr>
          <w:rFonts w:ascii="Calibri" w:cs="Arial" w:hAnsi="Calibri"/>
          <w:b/>
          <w:bCs/>
          <w:sz w:val="24"/>
          <w:szCs w:val="24"/>
          <w:vertAlign w:val="subscript"/>
        </w:rPr>
        <w:t>2</w:t>
      </w:r>
      <w:r>
        <w:rPr>
          <w:rFonts w:ascii="Calibri" w:cs="Arial" w:hAnsi="Calibri"/>
          <w:b/>
          <w:bCs/>
          <w:sz w:val="24"/>
          <w:szCs w:val="24"/>
        </w:rPr>
        <w:t xml:space="preserve"> + 6H</w:t>
      </w:r>
      <w:r>
        <w:rPr>
          <w:rFonts w:ascii="Calibri" w:cs="Arial" w:hAnsi="Calibri"/>
          <w:b/>
          <w:bCs/>
          <w:sz w:val="24"/>
          <w:szCs w:val="24"/>
          <w:vertAlign w:val="subscript"/>
        </w:rPr>
        <w:t>2</w:t>
      </w:r>
      <w:r>
        <w:rPr>
          <w:rFonts w:ascii="Calibri" w:cs="Arial" w:hAnsi="Calibri"/>
          <w:b/>
          <w:bCs/>
          <w:sz w:val="24"/>
          <w:szCs w:val="24"/>
        </w:rPr>
        <w:t>O</w:t>
      </w:r>
    </w:p>
    <w:p>
      <w:pPr>
        <w:pStyle w:val="style0"/>
        <w:numPr>
          <w:ilvl w:val="0"/>
          <w:numId w:val="62"/>
        </w:numPr>
        <w:spacing w:before="100" w:beforeAutospacing="true" w:after="100" w:afterAutospacing="true" w:lineRule="auto" w:line="240"/>
        <w:rPr>
          <w:sz w:val="24"/>
          <w:szCs w:val="24"/>
        </w:rPr>
      </w:pPr>
      <w:r>
        <w:rPr>
          <w:rFonts w:cs="Arial"/>
          <w:b/>
          <w:bCs/>
          <w:sz w:val="24"/>
          <w:szCs w:val="24"/>
        </w:rPr>
        <w:t>Carbohydrates like glucose and fructose are used as sweeteners in food as well as sweets themselves.</w:t>
      </w:r>
    </w:p>
    <w:p>
      <w:pPr>
        <w:pStyle w:val="style157"/>
        <w:numPr>
          <w:ilvl w:val="0"/>
          <w:numId w:val="68"/>
        </w:numPr>
        <w:rPr>
          <w:rFonts w:eastAsia="Arial-BoldMT"/>
          <w:sz w:val="24"/>
          <w:szCs w:val="24"/>
        </w:rPr>
      </w:pPr>
      <w:r>
        <w:rPr>
          <w:rFonts w:eastAsia="Arial-BoldMT"/>
          <w:sz w:val="24"/>
          <w:szCs w:val="24"/>
        </w:rPr>
        <w:t xml:space="preserve">These molecules are also known as sugarsor sugar chains that perform specific functions depending on their structure. </w:t>
      </w:r>
    </w:p>
    <w:p>
      <w:pPr>
        <w:pStyle w:val="style157"/>
        <w:numPr>
          <w:ilvl w:val="0"/>
          <w:numId w:val="0"/>
        </w:numPr>
        <w:ind w:left="720" w:firstLine="0"/>
        <w:rPr>
          <w:rFonts w:eastAsia="Arial-BoldMT"/>
          <w:sz w:val="24"/>
          <w:szCs w:val="24"/>
        </w:rPr>
      </w:pPr>
    </w:p>
    <w:p>
      <w:pPr>
        <w:pStyle w:val="style157"/>
        <w:numPr>
          <w:ilvl w:val="0"/>
          <w:numId w:val="0"/>
        </w:numPr>
        <w:ind w:left="720" w:firstLine="0"/>
        <w:rPr>
          <w:rFonts w:eastAsia="Arial-BoldMT"/>
          <w:sz w:val="24"/>
          <w:szCs w:val="24"/>
        </w:rPr>
      </w:pPr>
      <w:r>
        <w:rPr>
          <w:rFonts w:eastAsia="Arial-BoldMT"/>
          <w:sz w:val="24"/>
          <w:szCs w:val="24"/>
        </w:rPr>
        <w:t>Carbohydrates can be classifiedinto three different categories:</w:t>
      </w:r>
    </w:p>
    <w:p>
      <w:pPr>
        <w:pStyle w:val="style157"/>
        <w:rPr>
          <w:rFonts w:eastAsia="Arial-BoldMT"/>
          <w:sz w:val="24"/>
          <w:szCs w:val="24"/>
        </w:rPr>
      </w:pPr>
      <w:r>
        <w:rPr>
          <w:rFonts w:eastAsia="Arial-BoldMT"/>
          <w:sz w:val="24"/>
          <w:szCs w:val="24"/>
        </w:rPr>
        <w:t>(1) Monosaccharides,</w:t>
      </w:r>
    </w:p>
    <w:p>
      <w:pPr>
        <w:pStyle w:val="style157"/>
        <w:rPr>
          <w:rFonts w:eastAsia="Arial-BoldMT"/>
          <w:sz w:val="24"/>
          <w:szCs w:val="24"/>
        </w:rPr>
      </w:pPr>
      <w:r>
        <w:rPr>
          <w:rFonts w:eastAsia="Arial-BoldMT"/>
          <w:sz w:val="24"/>
          <w:szCs w:val="24"/>
        </w:rPr>
        <w:t>(2) Disaccharides, and</w:t>
      </w:r>
    </w:p>
    <w:p>
      <w:pPr>
        <w:pStyle w:val="style157"/>
        <w:rPr>
          <w:rFonts w:eastAsia="Arial-BoldMT"/>
          <w:sz w:val="24"/>
          <w:szCs w:val="24"/>
        </w:rPr>
      </w:pPr>
      <w:r>
        <w:rPr>
          <w:rFonts w:eastAsia="Arial-BoldMT"/>
          <w:sz w:val="24"/>
          <w:szCs w:val="24"/>
        </w:rPr>
        <w:t>(3) Polysaccharides.</w:t>
      </w:r>
    </w:p>
    <w:p>
      <w:pPr>
        <w:pStyle w:val="style157"/>
        <w:numPr>
          <w:ilvl w:val="0"/>
          <w:numId w:val="68"/>
        </w:numPr>
        <w:rPr>
          <w:rFonts w:cs="ArialMT" w:eastAsia="Arial-BoldMT"/>
          <w:sz w:val="24"/>
          <w:szCs w:val="24"/>
        </w:rPr>
      </w:pPr>
      <w:r>
        <w:rPr>
          <w:sz w:val="24"/>
          <w:szCs w:val="24"/>
        </w:rPr>
        <w:t xml:space="preserve">They range from relatively </w:t>
      </w:r>
      <w:r>
        <w:rPr>
          <w:bCs/>
          <w:sz w:val="24"/>
          <w:szCs w:val="24"/>
        </w:rPr>
        <w:t>small molecules</w:t>
      </w:r>
      <w:r>
        <w:rPr>
          <w:sz w:val="24"/>
          <w:szCs w:val="24"/>
        </w:rPr>
        <w:t xml:space="preserve"> called </w:t>
      </w:r>
      <w:r>
        <w:rPr>
          <w:bCs/>
          <w:sz w:val="24"/>
          <w:szCs w:val="24"/>
        </w:rPr>
        <w:t>monosaccharide</w:t>
      </w:r>
      <w:r>
        <w:rPr>
          <w:sz w:val="24"/>
          <w:szCs w:val="24"/>
        </w:rPr>
        <w:t xml:space="preserve"> (means one basic unit), or </w:t>
      </w:r>
      <w:r>
        <w:rPr>
          <w:bCs/>
          <w:sz w:val="24"/>
          <w:szCs w:val="24"/>
        </w:rPr>
        <w:t>disaccharide</w:t>
      </w:r>
      <w:r>
        <w:rPr>
          <w:sz w:val="24"/>
          <w:szCs w:val="24"/>
        </w:rPr>
        <w:t xml:space="preserve"> (two basic units combined) to </w:t>
      </w:r>
      <w:r>
        <w:rPr>
          <w:bCs/>
          <w:sz w:val="24"/>
          <w:szCs w:val="24"/>
        </w:rPr>
        <w:t>very large natural polymers or macromolecules</w:t>
      </w:r>
      <w:r>
        <w:rPr>
          <w:sz w:val="24"/>
          <w:szCs w:val="24"/>
        </w:rPr>
        <w:t xml:space="preserve"> called </w:t>
      </w:r>
      <w:r>
        <w:rPr>
          <w:bCs/>
          <w:sz w:val="24"/>
          <w:szCs w:val="24"/>
        </w:rPr>
        <w:t>polysaccharides</w:t>
      </w:r>
      <w:r>
        <w:rPr>
          <w:sz w:val="24"/>
          <w:szCs w:val="24"/>
        </w:rPr>
        <w:t xml:space="preserve"> (many units combined).</w:t>
      </w:r>
    </w:p>
    <w:p>
      <w:pPr>
        <w:pStyle w:val="style157"/>
        <w:numPr>
          <w:ilvl w:val="0"/>
          <w:numId w:val="68"/>
        </w:numPr>
        <w:rPr>
          <w:rFonts w:cs="ArialMT" w:eastAsia="Arial-BoldMT"/>
          <w:sz w:val="24"/>
          <w:szCs w:val="24"/>
        </w:rPr>
      </w:pPr>
      <w:r>
        <w:rPr>
          <w:sz w:val="24"/>
          <w:szCs w:val="24"/>
        </w:rPr>
        <w:t>Monosaccharides(simple sugar) are carbohydrates like glucose and fructose which cannot be converted into simpler sugars by hydrolysis.</w:t>
      </w:r>
    </w:p>
    <w:p>
      <w:pPr>
        <w:pStyle w:val="style0"/>
        <w:autoSpaceDE w:val="false"/>
        <w:autoSpaceDN w:val="false"/>
        <w:adjustRightInd w:val="false"/>
        <w:spacing w:after="0" w:lineRule="auto" w:line="240"/>
        <w:rPr>
          <w:rFonts w:cs="ArialMT" w:eastAsia="Arial-BoldMT"/>
          <w:noProof/>
          <w:sz w:val="24"/>
          <w:szCs w:val="24"/>
        </w:rPr>
      </w:pPr>
    </w:p>
    <w:p>
      <w:pPr>
        <w:pStyle w:val="style0"/>
        <w:autoSpaceDE w:val="false"/>
        <w:autoSpaceDN w:val="false"/>
        <w:adjustRightInd w:val="false"/>
        <w:spacing w:after="0" w:lineRule="auto" w:line="240"/>
        <w:rPr>
          <w:rFonts w:cs="ArialMT" w:eastAsia="Arial-BoldMT"/>
          <w:noProof/>
          <w:sz w:val="24"/>
          <w:szCs w:val="24"/>
        </w:rPr>
      </w:pPr>
    </w:p>
    <w:p>
      <w:pPr>
        <w:pStyle w:val="style0"/>
        <w:autoSpaceDE w:val="false"/>
        <w:autoSpaceDN w:val="false"/>
        <w:adjustRightInd w:val="false"/>
        <w:spacing w:after="0" w:lineRule="auto" w:line="240"/>
        <w:rPr>
          <w:rFonts w:cs="ArialMT" w:eastAsia="Arial-BoldMT"/>
          <w:sz w:val="24"/>
          <w:szCs w:val="24"/>
        </w:rPr>
      </w:pPr>
      <w:r>
        <w:rPr>
          <w:sz w:val="24"/>
          <w:szCs w:val="24"/>
        </w:rPr>
      </w:r>
      <w:r>
        <w:rPr>
          <w:sz w:val="24"/>
          <w:szCs w:val="24"/>
        </w:rPr>
      </w:r>
      <w:r>
        <w:rPr>
          <w:sz w:val="24"/>
          <w:szCs w:val="24"/>
        </w:rPr>
      </w:r>
      <w:r>
        <w:rPr>
          <w:sz w:val="24"/>
          <w:szCs w:val="24"/>
        </w:rPr>
        <w:object>
          <v:shape id="1070" type="#_x0000_t75" filled="f" stroked="f" style="margin-left:0.0pt;margin-top:0.0pt;width:267.75pt;height:146.25pt;mso-wrap-distance-left:0.0pt;mso-wrap-distance-right:0.0pt;visibility:visible;">
            <v:imagedata r:id="rId41" embosscolor="white" o:title=""/>
            <v:fill/>
          </v:shape>
          <o:OLEObject Type="EMBED" ProgID="CorelDRAW.Graphic.13" ShapeID="1070" DrawAspect="Content" ObjectID="0" r:id="rId42"/>
        </w:object>
      </w:r>
      <w:r>
        <w:rPr>
          <w:sz w:val="24"/>
          <w:szCs w:val="24"/>
        </w:rPr>
      </w: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rPr>
          <w:rFonts w:ascii="Cambria Math" w:cs="Arial-BoldMT" w:eastAsia="Arial-BoldMT" w:hAnsi="Cambria Math"/>
          <w:b/>
          <w:bCs/>
          <w:sz w:val="24"/>
          <w:szCs w:val="24"/>
          <w:highlight w:val="none"/>
        </w:rPr>
      </w:pPr>
      <m:oMathPara>
        <m:oMathParaPr>
          <m:jc m:val="left"/>
        </m:oMathParaPr>
        <m:oMath>
          <m:r>
            <w:rPr>
              <w:rFonts w:ascii="Cambria Math" w:cs="Arial-BoldMT" w:eastAsia="Arial-BoldMT" w:hAnsi="Cambria Math"/>
              <w:b/>
              <w:bCs/>
              <w:sz w:val="24"/>
              <w:szCs w:val="24"/>
              <w:highlight w:val="none"/>
            </w:rPr>
            <m:t>Differences between glucose and fructose:</m:t>
          </m:r>
        </m:oMath>
      </m:oMathPara>
    </w:p>
    <w:p>
      <w:pPr>
        <w:pStyle w:val="style0"/>
        <w:numPr>
          <w:ilvl w:val="0"/>
          <w:numId w:val="80"/>
        </w:numPr>
        <w:autoSpaceDE w:val="false"/>
        <w:autoSpaceDN w:val="false"/>
        <w:adjustRightInd w:val="false"/>
        <w:spacing w:after="0" w:lineRule="auto" w:line="240"/>
        <w:rPr>
          <w:rFonts w:cs="Arial-BoldMT" w:eastAsia="Arial-BoldMT"/>
          <w:b/>
          <w:bCs/>
          <w:sz w:val="24"/>
          <w:szCs w:val="24"/>
        </w:rPr>
      </w:pPr>
      <w:r>
        <w:rPr>
          <w:rFonts w:cs="Arial-BoldMT" w:eastAsia="Arial-BoldMT"/>
          <w:bCs/>
          <w:sz w:val="24"/>
          <w:szCs w:val="24"/>
        </w:rPr>
        <w:t>Glucose is oxidized by bromine water while fructose cannot be oxidized by bromine water.</w:t>
      </w:r>
    </w:p>
    <w:p>
      <w:pPr>
        <w:pStyle w:val="style0"/>
        <w:numPr>
          <w:ilvl w:val="0"/>
          <w:numId w:val="80"/>
        </w:numPr>
        <w:autoSpaceDE w:val="false"/>
        <w:autoSpaceDN w:val="false"/>
        <w:adjustRightInd w:val="false"/>
        <w:spacing w:after="0" w:lineRule="auto" w:line="240"/>
        <w:rPr>
          <w:rFonts w:cs="Arial-BoldMT" w:eastAsia="Arial-BoldMT"/>
          <w:b/>
          <w:bCs/>
          <w:sz w:val="24"/>
          <w:szCs w:val="24"/>
        </w:rPr>
      </w:pPr>
      <w:r>
        <w:rPr>
          <w:rFonts w:cs="Arial-BoldMT" w:eastAsia="Arial-BoldMT"/>
          <w:bCs/>
          <w:sz w:val="24"/>
          <w:szCs w:val="24"/>
        </w:rPr>
        <w:t>Glucose contains alkanol or aldehyde functional group</w:t>
      </w:r>
      <w:r>
        <w:rPr>
          <w:rFonts w:cs="ArialMT"/>
          <w:sz w:val="24"/>
          <w:szCs w:val="24"/>
        </w:rPr>
        <w:t>(</w:t>
      </w:r>
      <w:r>
        <w:rPr>
          <w:sz w:val="24"/>
          <w:szCs w:val="24"/>
        </w:rPr>
      </w:r>
      <w:r>
        <w:rPr>
          <w:sz w:val="24"/>
          <w:szCs w:val="24"/>
        </w:rPr>
      </w:r>
      <w:r>
        <w:rPr>
          <w:sz w:val="24"/>
          <w:szCs w:val="24"/>
        </w:rPr>
      </w:r>
      <w:r>
        <w:rPr>
          <w:sz w:val="24"/>
          <w:szCs w:val="24"/>
        </w:rPr>
        <w:object>
          <v:shape id="1072" type="#_x0000_t75" filled="f" stroked="f" style="margin-left:0.0pt;margin-top:0.0pt;width:37.5pt;height:21.75pt;mso-wrap-distance-left:0.0pt;mso-wrap-distance-right:0.0pt;visibility:visible;">
            <v:imagedata r:id="rId35" embosscolor="white" o:title=""/>
            <v:fill/>
          </v:shape>
          <o:OLEObject Type="EMBED" ProgID="CorelDRAW.Graphic.13" ShapeID="1072" DrawAspect="Content" ObjectID="0" r:id="rId43"/>
        </w:object>
      </w:r>
      <w:r>
        <w:rPr>
          <w:sz w:val="24"/>
          <w:szCs w:val="24"/>
        </w:rPr>
      </w:r>
      <w:r>
        <w:rPr>
          <w:rFonts w:cs="ArialMT"/>
          <w:sz w:val="24"/>
          <w:szCs w:val="24"/>
        </w:rPr>
        <w:t>) while fructose contains alkanone or ketone functional group(</w:t>
      </w:r>
      <w:r>
        <w:rPr>
          <w:sz w:val="24"/>
          <w:szCs w:val="24"/>
        </w:rPr>
      </w:r>
      <w:r>
        <w:rPr>
          <w:sz w:val="24"/>
          <w:szCs w:val="24"/>
        </w:rPr>
      </w:r>
      <w:r>
        <w:rPr>
          <w:sz w:val="24"/>
          <w:szCs w:val="24"/>
        </w:rPr>
      </w:r>
      <w:r>
        <w:rPr>
          <w:sz w:val="24"/>
          <w:szCs w:val="24"/>
        </w:rPr>
        <w:object>
          <v:shape id="1074" type="#_x0000_t75" filled="f" stroked="f" style="margin-left:0.0pt;margin-top:0.0pt;width:41.25pt;height:26.25pt;mso-wrap-distance-left:0.0pt;mso-wrap-distance-right:0.0pt;visibility:visible;">
            <v:imagedata r:id="rId37" embosscolor="white" o:title=""/>
            <v:fill/>
          </v:shape>
          <o:OLEObject Type="EMBED" ProgID="CorelDRAW.Graphic.13" ShapeID="1074" DrawAspect="Content" ObjectID="0" r:id="rId44"/>
        </w:object>
      </w:r>
      <w:r>
        <w:rPr>
          <w:sz w:val="24"/>
          <w:szCs w:val="24"/>
        </w:rPr>
      </w:r>
      <w:r>
        <w:rPr>
          <w:rFonts w:cs="ArialMT"/>
          <w:sz w:val="24"/>
          <w:szCs w:val="24"/>
        </w:rPr>
        <w:t>).</w:t>
      </w:r>
    </w:p>
    <w:p>
      <w:pPr>
        <w:pStyle w:val="style0"/>
        <w:numPr>
          <w:ilvl w:val="0"/>
          <w:numId w:val="80"/>
        </w:numPr>
        <w:autoSpaceDE w:val="false"/>
        <w:autoSpaceDN w:val="false"/>
        <w:adjustRightInd w:val="false"/>
        <w:spacing w:after="0" w:lineRule="auto" w:line="240"/>
        <w:rPr>
          <w:rFonts w:cs="Arial-BoldMT" w:eastAsia="Arial-BoldMT"/>
          <w:b/>
          <w:bCs/>
          <w:sz w:val="24"/>
          <w:szCs w:val="24"/>
        </w:rPr>
      </w:pPr>
      <w:r>
        <w:rPr>
          <w:rFonts w:cs="ArialMT"/>
          <w:sz w:val="24"/>
          <w:szCs w:val="24"/>
        </w:rPr>
        <w:t>They have difference structural arrangement.</w:t>
      </w:r>
    </w:p>
    <w:p>
      <w:pPr>
        <w:pStyle w:val="style0"/>
        <w:autoSpaceDE w:val="false"/>
        <w:autoSpaceDN w:val="false"/>
        <w:adjustRightInd w:val="false"/>
        <w:spacing w:after="0" w:lineRule="auto" w:line="240"/>
        <w:rPr>
          <w:rFonts w:cs="Arial-BoldMT" w:eastAsia="Arial-BoldMT"/>
          <w:b/>
          <w:bCs/>
          <w:sz w:val="24"/>
          <w:szCs w:val="24"/>
        </w:rPr>
      </w:pPr>
      <w:r>
        <w:rPr>
          <w:rFonts w:cs="ArialMT"/>
          <w:b/>
          <w:sz w:val="24"/>
          <w:szCs w:val="24"/>
          <w:u w:val="thick"/>
        </w:rPr>
        <w:t>N/B:</w:t>
      </w:r>
      <m:oMath>
        <m:r>
          <w:rPr>
            <w:rFonts w:ascii="Cambria Math" w:cs="ArialMT" w:hAnsi="Cambria Math"/>
            <w:sz w:val="24"/>
            <w:szCs w:val="24"/>
          </w:rPr>
          <m:t>Both glucose and fructose have the same molecular formula</m:t>
        </m:r>
      </m:oMath>
      <w:r>
        <w:rPr>
          <w:rFonts w:cs="ArialMT"/>
          <w:sz w:val="24"/>
          <w:szCs w:val="24"/>
        </w:rPr>
        <w:t>(C</w:t>
      </w:r>
      <w:r>
        <w:rPr>
          <w:rFonts w:cs="ArialMT"/>
          <w:sz w:val="24"/>
          <w:szCs w:val="24"/>
          <w:vertAlign w:val="subscript"/>
        </w:rPr>
        <w:t>6</w:t>
      </w:r>
      <w:r>
        <w:rPr>
          <w:rFonts w:cs="ArialMT"/>
          <w:sz w:val="24"/>
          <w:szCs w:val="24"/>
        </w:rPr>
        <w:t>H</w:t>
      </w:r>
      <w:r>
        <w:rPr>
          <w:rFonts w:cs="ArialMT"/>
          <w:sz w:val="24"/>
          <w:szCs w:val="24"/>
          <w:vertAlign w:val="subscript"/>
        </w:rPr>
        <w:t>12</w:t>
      </w:r>
      <w:r>
        <w:rPr>
          <w:rFonts w:cs="ArialMT"/>
          <w:sz w:val="24"/>
          <w:szCs w:val="24"/>
        </w:rPr>
        <w:t>O</w:t>
      </w:r>
      <w:r>
        <w:rPr>
          <w:rFonts w:cs="ArialMT"/>
          <w:sz w:val="24"/>
          <w:szCs w:val="24"/>
          <w:vertAlign w:val="subscript"/>
        </w:rPr>
        <w:t>6</w:t>
      </w:r>
      <w:r>
        <w:rPr>
          <w:rFonts w:cs="ArialMT"/>
          <w:sz w:val="24"/>
          <w:szCs w:val="24"/>
        </w:rPr>
        <w:t>)</w:t>
      </w: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rPr>
          <w:rFonts w:cs="ArialMT"/>
          <w:sz w:val="24"/>
          <w:szCs w:val="24"/>
        </w:rPr>
      </w:pPr>
    </w:p>
    <w:p>
      <w:pPr>
        <w:pStyle w:val="style157"/>
        <w:numPr>
          <w:ilvl w:val="0"/>
          <w:numId w:val="68"/>
        </w:numPr>
        <w:rPr>
          <w:sz w:val="24"/>
          <w:szCs w:val="24"/>
        </w:rPr>
      </w:pPr>
      <w:r>
        <w:rPr>
          <w:sz w:val="24"/>
          <w:szCs w:val="24"/>
        </w:rPr>
        <w:t>Disaccharides and polysaccharides(complex sugars) are made of two or more simple sugars(monosaccharides) linked together. Disaccharides are made up of two monosaccharides(one glucose linked to one fructose). For example sucrose(table sugar) is a disaccharide made up of one glucose linked to one fructose.As the two monosaccharides join, both glucose and fructose will lose a hydrogen atom, and one will lose an oxygen atom also, when they join to form the disaccharide. The general formula of disaccharides is C</w:t>
      </w:r>
      <w:r>
        <w:rPr>
          <w:sz w:val="24"/>
          <w:szCs w:val="24"/>
          <w:vertAlign w:val="subscript"/>
        </w:rPr>
        <w:t>12</w:t>
      </w:r>
      <w:r>
        <w:rPr>
          <w:sz w:val="24"/>
          <w:szCs w:val="24"/>
        </w:rPr>
        <w:t>H</w:t>
      </w:r>
      <w:r>
        <w:rPr>
          <w:sz w:val="24"/>
          <w:szCs w:val="24"/>
          <w:vertAlign w:val="subscript"/>
        </w:rPr>
        <w:t>22</w:t>
      </w:r>
      <w:r>
        <w:rPr>
          <w:sz w:val="24"/>
          <w:szCs w:val="24"/>
        </w:rPr>
        <w:t>O</w:t>
      </w:r>
      <w:r>
        <w:rPr>
          <w:sz w:val="24"/>
          <w:szCs w:val="24"/>
          <w:vertAlign w:val="subscript"/>
        </w:rPr>
        <w:t>11.</w:t>
      </w:r>
    </w:p>
    <w:p>
      <w:pPr>
        <w:pStyle w:val="style0"/>
        <w:autoSpaceDE w:val="false"/>
        <w:autoSpaceDN w:val="false"/>
        <w:adjustRightInd w:val="false"/>
        <w:spacing w:after="0" w:lineRule="auto" w:line="240"/>
        <w:ind w:left="720"/>
        <w:rPr>
          <w:rFonts w:cs="ArialMT"/>
          <w:sz w:val="24"/>
          <w:szCs w:val="24"/>
        </w:rPr>
      </w:pPr>
      <w:r>
        <w:rPr>
          <w:rFonts w:cs="ArialMT"/>
          <w:sz w:val="24"/>
          <w:szCs w:val="24"/>
        </w:rPr>
        <w:t xml:space="preserve"> Similarly,cellulose is a polysaccharide made up of several thousands of glucose units(monosaccharide) linked together. Polysaccharides have the general formula </w:t>
      </w:r>
      <w:r>
        <w:rPr>
          <w:rFonts w:cs="ArialMT" w:eastAsia="Arial-BoldMT"/>
          <w:sz w:val="24"/>
          <w:szCs w:val="24"/>
        </w:rPr>
        <w:t xml:space="preserve"> (C</w:t>
      </w:r>
      <w:r>
        <w:rPr>
          <w:rFonts w:cs="ArialMT" w:eastAsia="Arial-BoldMT"/>
          <w:sz w:val="24"/>
          <w:szCs w:val="24"/>
          <w:vertAlign w:val="subscript"/>
        </w:rPr>
        <w:t>6</w:t>
      </w:r>
      <w:r>
        <w:rPr>
          <w:rFonts w:cs="ArialMT" w:eastAsia="Arial-BoldMT"/>
          <w:sz w:val="24"/>
          <w:szCs w:val="24"/>
        </w:rPr>
        <w:t>H</w:t>
      </w:r>
      <w:r>
        <w:rPr>
          <w:rFonts w:cs="ArialMT" w:eastAsia="Arial-BoldMT"/>
          <w:sz w:val="24"/>
          <w:szCs w:val="24"/>
          <w:vertAlign w:val="subscript"/>
        </w:rPr>
        <w:t>10</w:t>
      </w:r>
      <w:r>
        <w:rPr>
          <w:rFonts w:cs="ArialMT" w:eastAsia="Arial-BoldMT"/>
          <w:sz w:val="24"/>
          <w:szCs w:val="24"/>
        </w:rPr>
        <w:t>O</w:t>
      </w:r>
      <w:r>
        <w:rPr>
          <w:rFonts w:cs="ArialMT" w:eastAsia="Arial-BoldMT"/>
          <w:sz w:val="24"/>
          <w:szCs w:val="24"/>
          <w:vertAlign w:val="subscript"/>
        </w:rPr>
        <w:t>5</w:t>
      </w:r>
      <w:r>
        <w:rPr>
          <w:rFonts w:cs="ArialMT" w:eastAsia="Arial-BoldMT"/>
          <w:sz w:val="24"/>
          <w:szCs w:val="24"/>
        </w:rPr>
        <w:t>)n where n is a very large number.</w:t>
      </w:r>
    </w:p>
    <w:p>
      <w:pPr>
        <w:pStyle w:val="style0"/>
        <w:numPr>
          <w:ilvl w:val="0"/>
          <w:numId w:val="79"/>
        </w:numPr>
        <w:autoSpaceDE w:val="false"/>
        <w:autoSpaceDN w:val="false"/>
        <w:adjustRightInd w:val="false"/>
        <w:spacing w:after="0" w:lineRule="auto" w:line="240"/>
        <w:rPr>
          <w:rFonts w:cs="ArialMT"/>
          <w:sz w:val="24"/>
          <w:szCs w:val="24"/>
        </w:rPr>
      </w:pPr>
      <w:r>
        <w:rPr>
          <w:rFonts w:cs="ArialMT"/>
          <w:sz w:val="24"/>
          <w:szCs w:val="24"/>
        </w:rPr>
        <w:t>Examples of monsaccharides are glucose, fructose,galactose etc. Examples of disaccharides are sucrose, maltose, lactose etc. Examples of polysaccharides are starch, cellulose, fibre, protein, glycogen(</w:t>
      </w:r>
      <w:r>
        <w:rPr>
          <w:rFonts w:cs="ArialMT" w:eastAsia="Arial-BoldMT"/>
          <w:sz w:val="24"/>
          <w:szCs w:val="24"/>
        </w:rPr>
        <w:t>60 000 glucose units</w:t>
      </w:r>
      <w:r>
        <w:rPr>
          <w:rFonts w:cs="ArialMT"/>
          <w:sz w:val="24"/>
          <w:szCs w:val="24"/>
        </w:rPr>
        <w:t>).</w:t>
      </w:r>
      <w:r>
        <w:rPr>
          <w:rFonts w:cs="ArialMT" w:eastAsia="Arial-BoldMT"/>
          <w:sz w:val="24"/>
          <w:szCs w:val="24"/>
        </w:rPr>
        <w:t>Glycogen is important as a source of energy storage in both the liver and in muscles; when the organism needs that energy, degradation enzymes release glucose units.</w:t>
      </w:r>
    </w:p>
    <w:p>
      <w:pPr>
        <w:pStyle w:val="style0"/>
        <w:autoSpaceDE w:val="false"/>
        <w:autoSpaceDN w:val="false"/>
        <w:adjustRightInd w:val="false"/>
        <w:spacing w:after="0" w:lineRule="auto" w:line="240"/>
        <w:rPr>
          <w:rFonts w:cs="Arial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numPr>
          <w:ilvl w:val="1"/>
          <w:numId w:val="63"/>
        </w:numPr>
        <w:spacing w:before="100" w:beforeAutospacing="true" w:after="100" w:afterAutospacing="true" w:lineRule="auto" w:line="240"/>
        <w:rPr>
          <w:sz w:val="24"/>
          <w:szCs w:val="24"/>
        </w:rPr>
      </w:pPr>
      <w:r>
        <w:rPr>
          <w:rFonts w:cs="Arial"/>
          <w:sz w:val="24"/>
          <w:szCs w:val="24"/>
        </w:rPr>
        <w:t xml:space="preserve">On </w:t>
      </w:r>
      <w:r>
        <w:rPr>
          <w:rFonts w:cs="Arial"/>
          <w:b/>
          <w:bCs/>
          <w:sz w:val="24"/>
          <w:szCs w:val="24"/>
        </w:rPr>
        <w:t>hydrolysis</w:t>
      </w:r>
      <w:r>
        <w:rPr>
          <w:rFonts w:cs="Arial"/>
          <w:sz w:val="24"/>
          <w:szCs w:val="24"/>
        </w:rPr>
        <w:t xml:space="preserve"> sucrose reforms the glucose and fructose.</w:t>
      </w:r>
    </w:p>
    <w:p>
      <w:pPr>
        <w:pStyle w:val="style157"/>
        <w:rPr>
          <w:rFonts w:cs="ArialMT"/>
          <w:sz w:val="24"/>
          <w:szCs w:val="24"/>
        </w:rPr>
      </w:pPr>
      <w:r>
        <w:rPr>
          <w:sz w:val="24"/>
          <w:szCs w:val="24"/>
        </w:rPr>
        <w:t>2C</w:t>
      </w:r>
      <w:r>
        <w:rPr>
          <w:sz w:val="24"/>
          <w:szCs w:val="24"/>
          <w:vertAlign w:val="subscript"/>
        </w:rPr>
        <w:t>6</w:t>
      </w:r>
      <w:r>
        <w:rPr>
          <w:sz w:val="24"/>
          <w:szCs w:val="24"/>
        </w:rPr>
        <w:t>H</w:t>
      </w:r>
      <w:r>
        <w:rPr>
          <w:sz w:val="24"/>
          <w:szCs w:val="24"/>
          <w:vertAlign w:val="subscript"/>
        </w:rPr>
        <w:t>12</w:t>
      </w:r>
      <w:r>
        <w:rPr>
          <w:sz w:val="24"/>
          <w:szCs w:val="24"/>
        </w:rPr>
        <w:t>O</w:t>
      </w:r>
      <w:r>
        <w:rPr>
          <w:sz w:val="24"/>
          <w:szCs w:val="24"/>
          <w:vertAlign w:val="subscript"/>
        </w:rPr>
        <w:t>6</w:t>
      </w:r>
      <w:r>
        <w:rPr>
          <w:sz w:val="24"/>
          <w:szCs w:val="24"/>
          <w:vertAlign w:val="subscript"/>
          <w:lang w:val="en-US"/>
        </w:rPr>
        <w:t xml:space="preserve"> </w:t>
      </w:r>
      <w:r>
        <w:rPr>
          <w:sz w:val="24"/>
          <w:szCs w:val="24"/>
        </w:rPr>
        <w:t>&lt;=&gt; C</w:t>
      </w:r>
      <w:r>
        <w:rPr>
          <w:sz w:val="24"/>
          <w:szCs w:val="24"/>
          <w:vertAlign w:val="subscript"/>
        </w:rPr>
        <w:t>12</w:t>
      </w:r>
      <w:r>
        <w:rPr>
          <w:sz w:val="24"/>
          <w:szCs w:val="24"/>
        </w:rPr>
        <w:t>H</w:t>
      </w:r>
      <w:r>
        <w:rPr>
          <w:sz w:val="24"/>
          <w:szCs w:val="24"/>
          <w:vertAlign w:val="subscript"/>
        </w:rPr>
        <w:t>22</w:t>
      </w:r>
      <w:r>
        <w:rPr>
          <w:sz w:val="24"/>
          <w:szCs w:val="24"/>
        </w:rPr>
        <w:t>O</w:t>
      </w:r>
      <w:r>
        <w:rPr>
          <w:sz w:val="24"/>
          <w:szCs w:val="24"/>
          <w:vertAlign w:val="subscript"/>
        </w:rPr>
        <w:t>12</w:t>
      </w:r>
      <w:r>
        <w:rPr>
          <w:sz w:val="24"/>
          <w:szCs w:val="24"/>
        </w:rPr>
        <w:t xml:space="preserve"> + H</w:t>
      </w:r>
      <w:r>
        <w:rPr>
          <w:sz w:val="24"/>
          <w:szCs w:val="24"/>
          <w:vertAlign w:val="subscript"/>
        </w:rPr>
        <w:t>2</w:t>
      </w:r>
      <w:r>
        <w:rPr>
          <w:sz w:val="24"/>
          <w:szCs w:val="24"/>
        </w:rPr>
        <w:t>O</w:t>
      </w:r>
    </w:p>
    <w:p>
      <w:pPr>
        <w:pStyle w:val="style0"/>
        <w:autoSpaceDE w:val="false"/>
        <w:autoSpaceDN w:val="false"/>
        <w:adjustRightInd w:val="false"/>
        <w:spacing w:after="0" w:lineRule="auto" w:line="240"/>
        <w:rPr>
          <w:rFonts w:cs="ArialMT" w:eastAsia="Arial-BoldMT"/>
          <w:noProof/>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b/>
          <w:sz w:val="24"/>
          <w:szCs w:val="24"/>
        </w:rPr>
      </w:pPr>
      <w:r>
        <w:rPr>
          <w:rFonts w:cs="ArialMT" w:eastAsia="Arial-BoldMT"/>
          <w:b/>
          <w:sz w:val="24"/>
          <w:szCs w:val="24"/>
        </w:rPr>
        <w:t>Polysaccharides</w:t>
      </w:r>
    </w:p>
    <w:p>
      <w:pPr>
        <w:pStyle w:val="style0"/>
        <w:numPr>
          <w:ilvl w:val="0"/>
          <w:numId w:val="69"/>
        </w:numPr>
        <w:autoSpaceDE w:val="false"/>
        <w:autoSpaceDN w:val="false"/>
        <w:adjustRightInd w:val="false"/>
        <w:spacing w:after="0" w:lineRule="auto" w:line="240"/>
        <w:rPr>
          <w:rFonts w:cs="ArialMT" w:eastAsia="Arial-BoldMT"/>
          <w:sz w:val="24"/>
          <w:szCs w:val="24"/>
        </w:rPr>
      </w:pPr>
      <w:r>
        <w:rPr>
          <w:rFonts w:cs="ArialMT" w:eastAsia="Arial-BoldMT"/>
          <w:sz w:val="24"/>
          <w:szCs w:val="24"/>
        </w:rPr>
        <w:t xml:space="preserve">Within polysaccharides, there are numerous individual sugar units. Starches, for example, are polymers where a large number of glucose monosaccharides join together. </w:t>
      </w:r>
    </w:p>
    <w:p>
      <w:pPr>
        <w:pStyle w:val="style0"/>
        <w:numPr>
          <w:ilvl w:val="0"/>
          <w:numId w:val="69"/>
        </w:numPr>
        <w:autoSpaceDE w:val="false"/>
        <w:autoSpaceDN w:val="false"/>
        <w:adjustRightInd w:val="false"/>
        <w:spacing w:after="0" w:lineRule="auto" w:line="240"/>
        <w:rPr>
          <w:rFonts w:cs="ArialMT" w:eastAsia="Arial-BoldMT"/>
          <w:sz w:val="24"/>
          <w:szCs w:val="24"/>
        </w:rPr>
      </w:pPr>
      <w:r>
        <w:rPr>
          <w:rFonts w:cs="ArialMT" w:eastAsia="Arial-BoldMT"/>
          <w:sz w:val="24"/>
          <w:szCs w:val="24"/>
        </w:rPr>
        <w:t xml:space="preserve">Starches have the general formula.For example, glycogen is an animal starch,which is made up of approximately 60 000 glucose units. </w:t>
      </w:r>
    </w:p>
    <w:p>
      <w:pPr>
        <w:pStyle w:val="style0"/>
        <w:numPr>
          <w:ilvl w:val="0"/>
          <w:numId w:val="69"/>
        </w:numPr>
        <w:autoSpaceDE w:val="false"/>
        <w:autoSpaceDN w:val="false"/>
        <w:adjustRightInd w:val="false"/>
        <w:spacing w:after="0" w:lineRule="auto" w:line="240"/>
        <w:rPr>
          <w:rFonts w:cs="ArialMT" w:eastAsia="Arial-BoldMT"/>
          <w:sz w:val="24"/>
          <w:szCs w:val="24"/>
        </w:rPr>
      </w:pPr>
      <w:r>
        <w:rPr>
          <w:rFonts w:cs="ArialMT" w:eastAsia="Arial-BoldMT"/>
          <w:sz w:val="24"/>
          <w:szCs w:val="24"/>
          <w:lang w:val="en-US"/>
        </w:rPr>
        <w:t>Cellulose: This is a major structural component of the cell walls of plants and some algae andl bacteria. It is not digested by man</w:t>
      </w:r>
    </w:p>
    <w:p>
      <w:pPr>
        <w:pStyle w:val="style0"/>
        <w:numPr>
          <w:ilvl w:val="0"/>
          <w:numId w:val="0"/>
        </w:numPr>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ind w:left="720"/>
        <w:rPr>
          <w:rFonts w:cs="ArialMT" w:eastAsia="Arial-BoldMT"/>
          <w:sz w:val="24"/>
          <w:szCs w:val="24"/>
        </w:rPr>
      </w:pPr>
    </w:p>
    <w:p>
      <w:pPr>
        <w:pStyle w:val="style0"/>
        <w:autoSpaceDE w:val="false"/>
        <w:autoSpaceDN w:val="false"/>
        <w:adjustRightInd w:val="false"/>
        <w:spacing w:after="0" w:lineRule="auto" w:line="240"/>
        <w:ind w:left="720"/>
        <w:rPr>
          <w:rFonts w:cs="ArialMT" w:eastAsia="Arial-BoldMT"/>
          <w:sz w:val="24"/>
          <w:szCs w:val="24"/>
        </w:rPr>
      </w:pPr>
    </w:p>
    <w:p>
      <w:pPr>
        <w:pStyle w:val="style0"/>
        <w:autoSpaceDE w:val="false"/>
        <w:autoSpaceDN w:val="false"/>
        <w:adjustRightInd w:val="false"/>
        <w:spacing w:after="0" w:lineRule="auto" w:line="240"/>
        <w:ind w:left="720"/>
        <w:rPr>
          <w:rFonts w:cs="ArialMT" w:eastAsia="Arial-BoldMT"/>
          <w:b/>
          <w:sz w:val="24"/>
          <w:szCs w:val="24"/>
          <w:highlight w:val="none"/>
        </w:rPr>
      </w:pPr>
      <w:r>
        <w:rPr>
          <w:rFonts w:cs="ArialMT" w:eastAsia="Arial-BoldMT"/>
          <w:b/>
          <w:sz w:val="24"/>
          <w:szCs w:val="24"/>
          <w:highlight w:val="none"/>
        </w:rPr>
        <w:t>HYDROLYSIS OF CARBOHYDRATES</w:t>
      </w:r>
    </w:p>
    <w:p>
      <w:pPr>
        <w:pStyle w:val="style0"/>
        <w:numPr>
          <w:ilvl w:val="0"/>
          <w:numId w:val="81"/>
        </w:numPr>
        <w:autoSpaceDE w:val="false"/>
        <w:autoSpaceDN w:val="false"/>
        <w:adjustRightInd w:val="false"/>
        <w:spacing w:after="0" w:lineRule="auto" w:line="240"/>
        <w:rPr>
          <w:rFonts w:cs="ArialMT" w:eastAsia="Arial-BoldMT"/>
          <w:sz w:val="24"/>
          <w:szCs w:val="24"/>
        </w:rPr>
      </w:pPr>
      <w:r>
        <w:rPr>
          <w:rFonts w:cs="ArialMT" w:eastAsia="Arial-BoldMT"/>
          <w:sz w:val="24"/>
          <w:szCs w:val="24"/>
        </w:rPr>
        <w:t>A carbohydrate that cannot be hydrolysed to simpler compounds is called a monosaccharide.</w:t>
      </w:r>
    </w:p>
    <w:p>
      <w:pPr>
        <w:pStyle w:val="style0"/>
        <w:numPr>
          <w:ilvl w:val="0"/>
          <w:numId w:val="81"/>
        </w:numPr>
        <w:autoSpaceDE w:val="false"/>
        <w:autoSpaceDN w:val="false"/>
        <w:adjustRightInd w:val="false"/>
        <w:spacing w:after="0" w:lineRule="auto" w:line="240"/>
        <w:rPr>
          <w:rFonts w:cs="ArialMT" w:eastAsia="Arial-BoldMT"/>
          <w:sz w:val="24"/>
          <w:szCs w:val="24"/>
        </w:rPr>
      </w:pPr>
      <w:r>
        <w:rPr>
          <w:rFonts w:cs="ArialMT" w:eastAsia="Arial-BoldMT"/>
          <w:sz w:val="24"/>
          <w:szCs w:val="24"/>
        </w:rPr>
        <w:t>A carbohydrate that can be hydrolysed to two monosaccharides is called disaccharide. Example:C</w:t>
      </w:r>
      <w:r>
        <w:rPr>
          <w:rFonts w:cs="ArialMT" w:eastAsia="Arial-BoldMT"/>
          <w:sz w:val="24"/>
          <w:szCs w:val="24"/>
          <w:vertAlign w:val="subscript"/>
        </w:rPr>
        <w:t>12</w:t>
      </w:r>
      <w:r>
        <w:rPr>
          <w:rFonts w:cs="ArialMT" w:eastAsia="Arial-BoldMT"/>
          <w:sz w:val="24"/>
          <w:szCs w:val="24"/>
        </w:rPr>
        <w:t>H</w:t>
      </w:r>
      <w:r>
        <w:rPr>
          <w:rFonts w:cs="ArialMT" w:eastAsia="Arial-BoldMT"/>
          <w:sz w:val="24"/>
          <w:szCs w:val="24"/>
          <w:vertAlign w:val="subscript"/>
        </w:rPr>
        <w:t>22</w:t>
      </w:r>
      <w:r>
        <w:rPr>
          <w:rFonts w:cs="ArialMT" w:eastAsia="Arial-BoldMT"/>
          <w:sz w:val="24"/>
          <w:szCs w:val="24"/>
        </w:rPr>
        <w:t>O</w:t>
      </w:r>
      <w:r>
        <w:rPr>
          <w:rFonts w:cs="ArialMT" w:eastAsia="Arial-BoldMT"/>
          <w:sz w:val="24"/>
          <w:szCs w:val="24"/>
          <w:vertAlign w:val="subscript"/>
        </w:rPr>
        <w:t>11</w:t>
      </w:r>
      <w:r>
        <w:rPr>
          <w:rFonts w:cs="ArialMT" w:eastAsia="Arial-BoldMT"/>
          <w:sz w:val="24"/>
          <w:szCs w:val="24"/>
        </w:rPr>
        <w:t xml:space="preserve"> + H</w:t>
      </w:r>
      <w:r>
        <w:rPr>
          <w:rFonts w:cs="ArialMT" w:eastAsia="Arial-BoldMT"/>
          <w:sz w:val="24"/>
          <w:szCs w:val="24"/>
          <w:vertAlign w:val="subscript"/>
        </w:rPr>
        <w:t>2</w:t>
      </w:r>
      <w:r>
        <w:rPr>
          <w:rFonts w:cs="ArialMT" w:eastAsia="Arial-BoldMT"/>
          <w:sz w:val="24"/>
          <w:szCs w:val="24"/>
        </w:rPr>
        <w:t xml:space="preserve">O </w:t>
      </w:r>
      <m:oMath>
        <m:box>
          <m:boxPr>
            <m:opEmu m:val="1"/>
            <m:ctrlPr>
              <w:rPr>
                <w:rFonts w:ascii="Cambria Math" w:cs="ArialMT" w:eastAsia="Arial-BoldMT" w:hAnsi="Cambria Math"/>
                <w:i/>
                <w:sz w:val="24"/>
                <w:szCs w:val="24"/>
              </w:rPr>
            </m:ctrlPr>
          </m:boxPr>
          <m:e>
            <m:groupChr>
              <m:groupChrPr>
                <m:chr m:val="→"/>
                <m:vertJc m:val="bot"/>
                <m:ctrlPr>
                  <w:rPr>
                    <w:rFonts w:ascii="Cambria Math" w:cs="ArialMT" w:eastAsia="Arial-BoldMT" w:hAnsi="Cambria Math"/>
                    <w:i/>
                    <w:sz w:val="24"/>
                    <w:szCs w:val="24"/>
                  </w:rPr>
                </m:ctrlPr>
              </m:groupChrPr>
              <m:e>
                <m:sSup>
                  <m:sSupPr>
                    <m:ctrlPr>
                      <w:rPr>
                        <w:rFonts w:ascii="Cambria Math" w:cs="ArialMT" w:eastAsia="Arial-BoldMT" w:hAnsi="Cambria Math"/>
                        <w:i/>
                        <w:sz w:val="24"/>
                        <w:szCs w:val="24"/>
                      </w:rPr>
                    </m:ctrlPr>
                  </m:sSupPr>
                  <m:e>
                    <m:r>
                      <w:rPr>
                        <w:rFonts w:ascii="Cambria Math" w:cs="ArialMT" w:eastAsia="Arial-BoldMT" w:hAnsi="Cambria Math"/>
                        <w:sz w:val="24"/>
                        <w:szCs w:val="24"/>
                      </w:rPr>
                      <m:t>H</m:t>
                    </m:r>
                    <m:ctrlPr>
                      <w:rPr>
                        <w:sz w:val="24"/>
                        <w:szCs w:val="24"/>
                      </w:rPr>
                    </m:ctrlPr>
                  </m:e>
                  <m:sup>
                    <m:r>
                      <w:rPr>
                        <w:rFonts w:ascii="Cambria Math" w:cs="ArialMT" w:eastAsia="Arial-BoldMT" w:hAnsi="Cambria Math"/>
                        <w:sz w:val="24"/>
                        <w:szCs w:val="24"/>
                      </w:rPr>
                      <m:t>+</m:t>
                    </m:r>
                    <m:ctrlPr>
                      <w:rPr>
                        <w:sz w:val="24"/>
                        <w:szCs w:val="24"/>
                      </w:rPr>
                    </m:ctrlPr>
                  </m:sup>
                </m:sSup>
                <m:ctrlPr>
                  <w:rPr>
                    <w:sz w:val="24"/>
                    <w:szCs w:val="24"/>
                  </w:rPr>
                </m:ctrlPr>
              </m:e>
            </m:groupChr>
            <m:ctrlPr>
              <w:rPr>
                <w:sz w:val="24"/>
                <w:szCs w:val="24"/>
              </w:rPr>
            </m:ctrlPr>
          </m:e>
        </m:box>
      </m:oMath>
      <w:r>
        <w:rPr>
          <w:rFonts w:cs="ArialMT" w:eastAsia="Arial-BoldMT"/>
          <w:sz w:val="24"/>
          <w:szCs w:val="24"/>
        </w:rPr>
        <w:t xml:space="preserve"> C</w:t>
      </w:r>
      <w:r>
        <w:rPr>
          <w:rFonts w:cs="ArialMT" w:eastAsia="Arial-BoldMT"/>
          <w:sz w:val="24"/>
          <w:szCs w:val="24"/>
          <w:vertAlign w:val="subscript"/>
        </w:rPr>
        <w:t>6</w:t>
      </w:r>
      <w:r>
        <w:rPr>
          <w:rFonts w:cs="ArialMT" w:eastAsia="Arial-BoldMT"/>
          <w:sz w:val="24"/>
          <w:szCs w:val="24"/>
        </w:rPr>
        <w:t>H</w:t>
      </w:r>
      <w:r>
        <w:rPr>
          <w:rFonts w:cs="ArialMT" w:eastAsia="Arial-BoldMT"/>
          <w:sz w:val="24"/>
          <w:szCs w:val="24"/>
          <w:vertAlign w:val="subscript"/>
        </w:rPr>
        <w:t>12</w:t>
      </w:r>
      <w:r>
        <w:rPr>
          <w:rFonts w:cs="ArialMT" w:eastAsia="Arial-BoldMT"/>
          <w:sz w:val="24"/>
          <w:szCs w:val="24"/>
        </w:rPr>
        <w:t>O</w:t>
      </w:r>
      <w:r>
        <w:rPr>
          <w:rFonts w:cs="ArialMT" w:eastAsia="Arial-BoldMT"/>
          <w:sz w:val="24"/>
          <w:szCs w:val="24"/>
          <w:vertAlign w:val="subscript"/>
        </w:rPr>
        <w:t>6</w:t>
      </w:r>
      <w:r>
        <w:rPr>
          <w:rFonts w:cs="ArialMT" w:eastAsia="Arial-BoldMT"/>
          <w:sz w:val="24"/>
          <w:szCs w:val="24"/>
        </w:rPr>
        <w:t xml:space="preserve"> + C</w:t>
      </w:r>
      <w:r>
        <w:rPr>
          <w:rFonts w:cs="ArialMT" w:eastAsia="Arial-BoldMT"/>
          <w:sz w:val="24"/>
          <w:szCs w:val="24"/>
          <w:vertAlign w:val="subscript"/>
        </w:rPr>
        <w:t>6</w:t>
      </w:r>
      <w:r>
        <w:rPr>
          <w:rFonts w:cs="ArialMT" w:eastAsia="Arial-BoldMT"/>
          <w:sz w:val="24"/>
          <w:szCs w:val="24"/>
        </w:rPr>
        <w:t>H</w:t>
      </w:r>
      <w:r>
        <w:rPr>
          <w:rFonts w:cs="ArialMT" w:eastAsia="Arial-BoldMT"/>
          <w:sz w:val="24"/>
          <w:szCs w:val="24"/>
          <w:vertAlign w:val="subscript"/>
        </w:rPr>
        <w:t>12</w:t>
      </w:r>
      <w:r>
        <w:rPr>
          <w:rFonts w:cs="ArialMT" w:eastAsia="Arial-BoldMT"/>
          <w:sz w:val="24"/>
          <w:szCs w:val="24"/>
        </w:rPr>
        <w:t>O</w:t>
      </w:r>
      <w:r>
        <w:rPr>
          <w:rFonts w:cs="ArialMT" w:eastAsia="Arial-BoldMT"/>
          <w:sz w:val="24"/>
          <w:szCs w:val="24"/>
          <w:vertAlign w:val="subscript"/>
        </w:rPr>
        <w:t>6</w:t>
      </w:r>
      <w:r>
        <w:rPr>
          <w:rFonts w:cs="ArialMT" w:eastAsia="Arial-BoldMT"/>
          <w:sz w:val="24"/>
          <w:szCs w:val="24"/>
        </w:rPr>
        <w:t xml:space="preserve"> It is an acid-catalysed hydrolysis.</w:t>
      </w:r>
    </w:p>
    <w:p>
      <w:pPr>
        <w:pStyle w:val="style0"/>
        <w:autoSpaceDE w:val="false"/>
        <w:autoSpaceDN w:val="false"/>
        <w:adjustRightInd w:val="false"/>
        <w:spacing w:after="0" w:lineRule="auto" w:line="240"/>
        <w:ind w:left="720"/>
        <w:rPr>
          <w:rFonts w:cs="ArialMT" w:eastAsia="Arial-BoldMT"/>
          <w:sz w:val="24"/>
          <w:szCs w:val="24"/>
        </w:rPr>
      </w:pPr>
      <w:r>
        <w:rPr>
          <w:rFonts w:cs="ArialMT" w:eastAsia="Arial-BoldMT"/>
          <w:sz w:val="24"/>
          <w:szCs w:val="24"/>
        </w:rPr>
        <w:t xml:space="preserve">                  Sucrose                    glucose      fructose</w:t>
      </w:r>
    </w:p>
    <w:p>
      <w:pPr>
        <w:pStyle w:val="style0"/>
        <w:numPr>
          <w:ilvl w:val="0"/>
          <w:numId w:val="81"/>
        </w:numPr>
        <w:autoSpaceDE w:val="false"/>
        <w:autoSpaceDN w:val="false"/>
        <w:adjustRightInd w:val="false"/>
        <w:spacing w:after="0" w:lineRule="auto" w:line="240"/>
        <w:rPr>
          <w:rFonts w:cs="ArialMT" w:eastAsia="Arial-BoldMT"/>
          <w:sz w:val="24"/>
          <w:szCs w:val="24"/>
        </w:rPr>
      </w:pPr>
      <w:r>
        <w:rPr>
          <w:rFonts w:cs="ArialMT" w:eastAsia="Arial-BoldMT"/>
          <w:sz w:val="24"/>
          <w:szCs w:val="24"/>
        </w:rPr>
        <w:t xml:space="preserve">A carbohydrate that can be hydrolysed to many monsaccharides is called a polysaccharide. Example </w:t>
      </w:r>
      <w:r>
        <w:rPr>
          <w:rFonts w:cs="Arial"/>
          <w:b/>
          <w:bCs/>
          <w:sz w:val="24"/>
          <w:szCs w:val="24"/>
        </w:rPr>
        <w:t>Acid hydrolysis of starch to give simple sugars</w:t>
      </w:r>
      <w:r>
        <w:rPr>
          <w:rFonts w:cs="Arial"/>
          <w:sz w:val="24"/>
          <w:szCs w:val="24"/>
        </w:rPr>
        <w:t xml:space="preserve">. </w:t>
      </w:r>
    </w:p>
    <w:p>
      <w:pPr>
        <w:pStyle w:val="style94"/>
        <w:numPr>
          <w:ilvl w:val="1"/>
          <w:numId w:val="64"/>
        </w:numPr>
        <w:rPr>
          <w:rFonts w:ascii="Calibri" w:hAnsi="Calibri"/>
          <w:sz w:val="24"/>
          <w:szCs w:val="24"/>
        </w:rPr>
      </w:pPr>
      <w:r>
        <w:rPr>
          <w:rFonts w:ascii="Calibri" w:cs="Arial" w:hAnsi="Calibri"/>
          <w:sz w:val="24"/>
          <w:szCs w:val="24"/>
        </w:rPr>
        <w:t>This can be brought about by e.g. warming starch with hydrochloric acid solution to form glucose.</w:t>
      </w:r>
    </w:p>
    <w:p>
      <w:pPr>
        <w:pStyle w:val="style157"/>
        <w:rPr>
          <w:sz w:val="24"/>
          <w:szCs w:val="24"/>
        </w:rPr>
      </w:pPr>
      <w:r>
        <w:rPr>
          <w:sz w:val="24"/>
          <w:szCs w:val="24"/>
        </w:rPr>
        <w:t>(</w:t>
      </w:r>
      <w:r>
        <w:rPr>
          <w:bCs/>
          <w:sz w:val="24"/>
          <w:szCs w:val="24"/>
        </w:rPr>
        <w:t>C</w:t>
      </w:r>
      <w:r>
        <w:rPr>
          <w:bCs/>
          <w:sz w:val="24"/>
          <w:szCs w:val="24"/>
          <w:vertAlign w:val="subscript"/>
        </w:rPr>
        <w:t>5</w:t>
      </w:r>
      <w:r>
        <w:rPr>
          <w:bCs/>
          <w:sz w:val="24"/>
          <w:szCs w:val="24"/>
        </w:rPr>
        <w:t>H</w:t>
      </w:r>
      <w:r>
        <w:rPr>
          <w:bCs/>
          <w:sz w:val="24"/>
          <w:szCs w:val="24"/>
          <w:vertAlign w:val="subscript"/>
        </w:rPr>
        <w:t>10</w:t>
      </w:r>
      <w:r>
        <w:rPr>
          <w:bCs/>
          <w:sz w:val="24"/>
          <w:szCs w:val="24"/>
        </w:rPr>
        <w:t>O</w:t>
      </w:r>
      <w:r>
        <w:rPr>
          <w:bCs/>
          <w:sz w:val="24"/>
          <w:szCs w:val="24"/>
          <w:vertAlign w:val="subscript"/>
        </w:rPr>
        <w:t>5</w:t>
      </w:r>
      <w:r>
        <w:rPr>
          <w:bCs/>
          <w:sz w:val="24"/>
          <w:szCs w:val="24"/>
        </w:rPr>
        <w:t>)</w:t>
      </w:r>
      <w:r>
        <w:rPr>
          <w:bCs/>
          <w:sz w:val="24"/>
          <w:szCs w:val="24"/>
          <w:vertAlign w:val="subscript"/>
        </w:rPr>
        <w:t>n</w:t>
      </w:r>
      <w:r>
        <w:rPr>
          <w:bCs/>
          <w:sz w:val="24"/>
          <w:szCs w:val="24"/>
        </w:rPr>
        <w:t xml:space="preserve"> + nH</w:t>
      </w:r>
      <w:r>
        <w:rPr>
          <w:bCs/>
          <w:sz w:val="24"/>
          <w:szCs w:val="24"/>
          <w:vertAlign w:val="subscript"/>
        </w:rPr>
        <w:t>2</w:t>
      </w:r>
      <w:r>
        <w:rPr>
          <w:bCs/>
          <w:sz w:val="24"/>
          <w:szCs w:val="24"/>
        </w:rPr>
        <w:t>O</w:t>
      </w:r>
      <m:oMath>
        <m:box>
          <m:boxPr>
            <m:opEmu m:val="1"/>
            <m:ctrlPr>
              <w:rPr>
                <w:rFonts w:ascii="Cambria Math" w:hAnsi="Cambria Math"/>
                <w:bCs/>
                <w:sz w:val="24"/>
                <w:szCs w:val="24"/>
              </w:rPr>
            </m:ctrlPr>
          </m:boxPr>
          <m:e>
            <m:groupChr>
              <m:groupChrPr>
                <m:chr m:val="→"/>
                <m:vertJc m:val="bot"/>
                <m:ctrlPr>
                  <w:rPr>
                    <w:rFonts w:ascii="Cambria Math" w:hAnsi="Cambria Math"/>
                    <w:bCs/>
                    <w:sz w:val="24"/>
                    <w:szCs w:val="24"/>
                  </w:rPr>
                </m:ctrlPr>
              </m:groupChrPr>
              <m:e>
                <m:sSup>
                  <m:sSupPr>
                    <m:ctrlPr>
                      <w:rPr>
                        <w:rFonts w:ascii="Cambria Math" w:hAnsi="Cambria Math"/>
                        <w:bCs/>
                        <w:sz w:val="24"/>
                        <w:szCs w:val="24"/>
                      </w:rPr>
                    </m:ctrlPr>
                  </m:sSupPr>
                  <m:e>
                    <m:r>
                      <m:rPr>
                        <m:sty m:val="p"/>
                      </m:rPr>
                      <w:rPr>
                        <w:rFonts w:ascii="Cambria Math" w:hAnsi="Cambria Math"/>
                        <w:sz w:val="24"/>
                        <w:szCs w:val="24"/>
                      </w:rPr>
                      <m:t>H</m:t>
                    </m:r>
                    <m:ctrlPr>
                      <w:rPr>
                        <w:sz w:val="24"/>
                        <w:szCs w:val="24"/>
                      </w:rPr>
                    </m:ctrlPr>
                  </m:e>
                  <m:sup>
                    <m:r>
                      <m:rPr>
                        <m:sty m:val="p"/>
                      </m:rPr>
                      <w:rPr>
                        <w:rFonts w:ascii="Cambria Math" w:hAnsi="Cambria Math"/>
                        <w:sz w:val="24"/>
                        <w:szCs w:val="24"/>
                      </w:rPr>
                      <m:t>+</m:t>
                    </m:r>
                    <m:ctrlPr>
                      <w:rPr>
                        <w:sz w:val="24"/>
                        <w:szCs w:val="24"/>
                      </w:rPr>
                    </m:ctrlPr>
                  </m:sup>
                </m:sSup>
                <m:ctrlPr>
                  <w:rPr>
                    <w:sz w:val="24"/>
                    <w:szCs w:val="24"/>
                  </w:rPr>
                </m:ctrlPr>
              </m:e>
            </m:groupChr>
            <m:ctrlPr>
              <w:rPr>
                <w:sz w:val="24"/>
                <w:szCs w:val="24"/>
              </w:rPr>
            </m:ctrlPr>
          </m:e>
        </m:box>
      </m:oMath>
      <w:r>
        <w:rPr>
          <w:bCs/>
          <w:sz w:val="24"/>
          <w:szCs w:val="24"/>
        </w:rPr>
        <w:t>n C</w:t>
      </w:r>
      <w:r>
        <w:rPr>
          <w:bCs/>
          <w:sz w:val="24"/>
          <w:szCs w:val="24"/>
          <w:vertAlign w:val="subscript"/>
        </w:rPr>
        <w:t>6</w:t>
      </w:r>
      <w:r>
        <w:rPr>
          <w:bCs/>
          <w:sz w:val="24"/>
          <w:szCs w:val="24"/>
        </w:rPr>
        <w:t>H</w:t>
      </w:r>
      <w:r>
        <w:rPr>
          <w:bCs/>
          <w:sz w:val="24"/>
          <w:szCs w:val="24"/>
          <w:vertAlign w:val="subscript"/>
        </w:rPr>
        <w:t>12</w:t>
      </w:r>
      <w:r>
        <w:rPr>
          <w:bCs/>
          <w:sz w:val="24"/>
          <w:szCs w:val="24"/>
        </w:rPr>
        <w:t>O</w:t>
      </w:r>
      <w:r>
        <w:rPr>
          <w:bCs/>
          <w:sz w:val="24"/>
          <w:szCs w:val="24"/>
          <w:vertAlign w:val="subscript"/>
        </w:rPr>
        <w:t xml:space="preserve">6 </w:t>
      </w:r>
      <w:r>
        <w:rPr>
          <w:sz w:val="24"/>
          <w:szCs w:val="24"/>
        </w:rPr>
        <w:t>(where n is a very large number)</w:t>
      </w:r>
    </w:p>
    <w:p>
      <w:pPr>
        <w:pStyle w:val="style157"/>
        <w:rPr>
          <w:sz w:val="24"/>
          <w:szCs w:val="24"/>
        </w:rPr>
      </w:pPr>
      <w:r>
        <w:rPr>
          <w:sz w:val="24"/>
          <w:szCs w:val="24"/>
        </w:rPr>
        <w:t xml:space="preserve">Starch   </w:t>
      </w:r>
      <m:oMath>
        <m:r>
          <m:rPr>
            <m:sty m:val="p"/>
          </m:rPr>
          <w:rPr>
            <w:rFonts w:ascii="Cambria Math" w:hAnsi="Cambria Math"/>
            <w:sz w:val="24"/>
            <w:szCs w:val="24"/>
          </w:rPr>
          <m:t>⋯3000 glucose</m:t>
        </m:r>
      </m:oMath>
    </w:p>
    <w:p>
      <w:pPr>
        <w:pStyle w:val="style94"/>
        <w:ind w:left="720"/>
        <w:rPr>
          <w:rFonts w:ascii="Calibri" w:cs="Arial" w:hAnsi="Calibri"/>
          <w:sz w:val="24"/>
          <w:szCs w:val="24"/>
        </w:rPr>
      </w:pPr>
      <w:r>
        <w:rPr>
          <w:rFonts w:ascii="Calibri" w:cs="Arial" w:hAnsi="Calibri"/>
          <w:sz w:val="24"/>
          <w:szCs w:val="24"/>
        </w:rPr>
        <w:t>We can digest long molecules like starch, though they have to be broken down by enzyme action before the smaller molecules like glucose can be used in respiration.</w:t>
      </w:r>
    </w:p>
    <w:p>
      <w:pPr>
        <w:pStyle w:val="style94"/>
        <w:ind w:left="720"/>
        <w:rPr>
          <w:rFonts w:ascii="Calibri" w:cs="Arial" w:hAnsi="Calibri"/>
          <w:sz w:val="24"/>
          <w:szCs w:val="24"/>
        </w:rPr>
      </w:pPr>
    </w:p>
    <w:p>
      <w:pPr>
        <w:pStyle w:val="style94"/>
        <w:ind w:left="720"/>
        <w:rPr>
          <w:rFonts w:ascii="Calibri" w:cs="Arial" w:hAnsi="Calibri"/>
          <w:b/>
          <w:sz w:val="24"/>
          <w:szCs w:val="24"/>
        </w:rPr>
      </w:pPr>
      <w:r>
        <w:rPr>
          <w:rFonts w:ascii="Calibri" w:cs="Arial" w:hAnsi="Calibri"/>
          <w:b/>
          <w:sz w:val="24"/>
          <w:szCs w:val="24"/>
        </w:rPr>
        <w:t>TESTS FOR MONOSACCHARIDES</w:t>
      </w:r>
    </w:p>
    <w:p>
      <w:pPr>
        <w:pStyle w:val="style94"/>
        <w:rPr>
          <w:rFonts w:ascii="Calibri" w:cs="Arial" w:hAnsi="Calibri"/>
          <w:sz w:val="24"/>
          <w:szCs w:val="24"/>
        </w:rPr>
      </w:pPr>
      <w:r>
        <w:rPr>
          <w:rFonts w:ascii="Calibri" w:cs="Arial" w:hAnsi="Calibri"/>
          <w:sz w:val="24"/>
          <w:szCs w:val="24"/>
        </w:rPr>
        <w:t>Monosaccharides are easily to yield a reduced metallic species by the following oxidizing agen:</w:t>
      </w:r>
    </w:p>
    <w:p>
      <w:pPr>
        <w:pStyle w:val="style157"/>
        <w:numPr>
          <w:ilvl w:val="0"/>
          <w:numId w:val="82"/>
        </w:numPr>
        <w:rPr>
          <w:sz w:val="24"/>
          <w:szCs w:val="24"/>
        </w:rPr>
      </w:pPr>
      <w:r>
        <w:rPr>
          <w:sz w:val="24"/>
          <w:szCs w:val="24"/>
        </w:rPr>
        <w:t>Tollent’s reagent(Ag</w:t>
      </w:r>
      <w:r>
        <w:rPr>
          <w:sz w:val="24"/>
          <w:szCs w:val="24"/>
          <w:vertAlign w:val="superscript"/>
        </w:rPr>
        <w:t>+</w:t>
      </w:r>
      <w:r>
        <w:rPr>
          <w:sz w:val="24"/>
          <w:szCs w:val="24"/>
        </w:rPr>
        <w:t xml:space="preserve"> in aqueous NH</w:t>
      </w:r>
      <w:r>
        <w:rPr>
          <w:sz w:val="24"/>
          <w:szCs w:val="24"/>
          <w:vertAlign w:val="subscript"/>
        </w:rPr>
        <w:t>3</w:t>
      </w:r>
      <w:r>
        <w:rPr>
          <w:sz w:val="24"/>
          <w:szCs w:val="24"/>
        </w:rPr>
        <w:t>)</w:t>
      </w:r>
    </w:p>
    <w:p>
      <w:pPr>
        <w:pStyle w:val="style157"/>
        <w:numPr>
          <w:ilvl w:val="0"/>
          <w:numId w:val="82"/>
        </w:numPr>
        <w:rPr>
          <w:sz w:val="24"/>
          <w:szCs w:val="24"/>
        </w:rPr>
      </w:pPr>
      <w:r>
        <w:rPr>
          <w:sz w:val="24"/>
          <w:szCs w:val="24"/>
        </w:rPr>
        <w:t>Fehling’s solution(Cu</w:t>
      </w:r>
      <w:r>
        <w:rPr>
          <w:sz w:val="24"/>
          <w:szCs w:val="24"/>
          <w:vertAlign w:val="superscript"/>
        </w:rPr>
        <w:t>2+</w:t>
      </w:r>
      <w:r>
        <w:rPr>
          <w:sz w:val="24"/>
          <w:szCs w:val="24"/>
        </w:rPr>
        <w:t xml:space="preserve"> in aqueous sodium tartrate)</w:t>
      </w:r>
    </w:p>
    <w:p>
      <w:pPr>
        <w:pStyle w:val="style157"/>
        <w:numPr>
          <w:ilvl w:val="0"/>
          <w:numId w:val="82"/>
        </w:numPr>
        <w:rPr>
          <w:sz w:val="24"/>
          <w:szCs w:val="24"/>
        </w:rPr>
      </w:pPr>
      <w:r>
        <w:rPr>
          <w:sz w:val="24"/>
          <w:szCs w:val="24"/>
        </w:rPr>
        <w:t>Benedict’s solution(Cu</w:t>
      </w:r>
      <w:r>
        <w:rPr>
          <w:sz w:val="24"/>
          <w:szCs w:val="24"/>
          <w:vertAlign w:val="superscript"/>
        </w:rPr>
        <w:t>2+</w:t>
      </w:r>
      <w:r>
        <w:rPr>
          <w:sz w:val="24"/>
          <w:szCs w:val="24"/>
        </w:rPr>
        <w:t xml:space="preserve"> in aqueous sodium citrate)</w:t>
      </w:r>
    </w:p>
    <w:p>
      <w:pPr>
        <w:pStyle w:val="style157"/>
        <w:rPr>
          <w:sz w:val="24"/>
          <w:szCs w:val="24"/>
        </w:rPr>
      </w:pPr>
      <w:r>
        <w:rPr>
          <w:sz w:val="24"/>
          <w:szCs w:val="24"/>
        </w:rPr>
        <w:t>All these serve as simple chemical tests for reducing sugars(reducing because the sugar reduces the oxidizing agent).</w:t>
      </w:r>
    </w:p>
    <w:p>
      <w:pPr>
        <w:pStyle w:val="style157"/>
        <w:rPr>
          <w:sz w:val="24"/>
          <w:szCs w:val="24"/>
        </w:rPr>
      </w:pPr>
    </w:p>
    <w:p>
      <w:pPr>
        <w:pStyle w:val="style157"/>
        <w:numPr>
          <w:ilvl w:val="0"/>
          <w:numId w:val="83"/>
        </w:numPr>
        <w:rPr>
          <w:sz w:val="24"/>
          <w:szCs w:val="24"/>
        </w:rPr>
      </w:pPr>
      <w:r>
        <w:rPr>
          <w:sz w:val="24"/>
          <w:szCs w:val="24"/>
        </w:rPr>
        <w:t>When Tollent’s reagent is used, metallc silver is produced as a shining mirror on the walls of the reaction flask or test tube.</w:t>
      </w:r>
    </w:p>
    <w:p>
      <w:pPr>
        <w:pStyle w:val="style157"/>
        <w:numPr>
          <w:ilvl w:val="0"/>
          <w:numId w:val="83"/>
        </w:numPr>
        <w:rPr>
          <w:sz w:val="24"/>
          <w:szCs w:val="24"/>
        </w:rPr>
      </w:pPr>
      <w:r>
        <w:rPr>
          <w:sz w:val="24"/>
          <w:szCs w:val="24"/>
        </w:rPr>
        <w:t>When Fehling’s solution or Benedict’s solution is used, a reddish precipitate of Cu</w:t>
      </w:r>
      <w:r>
        <w:rPr>
          <w:sz w:val="24"/>
          <w:szCs w:val="24"/>
          <w:vertAlign w:val="subscript"/>
        </w:rPr>
        <w:t>2</w:t>
      </w:r>
      <w:r>
        <w:rPr>
          <w:sz w:val="24"/>
          <w:szCs w:val="24"/>
        </w:rPr>
        <w:t>O signals positive result.</w:t>
      </w:r>
    </w:p>
    <w:p>
      <w:pPr>
        <w:pStyle w:val="style157"/>
        <w:rPr>
          <w:sz w:val="24"/>
          <w:szCs w:val="24"/>
        </w:rPr>
      </w:pPr>
    </w:p>
    <w:p>
      <w:pPr>
        <w:pStyle w:val="style157"/>
        <w:numPr>
          <w:ilvl w:val="0"/>
          <w:numId w:val="84"/>
        </w:numPr>
        <w:rPr>
          <w:sz w:val="24"/>
          <w:szCs w:val="24"/>
        </w:rPr>
      </w:pPr>
      <w:r>
        <w:rPr>
          <w:sz w:val="24"/>
          <w:szCs w:val="24"/>
        </w:rPr>
        <w:t>All monosaccharides are reducing sugars because they reduce Fehling,Benedict or Tollent’s reagents.</w:t>
      </w:r>
    </w:p>
    <w:p>
      <w:pPr>
        <w:pStyle w:val="style157"/>
        <w:numPr>
          <w:ilvl w:val="0"/>
          <w:numId w:val="84"/>
        </w:numPr>
        <w:rPr>
          <w:sz w:val="24"/>
          <w:szCs w:val="24"/>
        </w:rPr>
      </w:pPr>
      <w:r>
        <w:rPr>
          <w:sz w:val="24"/>
          <w:szCs w:val="24"/>
        </w:rPr>
        <w:t>Glucose, fructose,galactose,lactose,maltose are reducing sugars but sucrose is not.</w:t>
      </w:r>
    </w:p>
    <w:p>
      <w:pPr>
        <w:pStyle w:val="style157"/>
        <w:rPr>
          <w:sz w:val="24"/>
          <w:szCs w:val="24"/>
        </w:rPr>
      </w:pPr>
    </w:p>
    <w:p>
      <w:pPr>
        <w:pStyle w:val="style157"/>
        <w:rPr>
          <w:b/>
          <w:i/>
          <w:sz w:val="24"/>
          <w:szCs w:val="24"/>
          <w:highlight w:val="lightGray"/>
        </w:rPr>
      </w:pPr>
      <w:r>
        <w:rPr>
          <w:b/>
          <w:i/>
          <w:sz w:val="24"/>
          <w:szCs w:val="24"/>
          <w:highlight w:val="lightGray"/>
        </w:rPr>
        <w:t>DIABETES SELF-TEST</w:t>
      </w:r>
    </w:p>
    <w:p>
      <w:pPr>
        <w:pStyle w:val="style157"/>
        <w:rPr>
          <w:rFonts w:ascii="Consolas" w:cs="Consolas" w:hAnsi="Consolas"/>
          <w:sz w:val="24"/>
          <w:szCs w:val="24"/>
          <w:highlight w:val="lightGray"/>
        </w:rPr>
      </w:pPr>
      <m:oMathPara>
        <m:oMathParaPr>
          <m:jc m:val="left"/>
        </m:oMathParaPr>
        <m:oMath>
          <m:r>
            <m:rPr>
              <m:sty m:val="p"/>
            </m:rPr>
            <w:rPr>
              <w:rFonts w:ascii="Cambria Math" w:cs="Consolas" w:hAnsi="Cambria Math"/>
              <w:sz w:val="24"/>
              <w:szCs w:val="24"/>
              <w:highlight w:val="lightGray"/>
            </w:rPr>
            <m:t xml:space="preserve">Collect sample of urine and add Benedict’s solution to it.If reddish precipitate is obtained, this shows </m:t>
          </m:r>
        </m:oMath>
      </m:oMathPara>
    </w:p>
    <w:p>
      <w:pPr>
        <w:pStyle w:val="style157"/>
        <w:rPr>
          <w:rFonts w:ascii="Consolas" w:cs="Consolas" w:hAnsi="Consolas"/>
          <w:sz w:val="24"/>
          <w:szCs w:val="24"/>
          <w:highlight w:val="lightGray"/>
        </w:rPr>
      </w:pPr>
      <m:oMathPara>
        <m:oMathParaPr>
          <m:jc m:val="left"/>
        </m:oMathParaPr>
        <m:oMath>
          <m:r>
            <m:rPr>
              <m:sty m:val="p"/>
            </m:rPr>
            <w:rPr>
              <w:rFonts w:ascii="Cambria Math" w:cs="Consolas" w:hAnsi="Cambria Math"/>
              <w:sz w:val="24"/>
              <w:szCs w:val="24"/>
              <w:highlight w:val="lightGray"/>
            </w:rPr>
            <m:t>the patient is diabetic. As little as 0.1% glucose in urine can give a positive test. Although more modern</m:t>
          </m:r>
        </m:oMath>
      </m:oMathPara>
    </w:p>
    <w:p>
      <w:pPr>
        <w:pStyle w:val="style157"/>
        <w:rPr>
          <w:rFonts w:ascii="Cambria Math" w:cs="Consolas" w:hAnsi="Cambria Math"/>
          <w:sz w:val="24"/>
          <w:szCs w:val="24"/>
        </w:rPr>
      </w:pPr>
      <m:oMathPara>
        <m:oMathParaPr>
          <m:jc m:val="left"/>
        </m:oMathParaPr>
        <m:oMath>
          <m:r>
            <m:rPr>
              <m:sty m:val="p"/>
            </m:rPr>
            <w:rPr>
              <w:rFonts w:ascii="Cambria Math" w:cs="Consolas" w:hAnsi="Cambria Math"/>
              <w:sz w:val="24"/>
              <w:szCs w:val="24"/>
              <w:highlight w:val="lightGray"/>
            </w:rPr>
            <m:t xml:space="preserve"> methods have replaced the chemical test above.</m:t>
          </m:r>
        </m:oMath>
      </m:oMathPara>
    </w:p>
    <w:p>
      <w:pPr>
        <w:pStyle w:val="style94"/>
        <w:jc w:val="center"/>
        <w:rPr>
          <w:rFonts w:ascii="Calibri" w:hAnsi="Calibri"/>
          <w:sz w:val="24"/>
          <w:szCs w:val="24"/>
        </w:rPr>
      </w:pPr>
      <w:r>
        <w:rPr>
          <w:rFonts w:ascii="Calibri" w:cs="Arial" w:hAnsi="Calibri"/>
          <w:b/>
          <w:bCs/>
          <w:sz w:val="24"/>
          <w:szCs w:val="24"/>
          <w:shd w:val="clear" w:color="auto" w:fill="ffff00"/>
        </w:rPr>
        <w:t>What happens when potatoes are cooked?</w:t>
      </w:r>
    </w:p>
    <w:p>
      <w:pPr>
        <w:pStyle w:val="style94"/>
        <w:numPr>
          <w:ilvl w:val="0"/>
          <w:numId w:val="65"/>
        </w:numPr>
        <w:rPr>
          <w:rFonts w:ascii="Calibri" w:hAnsi="Calibri"/>
          <w:sz w:val="24"/>
          <w:szCs w:val="24"/>
        </w:rPr>
      </w:pPr>
      <w:r>
        <w:rPr>
          <w:rFonts w:ascii="Calibri" w:cs="Arial" w:hAnsi="Calibri"/>
          <w:sz w:val="24"/>
          <w:szCs w:val="24"/>
        </w:rPr>
        <w:t>Potatoes are a good source of carbohydrates, hence a good source of energy for the body.</w:t>
      </w:r>
    </w:p>
    <w:p>
      <w:pPr>
        <w:pStyle w:val="style94"/>
        <w:numPr>
          <w:ilvl w:val="0"/>
          <w:numId w:val="65"/>
        </w:numPr>
        <w:rPr>
          <w:rFonts w:ascii="Calibri" w:hAnsi="Calibri"/>
          <w:sz w:val="24"/>
          <w:szCs w:val="24"/>
        </w:rPr>
      </w:pPr>
      <w:r>
        <w:rPr>
          <w:rFonts w:ascii="Calibri" w:cs="Arial" w:hAnsi="Calibri"/>
          <w:sz w:val="24"/>
          <w:szCs w:val="24"/>
        </w:rPr>
        <w:t>Raw potato is not easily digested but cooking partially breaks the structure of potato down so that we can digest it and cooking also improves the texture and taste of the potato to make it more palatable to eat.</w:t>
      </w:r>
    </w:p>
    <w:p>
      <w:pPr>
        <w:pStyle w:val="style94"/>
        <w:numPr>
          <w:ilvl w:val="0"/>
          <w:numId w:val="65"/>
        </w:numPr>
        <w:rPr>
          <w:rFonts w:ascii="Calibri" w:hAnsi="Calibri"/>
          <w:sz w:val="24"/>
          <w:szCs w:val="24"/>
        </w:rPr>
      </w:pPr>
      <w:r>
        <w:rPr>
          <w:rFonts w:ascii="Calibri" w:cs="Arial" w:hAnsi="Calibri"/>
          <w:sz w:val="24"/>
          <w:szCs w:val="24"/>
        </w:rPr>
        <w:t>In the cooking process, the plant cell walls of cellulose are softened and this allows hot water to penetrate the cells.</w:t>
      </w:r>
    </w:p>
    <w:p>
      <w:pPr>
        <w:pStyle w:val="style94"/>
        <w:numPr>
          <w:ilvl w:val="0"/>
          <w:numId w:val="65"/>
        </w:numPr>
        <w:rPr>
          <w:rFonts w:ascii="Calibri" w:hAnsi="Calibri"/>
          <w:sz w:val="24"/>
          <w:szCs w:val="24"/>
        </w:rPr>
      </w:pPr>
      <w:r>
        <w:rPr>
          <w:rFonts w:ascii="Calibri" w:cs="Arial" w:hAnsi="Calibri"/>
          <w:sz w:val="24"/>
          <w:szCs w:val="24"/>
        </w:rPr>
        <w:t>Further cooking causes the starch granules to swell and gelatinize as they absorb hot water.</w:t>
      </w:r>
    </w:p>
    <w:p>
      <w:pPr>
        <w:pStyle w:val="style94"/>
        <w:numPr>
          <w:ilvl w:val="0"/>
          <w:numId w:val="65"/>
        </w:numPr>
        <w:rPr>
          <w:rFonts w:ascii="Calibri" w:hAnsi="Calibri"/>
          <w:sz w:val="24"/>
          <w:szCs w:val="24"/>
        </w:rPr>
      </w:pPr>
      <w:r>
        <w:rPr>
          <w:rFonts w:ascii="Calibri" w:cs="Arial" w:hAnsi="Calibri"/>
          <w:sz w:val="24"/>
          <w:szCs w:val="24"/>
        </w:rPr>
        <w:t>This eventually causes the cells to separate producing the soft texture of well-cooked digestible potatoes!</w:t>
      </w:r>
    </w:p>
    <w:p>
      <w:pPr>
        <w:pStyle w:val="style94"/>
        <w:numPr>
          <w:ilvl w:val="0"/>
          <w:numId w:val="65"/>
        </w:numPr>
        <w:spacing w:before="30" w:beforeAutospacing="false" w:after="30" w:afterAutospacing="false" w:lineRule="atLeast" w:line="240"/>
        <w:rPr>
          <w:rFonts w:ascii="Calibri" w:cs="Arial Unicode MS" w:eastAsia="Arial Unicode MS" w:hAnsi="Calibri"/>
          <w:b/>
          <w:sz w:val="24"/>
          <w:szCs w:val="24"/>
        </w:rPr>
      </w:pPr>
      <w:r>
        <w:rPr>
          <w:rFonts w:ascii="Calibri" w:cs="Arial" w:hAnsi="Calibri"/>
          <w:sz w:val="24"/>
          <w:szCs w:val="24"/>
        </w:rPr>
        <w:t>Mash with milk, butter and salt to suit taste.</w:t>
      </w:r>
    </w:p>
    <w:p>
      <w:pPr>
        <w:pStyle w:val="style94"/>
        <w:spacing w:before="30" w:beforeAutospacing="false" w:after="30" w:afterAutospacing="false" w:lineRule="atLeast" w:line="240"/>
        <w:rPr>
          <w:rFonts w:ascii="Calibri" w:cs="Arial Unicode MS" w:eastAsia="Arial Unicode MS" w:hAnsi="Calibri"/>
          <w:b/>
          <w:sz w:val="24"/>
          <w:szCs w:val="24"/>
        </w:rPr>
      </w:pPr>
    </w:p>
    <w:p>
      <w:pPr>
        <w:pStyle w:val="style94"/>
        <w:spacing w:before="30" w:beforeAutospacing="false" w:after="30" w:afterAutospacing="false" w:lineRule="atLeast" w:line="240"/>
        <w:rPr>
          <w:rFonts w:ascii="Calibri" w:cs="Arial Unicode MS" w:eastAsia="Arial Unicode MS" w:hAnsi="Calibri"/>
          <w:b/>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jc w:val="center"/>
        <w:rPr>
          <w:rFonts w:cs="Arial-BoldMT" w:eastAsia="Arial-BoldMT"/>
          <w:b/>
          <w:bCs/>
          <w:caps/>
          <w:sz w:val="24"/>
          <w:szCs w:val="24"/>
        </w:rPr>
      </w:pPr>
      <w:r>
        <w:rPr>
          <w:rFonts w:cs="Arial-BoldMT" w:eastAsia="Arial-BoldMT"/>
          <w:b/>
          <w:bCs/>
          <w:caps/>
          <w:sz w:val="24"/>
          <w:szCs w:val="24"/>
        </w:rPr>
        <w:t>Proteins</w:t>
      </w:r>
    </w:p>
    <w:p>
      <w:pPr>
        <w:pStyle w:val="style0"/>
        <w:numPr>
          <w:ilvl w:val="0"/>
          <w:numId w:val="87"/>
        </w:numPr>
        <w:autoSpaceDE w:val="false"/>
        <w:autoSpaceDN w:val="false"/>
        <w:adjustRightInd w:val="false"/>
        <w:spacing w:after="0" w:lineRule="auto" w:line="240"/>
        <w:rPr>
          <w:rFonts w:cs="Arial-BoldMT" w:eastAsia="Arial-BoldMT"/>
          <w:bCs/>
          <w:caps/>
          <w:sz w:val="24"/>
          <w:szCs w:val="24"/>
        </w:rPr>
      </w:pPr>
      <w:r>
        <w:rPr>
          <w:rFonts w:cs="Arial-BoldMT" w:eastAsia="Arial-BoldMT"/>
          <w:bCs/>
          <w:sz w:val="24"/>
          <w:szCs w:val="24"/>
        </w:rPr>
        <w:t>Proteins are biological polymers of small molecules called amino acids.</w:t>
      </w:r>
    </w:p>
    <w:p>
      <w:pPr>
        <w:pStyle w:val="style0"/>
        <w:numPr>
          <w:ilvl w:val="0"/>
          <w:numId w:val="85"/>
        </w:numPr>
        <w:autoSpaceDE w:val="false"/>
        <w:autoSpaceDN w:val="false"/>
        <w:adjustRightInd w:val="false"/>
        <w:spacing w:after="0" w:lineRule="auto" w:line="240"/>
        <w:rPr>
          <w:rFonts w:cs="Arial-BoldMT" w:eastAsia="Arial-BoldMT"/>
          <w:b/>
          <w:bCs/>
          <w:sz w:val="24"/>
          <w:szCs w:val="24"/>
        </w:rPr>
      </w:pPr>
      <w:r>
        <w:rPr>
          <w:rFonts w:cs="ArialMT" w:eastAsia="Arial-BoldMT"/>
          <w:sz w:val="24"/>
          <w:szCs w:val="24"/>
        </w:rPr>
        <w:t xml:space="preserve">A </w:t>
      </w:r>
      <w:r>
        <w:rPr>
          <w:rFonts w:cs="Arial-BoldMT" w:eastAsia="Arial-BoldMT"/>
          <w:b/>
          <w:bCs/>
          <w:sz w:val="24"/>
          <w:szCs w:val="24"/>
        </w:rPr>
        <w:t xml:space="preserve">polymer </w:t>
      </w:r>
      <w:r>
        <w:rPr>
          <w:rFonts w:cs="ArialMT" w:eastAsia="Arial-BoldMT"/>
          <w:sz w:val="24"/>
          <w:szCs w:val="24"/>
        </w:rPr>
        <w:t xml:space="preserve">is a large organic molecule that contains hundreds or even thousands of atoms. Everyone needs proteins for proper growth and replacement of what is lost each day by the body’s normal biochemical reactions. The primary sources of proteins are plants and animals. Protein conaining foods are egg,fish,meat etc. </w:t>
      </w:r>
    </w:p>
    <w:p>
      <w:pPr>
        <w:pStyle w:val="style0"/>
        <w:numPr>
          <w:ilvl w:val="0"/>
          <w:numId w:val="85"/>
        </w:numPr>
        <w:autoSpaceDE w:val="false"/>
        <w:autoSpaceDN w:val="false"/>
        <w:adjustRightInd w:val="false"/>
        <w:spacing w:after="0" w:lineRule="auto" w:line="240"/>
        <w:rPr>
          <w:rFonts w:cs="Arial-BoldMT" w:eastAsia="Arial-BoldMT"/>
          <w:b/>
          <w:bCs/>
          <w:sz w:val="24"/>
          <w:szCs w:val="24"/>
        </w:rPr>
      </w:pPr>
      <w:r>
        <w:rPr>
          <w:rFonts w:cs="ArialMT" w:eastAsia="Arial-BoldMT"/>
          <w:sz w:val="24"/>
          <w:szCs w:val="24"/>
        </w:rPr>
        <w:t>Change in temperature denatured protein. This affects both the physical and biological properties. Strong acids and bases can also cause denature of protein. The coagulation of egg white by heat is denaturation of the protein.</w:t>
      </w:r>
    </w:p>
    <w:p>
      <w:pPr>
        <w:pStyle w:val="style0"/>
        <w:numPr>
          <w:ilvl w:val="0"/>
          <w:numId w:val="85"/>
        </w:numPr>
        <w:autoSpaceDE w:val="false"/>
        <w:autoSpaceDN w:val="false"/>
        <w:adjustRightInd w:val="false"/>
        <w:spacing w:after="0" w:lineRule="auto" w:line="240"/>
        <w:rPr>
          <w:rFonts w:cs="Arial-BoldMT" w:eastAsia="Arial-BoldMT"/>
          <w:b/>
          <w:bCs/>
          <w:sz w:val="24"/>
          <w:szCs w:val="24"/>
        </w:rPr>
      </w:pPr>
      <w:r>
        <w:rPr>
          <w:rFonts w:cs="Arial-BoldMT" w:eastAsia="Arial-BoldMT"/>
          <w:b/>
          <w:bCs/>
          <w:sz w:val="24"/>
          <w:szCs w:val="24"/>
        </w:rPr>
        <w:t>Amino acids</w:t>
      </w:r>
      <w:r>
        <w:rPr>
          <w:rFonts w:cs="Arial-BoldMT" w:eastAsia="Arial-BoldMT"/>
          <w:b/>
          <w:bCs/>
          <w:sz w:val="24"/>
          <w:szCs w:val="24"/>
          <w:lang w:val="en-US"/>
        </w:rPr>
        <w:t xml:space="preserve"> </w:t>
      </w:r>
      <w:r>
        <w:rPr>
          <w:rFonts w:cs="ArialMT" w:eastAsia="Arial-BoldMT"/>
          <w:sz w:val="24"/>
          <w:szCs w:val="24"/>
        </w:rPr>
        <w:t>are molecules that contain an amine group (-NH</w:t>
      </w:r>
      <w:r>
        <w:rPr>
          <w:rFonts w:cs="ArialMT" w:eastAsia="Arial-BoldMT"/>
          <w:sz w:val="24"/>
          <w:szCs w:val="24"/>
          <w:vertAlign w:val="subscript"/>
        </w:rPr>
        <w:t>2</w:t>
      </w:r>
      <w:r>
        <w:rPr>
          <w:rFonts w:cs="ArialMT" w:eastAsia="Arial-BoldMT"/>
          <w:sz w:val="24"/>
          <w:szCs w:val="24"/>
        </w:rPr>
        <w:t xml:space="preserve">) and a carboxylic acid group (-COOH). There are twenty(20) different naturally occurring amino acids that differ only in the R group that separates the amino groupfrom the carboxyl group. When amino acids join together the link that joins them is called a </w:t>
      </w:r>
      <w:r>
        <w:rPr>
          <w:rFonts w:cs="ArialMT" w:eastAsia="Arial-BoldMT"/>
          <w:b/>
          <w:sz w:val="24"/>
          <w:szCs w:val="24"/>
        </w:rPr>
        <w:t>peptide bond</w:t>
      </w:r>
      <w:r>
        <w:rPr>
          <w:rFonts w:cs="ArialMT" w:eastAsia="Arial-BoldMT"/>
          <w:sz w:val="24"/>
          <w:szCs w:val="24"/>
        </w:rPr>
        <w:t>(Chains with fewer than 50 amino acids are termed peptides).</w:t>
      </w: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r>
        <w:rPr>
          <w:sz w:val="24"/>
          <w:szCs w:val="24"/>
        </w:rPr>
      </w:r>
      <w:r>
        <w:rPr>
          <w:sz w:val="24"/>
          <w:szCs w:val="24"/>
        </w:rPr>
      </w:r>
      <w:r>
        <w:rPr>
          <w:sz w:val="24"/>
          <w:szCs w:val="24"/>
        </w:rPr>
      </w:r>
      <w:r>
        <w:rPr>
          <w:sz w:val="24"/>
          <w:szCs w:val="24"/>
        </w:rPr>
        <w:object>
          <v:shape id="1076" type="#_x0000_t75" filled="f" stroked="f" style="margin-left:0.0pt;margin-top:0.0pt;width:192.0pt;height:102.75pt;mso-wrap-distance-left:0.0pt;mso-wrap-distance-right:0.0pt;visibility:visible;">
            <v:imagedata r:id="rId45" embosscolor="white" o:title=""/>
            <v:fill/>
          </v:shape>
          <o:OLEObject Type="EMBED" ProgID="CorelDRAW.Graphic.13" ShapeID="1076" DrawAspect="Content" ObjectID="0" r:id="rId46"/>
        </w:object>
      </w:r>
      <w:r>
        <w:rPr>
          <w:sz w:val="24"/>
          <w:szCs w:val="24"/>
        </w:rPr>
      </w: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rPr>
          <w:rFonts w:cs="Arial-BoldMT" w:eastAsia="Arial-BoldMT"/>
          <w:b/>
          <w:bCs/>
          <w:sz w:val="24"/>
          <w:szCs w:val="24"/>
        </w:rPr>
      </w:pPr>
      <w:r>
        <w:rPr>
          <w:rFonts w:cs="Arial-BoldMT" w:eastAsia="Arial-BoldMT"/>
          <w:bCs/>
          <w:sz w:val="24"/>
          <w:szCs w:val="24"/>
        </w:rPr>
        <w:t xml:space="preserve">When </w:t>
      </w:r>
      <w:r>
        <w:rPr>
          <w:rFonts w:cs="Arial-BoldMT" w:eastAsia="Arial-BoldMT"/>
          <w:b/>
          <w:bCs/>
          <w:sz w:val="24"/>
          <w:szCs w:val="24"/>
        </w:rPr>
        <w:t>R</w:t>
      </w:r>
      <w:r>
        <w:rPr>
          <w:rFonts w:cs="Arial-BoldMT" w:eastAsia="Arial-BoldMT"/>
          <w:bCs/>
          <w:sz w:val="24"/>
          <w:szCs w:val="24"/>
        </w:rPr>
        <w:t xml:space="preserve"> =</w:t>
      </w:r>
      <w:r>
        <w:rPr>
          <w:rFonts w:cs="Arial-BoldMT" w:eastAsia="Arial-BoldMT"/>
          <w:bCs/>
          <w:sz w:val="24"/>
          <w:szCs w:val="24"/>
          <w:lang w:val="en-US"/>
        </w:rPr>
        <w:t xml:space="preserve"> </w:t>
      </w:r>
      <w:r>
        <w:rPr>
          <w:rFonts w:cs="Arial-BoldMT" w:eastAsia="Arial-BoldMT"/>
          <w:b/>
          <w:bCs/>
          <w:sz w:val="24"/>
          <w:szCs w:val="24"/>
        </w:rPr>
        <w:t xml:space="preserve">H </w:t>
      </w:r>
      <w:r>
        <w:rPr>
          <w:rFonts w:cs="Arial-BoldMT" w:eastAsia="Arial-BoldMT"/>
          <w:bCs/>
          <w:sz w:val="24"/>
          <w:szCs w:val="24"/>
        </w:rPr>
        <w:t xml:space="preserve">in the amino acid, it is called </w:t>
      </w:r>
      <w:r>
        <w:rPr>
          <w:rFonts w:cs="Arial-BoldMT" w:eastAsia="Arial-BoldMT"/>
          <w:b/>
          <w:bCs/>
          <w:sz w:val="24"/>
          <w:szCs w:val="24"/>
        </w:rPr>
        <w:t>Glycine</w:t>
      </w:r>
      <w:r>
        <w:rPr>
          <w:rFonts w:cs="Arial-BoldMT" w:eastAsia="Arial-BoldMT"/>
          <w:b/>
          <w:bCs/>
          <w:sz w:val="24"/>
          <w:szCs w:val="24"/>
          <w:lang w:val="en-US"/>
        </w:rPr>
        <w:t xml:space="preserve"> </w:t>
      </w:r>
      <w:r>
        <w:rPr>
          <w:rFonts w:cs="Arial-BoldMT" w:eastAsia="Arial-BoldMT"/>
          <w:bCs/>
          <w:sz w:val="24"/>
          <w:szCs w:val="24"/>
        </w:rPr>
        <w:t xml:space="preserve">and when </w:t>
      </w:r>
      <w:r>
        <w:rPr>
          <w:rFonts w:cs="Arial-BoldMT" w:eastAsia="Arial-BoldMT"/>
          <w:b/>
          <w:bCs/>
          <w:sz w:val="24"/>
          <w:szCs w:val="24"/>
        </w:rPr>
        <w:t>R</w:t>
      </w:r>
      <w:r>
        <w:rPr>
          <w:rFonts w:cs="Arial-BoldMT" w:eastAsia="Arial-BoldMT"/>
          <w:b/>
          <w:bCs/>
          <w:sz w:val="24"/>
          <w:szCs w:val="24"/>
          <w:lang w:val="en-US"/>
        </w:rPr>
        <w:t xml:space="preserve"> </w:t>
      </w:r>
      <w:r>
        <w:rPr>
          <w:rFonts w:cs="Arial-BoldMT" w:eastAsia="Arial-BoldMT"/>
          <w:b/>
          <w:bCs/>
          <w:sz w:val="24"/>
          <w:szCs w:val="24"/>
        </w:rPr>
        <w:t>= CH</w:t>
      </w:r>
      <w:r>
        <w:rPr>
          <w:rFonts w:cs="Arial-BoldMT" w:eastAsia="Arial-BoldMT"/>
          <w:b/>
          <w:bCs/>
          <w:sz w:val="24"/>
          <w:szCs w:val="24"/>
          <w:vertAlign w:val="subscript"/>
        </w:rPr>
        <w:t>3</w:t>
      </w:r>
      <w:r>
        <w:rPr>
          <w:rFonts w:cs="Arial-BoldMT" w:eastAsia="Arial-BoldMT"/>
          <w:b/>
          <w:bCs/>
          <w:sz w:val="24"/>
          <w:szCs w:val="24"/>
        </w:rPr>
        <w:t xml:space="preserve">, </w:t>
      </w:r>
      <w:r>
        <w:rPr>
          <w:rFonts w:cs="Arial-BoldMT" w:eastAsia="Arial-BoldMT"/>
          <w:bCs/>
          <w:sz w:val="24"/>
          <w:szCs w:val="24"/>
        </w:rPr>
        <w:t>it is called</w:t>
      </w:r>
      <w:r>
        <w:rPr>
          <w:rFonts w:cs="Arial-BoldMT" w:eastAsia="Arial-BoldMT"/>
          <w:bCs/>
          <w:sz w:val="24"/>
          <w:szCs w:val="24"/>
          <w:lang w:val="en-US"/>
        </w:rPr>
        <w:t xml:space="preserve"> </w:t>
      </w:r>
      <w:r>
        <w:rPr>
          <w:rFonts w:cs="Arial-BoldMT" w:eastAsia="Arial-BoldMT"/>
          <w:b/>
          <w:bCs/>
          <w:sz w:val="24"/>
          <w:szCs w:val="24"/>
        </w:rPr>
        <w:t>Alanine:</w:t>
      </w: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rPr>
          <w:sz w:val="24"/>
          <w:szCs w:val="24"/>
        </w:rPr>
      </w:pPr>
      <w:r>
        <w:rPr>
          <w:rFonts w:cs="Arial-BoldMT" w:eastAsia="Arial-BoldMT"/>
          <w:b/>
          <w:bCs/>
          <w:noProof/>
          <w:sz w:val="24"/>
          <w:szCs w:val="24"/>
        </w:rPr>
        <w:drawing>
          <wp:inline distL="0" distT="0" distB="0" distR="0">
            <wp:extent cx="1490400" cy="1429775"/>
            <wp:effectExtent l="0" t="0" r="0" b="0"/>
            <wp:docPr id="1078" name="Picture 46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6108"/>
                    <pic:cNvPicPr/>
                  </pic:nvPicPr>
                  <pic:blipFill>
                    <a:blip r:embed="rId47" cstate="print"/>
                    <a:srcRect l="0" t="0" r="0" b="0"/>
                    <a:stretch/>
                  </pic:blipFill>
                  <pic:spPr>
                    <a:xfrm rot="0">
                      <a:off x="0" y="0"/>
                      <a:ext cx="1490400" cy="1429775"/>
                    </a:xfrm>
                    <a:prstGeom prst="rect"/>
                    <a:ln>
                      <a:noFill/>
                    </a:ln>
                  </pic:spPr>
                </pic:pic>
              </a:graphicData>
            </a:graphic>
          </wp:inline>
        </w:drawing>
      </w:r>
      <w:r>
        <w:rPr>
          <w:sz w:val="24"/>
          <w:szCs w:val="24"/>
        </w:rPr>
      </w:r>
      <w:r>
        <w:rPr>
          <w:sz w:val="24"/>
          <w:szCs w:val="24"/>
        </w:rPr>
      </w:r>
      <w:r>
        <w:rPr>
          <w:sz w:val="24"/>
          <w:szCs w:val="24"/>
        </w:rPr>
      </w:r>
      <w:r>
        <w:rPr>
          <w:sz w:val="24"/>
          <w:szCs w:val="24"/>
        </w:rPr>
        <w:object>
          <v:shape id="1079" type="#_x0000_t75" filled="f" stroked="f" style="margin-left:0.0pt;margin-top:0.0pt;width:146.25pt;height:103.5pt;mso-wrap-distance-left:0.0pt;mso-wrap-distance-right:0.0pt;visibility:visible;">
            <v:imagedata r:id="rId48" embosscolor="white" o:title=""/>
            <v:fill/>
          </v:shape>
          <o:OLEObject Type="EMBED" ProgID="CorelDRAW.Graphic.13" ShapeID="1079" DrawAspect="Content" ObjectID="0" r:id="rId49"/>
        </w:object>
      </w:r>
      <w:r>
        <w:rPr>
          <w:sz w:val="24"/>
          <w:szCs w:val="24"/>
        </w:rPr>
      </w:r>
    </w:p>
    <w:p>
      <w:pPr>
        <w:pStyle w:val="style0"/>
        <w:autoSpaceDE w:val="false"/>
        <w:autoSpaceDN w:val="false"/>
        <w:adjustRightInd w:val="false"/>
        <w:spacing w:after="0" w:lineRule="auto" w:line="240"/>
        <w:rPr>
          <w:sz w:val="24"/>
          <w:szCs w:val="24"/>
        </w:rPr>
      </w:pPr>
    </w:p>
    <w:p>
      <w:pPr>
        <w:pStyle w:val="style0"/>
        <w:numPr>
          <w:ilvl w:val="0"/>
          <w:numId w:val="86"/>
        </w:numPr>
        <w:autoSpaceDE w:val="false"/>
        <w:autoSpaceDN w:val="false"/>
        <w:adjustRightInd w:val="false"/>
        <w:spacing w:after="0" w:lineRule="auto" w:line="240"/>
        <w:rPr>
          <w:rFonts w:cs="Arial-BoldMT" w:eastAsia="Arial-BoldMT"/>
          <w:b/>
          <w:bCs/>
          <w:sz w:val="24"/>
          <w:szCs w:val="24"/>
        </w:rPr>
      </w:pPr>
      <w:r>
        <w:rPr>
          <w:rFonts w:cs="Arial-BoldMT" w:eastAsia="Arial-BoldMT"/>
          <w:bCs/>
          <w:sz w:val="24"/>
          <w:szCs w:val="24"/>
        </w:rPr>
        <w:t>A protein is formed from some 20 common amino acids linked up by peptide bond. The formation of protein is by the condensation polymerization of amino acids.</w:t>
      </w: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sz w:val="24"/>
          <w:szCs w:val="24"/>
        </w:rPr>
      </w:pPr>
      <w:r>
        <w:rPr>
          <w:rFonts w:cs="ArialMT" w:eastAsia="Arial-BoldMT"/>
          <w:noProof/>
          <w:sz w:val="24"/>
          <w:szCs w:val="24"/>
        </w:rPr>
        <w:drawing>
          <wp:inline distL="0" distT="0" distB="0" distR="0">
            <wp:extent cx="5112000" cy="1430055"/>
            <wp:effectExtent l="95250" t="95250" r="88900" b="570230"/>
            <wp:docPr id="1081" name="Picture 7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777"/>
                    <pic:cNvPicPr/>
                  </pic:nvPicPr>
                  <pic:blipFill>
                    <a:blip r:embed="rId50" cstate="print"/>
                    <a:srcRect l="0" t="0" r="0" b="0"/>
                    <a:stretch/>
                  </pic:blipFill>
                  <pic:spPr>
                    <a:xfrm rot="0">
                      <a:off x="0" y="0"/>
                      <a:ext cx="5112000" cy="1430055"/>
                    </a:xfrm>
                    <a:prstGeom prst="roundRect">
                      <a:avLst>
                        <a:gd name="adj" fmla="val 4167"/>
                      </a:avLst>
                    </a:prstGeom>
                    <a:solidFill>
                      <a:srgbClr val="ffffff"/>
                    </a:solidFill>
                    <a:ln cmpd="sng" cap="sq" w="76200">
                      <a:solidFill>
                        <a:srgbClr val="eaeaea"/>
                      </a:solidFill>
                      <a:prstDash val="solid"/>
                      <a:miter/>
                      <a:headEnd len="med" w="med" type="none"/>
                      <a:tailEnd len="med" w="med" type="none"/>
                    </a:ln>
                    <a:effectLst>
                      <a:reflection blurRad="12700" stA="33000" stPos="0" endA="0" endPos="28000" dist="5000" dir="5400000" fadeDir="5400000" sx="100000" sy="-100000" kx="0" ky="0" algn="bl" rotWithShape="false"/>
                    </a:effectLst>
                  </pic:spPr>
                </pic:pic>
              </a:graphicData>
            </a:graphic>
          </wp:inline>
        </w:drawing>
      </w:r>
    </w:p>
    <w:p>
      <w:pPr>
        <w:pStyle w:val="style0"/>
        <w:autoSpaceDE w:val="false"/>
        <w:autoSpaceDN w:val="false"/>
        <w:adjustRightInd w:val="false"/>
        <w:spacing w:after="0" w:lineRule="auto" w:line="240"/>
        <w:ind w:left="720"/>
        <w:rPr>
          <w:rFonts w:cs="Arial-BoldMT" w:eastAsia="Arial-BoldMT"/>
          <w:b/>
          <w:bCs/>
          <w:sz w:val="24"/>
          <w:szCs w:val="24"/>
        </w:rPr>
      </w:pPr>
    </w:p>
    <w:p>
      <w:pPr>
        <w:pStyle w:val="style0"/>
        <w:autoSpaceDE w:val="false"/>
        <w:autoSpaceDN w:val="false"/>
        <w:adjustRightInd w:val="false"/>
        <w:spacing w:after="0" w:lineRule="auto" w:line="240"/>
        <w:ind w:left="720"/>
        <w:rPr>
          <w:rFonts w:cs="Arial-BoldMT" w:eastAsia="Arial-BoldMT"/>
          <w:b/>
          <w:bCs/>
          <w:caps/>
          <w:sz w:val="24"/>
          <w:szCs w:val="24"/>
        </w:rPr>
      </w:pPr>
      <w:r>
        <w:rPr>
          <w:rFonts w:cs="Arial-BoldMT" w:eastAsia="Arial-BoldMT"/>
          <w:b/>
          <w:bCs/>
          <w:caps/>
          <w:sz w:val="24"/>
          <w:szCs w:val="24"/>
        </w:rPr>
        <w:t>PRIMARY STRUCTURE OF PROTEIN</w:t>
      </w:r>
    </w:p>
    <w:p>
      <w:pPr>
        <w:pStyle w:val="style0"/>
        <w:numPr>
          <w:ilvl w:val="0"/>
          <w:numId w:val="86"/>
        </w:numPr>
        <w:autoSpaceDE w:val="false"/>
        <w:autoSpaceDN w:val="false"/>
        <w:adjustRightInd w:val="false"/>
        <w:spacing w:after="0" w:lineRule="auto" w:line="240"/>
        <w:rPr>
          <w:rFonts w:cs="ArialMT" w:eastAsia="Arial-BoldMT"/>
          <w:sz w:val="24"/>
          <w:szCs w:val="24"/>
        </w:rPr>
      </w:pPr>
      <w:r>
        <w:rPr>
          <w:rFonts w:cs="ArialMT" w:eastAsia="Arial-BoldMT"/>
          <w:sz w:val="24"/>
          <w:szCs w:val="24"/>
        </w:rPr>
        <w:t xml:space="preserve">Two amino acids joining is a </w:t>
      </w:r>
      <w:r>
        <w:rPr>
          <w:rFonts w:cs="Arial-BoldMT" w:eastAsia="Arial-BoldMT"/>
          <w:b/>
          <w:bCs/>
          <w:sz w:val="24"/>
          <w:szCs w:val="24"/>
        </w:rPr>
        <w:t>dipeptide</w:t>
      </w:r>
      <w:r>
        <w:rPr>
          <w:rFonts w:cs="ArialMT" w:eastAsia="Arial-BoldMT"/>
          <w:sz w:val="24"/>
          <w:szCs w:val="24"/>
        </w:rPr>
        <w:t xml:space="preserve">. The dipeptide formed from alanine and glycine is written as </w:t>
      </w:r>
      <w:r>
        <w:rPr>
          <w:rFonts w:cs="ArialMT" w:eastAsia="Arial-BoldMT"/>
          <w:b/>
          <w:sz w:val="24"/>
          <w:szCs w:val="24"/>
        </w:rPr>
        <w:t>ala-gly</w:t>
      </w:r>
      <w:r>
        <w:rPr>
          <w:rFonts w:cs="ArialMT" w:eastAsia="Arial-BoldMT"/>
          <w:sz w:val="24"/>
          <w:szCs w:val="24"/>
        </w:rPr>
        <w:t xml:space="preserve">. When many amino acids combine together, </w:t>
      </w:r>
      <w:r>
        <w:rPr>
          <w:rFonts w:cs="Arial-BoldMT" w:eastAsia="Arial-BoldMT"/>
          <w:b/>
          <w:bCs/>
          <w:sz w:val="24"/>
          <w:szCs w:val="24"/>
        </w:rPr>
        <w:t xml:space="preserve">polypeptides </w:t>
      </w:r>
      <w:r>
        <w:rPr>
          <w:rFonts w:cs="ArialMT" w:eastAsia="Arial-BoldMT"/>
          <w:sz w:val="24"/>
          <w:szCs w:val="24"/>
        </w:rPr>
        <w:t>will form. Hence,a</w:t>
      </w:r>
      <w:r>
        <w:rPr>
          <w:rFonts w:cs="Arial-BoldMT" w:eastAsia="Arial-BoldMT"/>
          <w:b/>
          <w:bCs/>
          <w:sz w:val="24"/>
          <w:szCs w:val="24"/>
        </w:rPr>
        <w:t xml:space="preserve">protein </w:t>
      </w:r>
      <w:r>
        <w:rPr>
          <w:rFonts w:cs="ArialMT" w:eastAsia="Arial-BoldMT"/>
          <w:sz w:val="24"/>
          <w:szCs w:val="24"/>
        </w:rPr>
        <w:t>is a combination of these polypeptides or long chains of amino acids. The primary structure of a protein is the order of the amino acid units in the protein. Ths is shown by denoting the amino acid by their three-letter abbreviations, separated by dash. The amino acid is on the left while the carboxyl group is on the right.</w:t>
      </w:r>
    </w:p>
    <w:p>
      <w:pPr>
        <w:pStyle w:val="style0"/>
        <w:autoSpaceDE w:val="false"/>
        <w:autoSpaceDN w:val="false"/>
        <w:adjustRightInd w:val="false"/>
        <w:spacing w:after="0" w:lineRule="auto" w:line="240"/>
        <w:ind w:left="720"/>
        <w:rPr>
          <w:rFonts w:cs="ArialMT" w:eastAsia="Arial-BoldMT"/>
          <w:sz w:val="24"/>
          <w:szCs w:val="24"/>
        </w:rPr>
      </w:pPr>
      <w:r>
        <w:rPr>
          <w:sz w:val="24"/>
          <w:szCs w:val="24"/>
        </w:rPr>
      </w:r>
      <w:r>
        <w:rPr>
          <w:sz w:val="24"/>
          <w:szCs w:val="24"/>
        </w:rPr>
      </w:r>
      <w:r>
        <w:rPr>
          <w:sz w:val="24"/>
          <w:szCs w:val="24"/>
        </w:rPr>
      </w:r>
      <w:r>
        <w:rPr>
          <w:sz w:val="24"/>
          <w:szCs w:val="24"/>
        </w:rPr>
        <w:object>
          <v:shape id="1082" type="#_x0000_t75" filled="f" stroked="f" style="margin-left:0.0pt;margin-top:0.0pt;width:423.0pt;height:108.75pt;mso-wrap-distance-left:0.0pt;mso-wrap-distance-right:0.0pt;visibility:visible;">
            <v:imagedata r:id="rId51" embosscolor="white" o:title=""/>
            <v:fill/>
          </v:shape>
          <o:OLEObject Type="EMBED" ProgID="CorelDRAW.Graphic.13" ShapeID="1082" DrawAspect="Content" ObjectID="0" r:id="rId52"/>
        </w:object>
      </w:r>
      <w:r>
        <w:rPr>
          <w:sz w:val="24"/>
          <w:szCs w:val="24"/>
        </w:rPr>
      </w: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b/>
          <w:spacing w:val="20"/>
          <w:sz w:val="24"/>
          <w:szCs w:val="24"/>
        </w:rPr>
      </w:pPr>
      <w:r>
        <w:rPr>
          <w:rFonts w:cs="ArialMT" w:eastAsia="Arial-BoldMT"/>
          <w:b/>
          <w:spacing w:val="20"/>
          <w:sz w:val="24"/>
          <w:szCs w:val="24"/>
        </w:rPr>
        <w:t>HYDROLYSIS OF PROTEIN</w:t>
      </w:r>
    </w:p>
    <w:p>
      <w:pPr>
        <w:pStyle w:val="style0"/>
        <w:autoSpaceDE w:val="false"/>
        <w:autoSpaceDN w:val="false"/>
        <w:adjustRightInd w:val="false"/>
        <w:spacing w:after="0" w:lineRule="auto" w:line="240"/>
        <w:rPr>
          <w:rFonts w:cs="ArialMT" w:eastAsia="Arial-BoldMT"/>
          <w:sz w:val="24"/>
          <w:szCs w:val="24"/>
        </w:rPr>
      </w:pPr>
      <w:r>
        <w:rPr>
          <w:rFonts w:cs="ArialMT" w:eastAsia="Arial-BoldMT"/>
          <w:sz w:val="24"/>
          <w:szCs w:val="24"/>
        </w:rPr>
        <w:t>When a protein is hydrolysed by mineral acids, the peptide linkages in the protein molecule are broken:</w:t>
      </w: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r>
        <w:rPr>
          <w:rFonts w:cs="ArialMT" w:eastAsia="Arial-BoldMT"/>
          <w:sz w:val="24"/>
          <w:szCs w:val="24"/>
        </w:rPr>
        <w:t>Complete hydrolysis result in constituent amino acids.</w:t>
      </w: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autoSpaceDE w:val="false"/>
        <w:autoSpaceDN w:val="false"/>
        <w:adjustRightInd w:val="false"/>
        <w:spacing w:after="0" w:lineRule="auto" w:line="240"/>
        <w:rPr>
          <w:rFonts w:cs="ArialMT" w:eastAsia="Arial-BoldMT"/>
          <w:sz w:val="24"/>
          <w:szCs w:val="24"/>
        </w:rPr>
      </w:pPr>
    </w:p>
    <w:p>
      <w:pPr>
        <w:pStyle w:val="style0"/>
        <w:spacing w:before="100" w:beforeAutospacing="true" w:after="100" w:afterAutospacing="true" w:lineRule="auto" w:line="240"/>
        <w:outlineLvl w:val="0"/>
        <w:rPr>
          <w:rFonts w:cs="Times New Roman" w:eastAsia="Times New Roman"/>
          <w:b/>
          <w:bCs/>
          <w:kern w:val="36"/>
          <w:sz w:val="24"/>
          <w:szCs w:val="24"/>
        </w:rPr>
      </w:pPr>
      <w:r>
        <w:rPr>
          <w:rFonts w:cs="Times New Roman" w:eastAsia="Times New Roman"/>
          <w:b/>
          <w:bCs/>
          <w:kern w:val="36"/>
          <w:sz w:val="24"/>
          <w:szCs w:val="24"/>
        </w:rPr>
        <w:t>POLYMER CHEMISTRY</w:t>
      </w:r>
    </w:p>
    <w:p>
      <w:pPr>
        <w:pStyle w:val="style157"/>
        <w:rPr>
          <w:sz w:val="24"/>
          <w:szCs w:val="24"/>
        </w:rPr>
      </w:pPr>
      <w:r>
        <w:rPr>
          <w:sz w:val="24"/>
          <w:szCs w:val="24"/>
        </w:rPr>
        <w:t>A polymer is defined as a large molecule(macromolecule) consisting of a large number of repeating smaller units(monomers) chemically linked together. Hence, large number of monomers form a polymer. The name polyethylene stems from the name of the monomer(ethylene) plus the prefix- poly meaning many. Sources of raw materials for obtaining monomers for polymer industries are petroleum(ethene,propene),coal(benzene,toluene etc.) and fermentation products(ethanol and some fatty acids).</w:t>
      </w:r>
    </w:p>
    <w:p>
      <w:pPr>
        <w:pStyle w:val="style157"/>
        <w:rPr>
          <w:b/>
          <w:bCs/>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CLASSIFICATION OF POLYMERS</m:t>
          </m:r>
        </m:oMath>
      </m:oMathPara>
    </w:p>
    <w:p>
      <w:pPr>
        <w:pStyle w:val="style0"/>
        <w:numPr>
          <w:ilvl w:val="0"/>
          <w:numId w:val="91"/>
        </w:numPr>
        <w:spacing w:before="100" w:beforeAutospacing="true" w:after="100" w:afterAutospacing="true" w:lineRule="auto" w:line="240"/>
        <w:outlineLvl w:val="0"/>
        <w:rPr>
          <w:rFonts w:cs="Times New Roman" w:eastAsia="Times New Roman"/>
          <w:b/>
          <w:bCs/>
          <w:kern w:val="36"/>
          <w:sz w:val="24"/>
          <w:szCs w:val="24"/>
        </w:rPr>
      </w:pPr>
      <w:r>
        <w:rPr>
          <w:rFonts w:cs="Times New Roman" w:eastAsia="Times New Roman"/>
          <w:bCs/>
          <w:kern w:val="36"/>
          <w:sz w:val="24"/>
          <w:szCs w:val="24"/>
        </w:rPr>
        <w:t>Natural polymers</w:t>
      </w:r>
    </w:p>
    <w:p>
      <w:pPr>
        <w:pStyle w:val="style0"/>
        <w:numPr>
          <w:ilvl w:val="0"/>
          <w:numId w:val="91"/>
        </w:numPr>
        <w:spacing w:before="100" w:beforeAutospacing="true" w:after="100" w:afterAutospacing="true" w:lineRule="auto" w:line="240"/>
        <w:outlineLvl w:val="0"/>
        <w:rPr>
          <w:rFonts w:cs="Times New Roman" w:eastAsia="Times New Roman"/>
          <w:b/>
          <w:bCs/>
          <w:kern w:val="36"/>
          <w:sz w:val="24"/>
          <w:szCs w:val="24"/>
        </w:rPr>
      </w:pPr>
      <w:r>
        <w:rPr>
          <w:rFonts w:cs="Times New Roman" w:eastAsia="Times New Roman"/>
          <w:bCs/>
          <w:kern w:val="36"/>
          <w:sz w:val="24"/>
          <w:szCs w:val="24"/>
        </w:rPr>
        <w:t>Synthetic polymers</w:t>
      </w:r>
    </w:p>
    <w:p>
      <w:pPr>
        <w:pStyle w:val="style157"/>
        <w:rPr>
          <w:b/>
          <w:sz w:val="24"/>
          <w:szCs w:val="24"/>
        </w:rPr>
      </w:pPr>
      <w:r>
        <w:rPr>
          <w:b/>
          <w:sz w:val="24"/>
          <w:szCs w:val="24"/>
        </w:rPr>
        <w:t>Natural polymers</w:t>
      </w:r>
    </w:p>
    <w:p>
      <w:pPr>
        <w:pStyle w:val="style157"/>
        <w:rPr>
          <w:sz w:val="24"/>
          <w:szCs w:val="24"/>
        </w:rPr>
      </w:pPr>
      <w:r>
        <w:rPr>
          <w:sz w:val="24"/>
          <w:szCs w:val="24"/>
        </w:rPr>
        <w:t>Natural polymers occur in plants in the form of cellulosic fibres, resins(gums); as starch in seeds and tubers in plants, in animals as proteins in the form of hair,skin and nails.</w:t>
      </w:r>
    </w:p>
    <w:p>
      <w:pPr>
        <w:pStyle w:val="style157"/>
        <w:rPr>
          <w:sz w:val="24"/>
          <w:szCs w:val="24"/>
        </w:rPr>
      </w:pPr>
    </w:p>
    <w:p>
      <w:pPr>
        <w:pStyle w:val="style157"/>
        <w:rPr>
          <w:b/>
          <w:sz w:val="24"/>
          <w:szCs w:val="24"/>
        </w:rPr>
      </w:pPr>
      <w:r>
        <w:rPr>
          <w:b/>
          <w:sz w:val="24"/>
          <w:szCs w:val="24"/>
        </w:rPr>
        <w:t>Synthetic polymers</w:t>
      </w:r>
    </w:p>
    <w:p>
      <w:pPr>
        <w:pStyle w:val="style157"/>
        <w:rPr>
          <w:sz w:val="24"/>
          <w:szCs w:val="24"/>
        </w:rPr>
      </w:pPr>
      <w:r>
        <w:rPr>
          <w:sz w:val="24"/>
          <w:szCs w:val="24"/>
        </w:rPr>
        <w:t>These are man-made polymers. They include polyethene,polypropene,polystyrene,polyvinyl chloride, nylon etc.</w:t>
      </w:r>
    </w:p>
    <w:p>
      <w:pPr>
        <w:pStyle w:val="style157"/>
        <w:rPr>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Some polymers and their uses</m:t>
          </m:r>
        </m:oMath>
      </m:oMathPara>
    </w:p>
    <w:tbl>
      <w:tblPr>
        <w:tblStyle w:val="style154"/>
        <w:tblW w:w="0" w:type="auto"/>
        <w:tblInd w:w="198" w:type="dxa"/>
        <w:tblLook w:val="04A0" w:firstRow="1" w:lastRow="0" w:firstColumn="1" w:lastColumn="0" w:noHBand="0" w:noVBand="1"/>
      </w:tblPr>
      <w:tblGrid>
        <w:gridCol w:w="4590"/>
        <w:gridCol w:w="4590"/>
      </w:tblGrid>
      <w:tr>
        <w:trPr/>
        <w:tc>
          <w:tcPr>
            <w:tcW w:w="4590" w:type="dxa"/>
            <w:tcBorders/>
          </w:tcPr>
          <w:p>
            <w:pPr>
              <w:pStyle w:val="style157"/>
              <w:rPr>
                <w:sz w:val="24"/>
                <w:szCs w:val="24"/>
              </w:rPr>
            </w:pPr>
            <w:r>
              <w:rPr>
                <w:sz w:val="24"/>
                <w:szCs w:val="24"/>
              </w:rPr>
              <w:t>Polymer</w:t>
            </w:r>
          </w:p>
          <w:p>
            <w:pPr>
              <w:pStyle w:val="style157"/>
              <w:rPr>
                <w:sz w:val="24"/>
                <w:szCs w:val="24"/>
              </w:rPr>
            </w:pPr>
          </w:p>
        </w:tc>
        <w:tc>
          <w:tcPr>
            <w:tcW w:w="4590" w:type="dxa"/>
            <w:tcBorders/>
          </w:tcPr>
          <w:p>
            <w:pPr>
              <w:pStyle w:val="style157"/>
              <w:rPr>
                <w:sz w:val="24"/>
                <w:szCs w:val="24"/>
              </w:rPr>
            </w:pPr>
            <w:r>
              <w:rPr>
                <w:sz w:val="24"/>
                <w:szCs w:val="24"/>
              </w:rPr>
              <w:t>Uses</w:t>
            </w:r>
          </w:p>
        </w:tc>
      </w:tr>
      <w:tr>
        <w:tblPrEx/>
        <w:trPr/>
        <w:tc>
          <w:tcPr>
            <w:tcW w:w="4590" w:type="dxa"/>
            <w:tcBorders/>
          </w:tcPr>
          <w:p>
            <w:pPr>
              <w:pStyle w:val="style157"/>
              <w:rPr>
                <w:sz w:val="24"/>
                <w:szCs w:val="24"/>
              </w:rPr>
            </w:pPr>
            <w:r>
              <w:rPr>
                <w:sz w:val="24"/>
                <w:szCs w:val="24"/>
              </w:rPr>
              <w:t>polystyrene</w:t>
            </w:r>
          </w:p>
        </w:tc>
        <w:tc>
          <w:tcPr>
            <w:tcW w:w="4590" w:type="dxa"/>
            <w:tcBorders/>
          </w:tcPr>
          <w:p>
            <w:pPr>
              <w:pStyle w:val="style157"/>
              <w:rPr>
                <w:sz w:val="24"/>
                <w:szCs w:val="24"/>
              </w:rPr>
            </w:pPr>
            <w:r>
              <w:rPr>
                <w:sz w:val="24"/>
                <w:szCs w:val="24"/>
              </w:rPr>
              <w:t>Kitchen, housewares,Radio and TV parts.</w:t>
            </w:r>
          </w:p>
        </w:tc>
      </w:tr>
      <w:tr>
        <w:tblPrEx/>
        <w:trPr/>
        <w:tc>
          <w:tcPr>
            <w:tcW w:w="4590" w:type="dxa"/>
            <w:tcBorders/>
          </w:tcPr>
          <w:p>
            <w:pPr>
              <w:pStyle w:val="style157"/>
              <w:rPr>
                <w:sz w:val="24"/>
                <w:szCs w:val="24"/>
              </w:rPr>
            </w:pPr>
            <w:r>
              <w:rPr>
                <w:sz w:val="24"/>
                <w:szCs w:val="24"/>
              </w:rPr>
              <w:t>Nylon</w:t>
            </w:r>
          </w:p>
          <w:p>
            <w:pPr>
              <w:pStyle w:val="style157"/>
              <w:rPr>
                <w:sz w:val="24"/>
                <w:szCs w:val="24"/>
              </w:rPr>
            </w:pPr>
          </w:p>
        </w:tc>
        <w:tc>
          <w:tcPr>
            <w:tcW w:w="4590" w:type="dxa"/>
            <w:tcBorders/>
          </w:tcPr>
          <w:p>
            <w:pPr>
              <w:pStyle w:val="style157"/>
              <w:rPr>
                <w:sz w:val="24"/>
                <w:szCs w:val="24"/>
              </w:rPr>
            </w:pPr>
            <w:r>
              <w:rPr>
                <w:sz w:val="24"/>
                <w:szCs w:val="24"/>
              </w:rPr>
              <w:t>Gears,rope, textile.</w:t>
            </w:r>
          </w:p>
        </w:tc>
      </w:tr>
      <w:tr>
        <w:tblPrEx/>
        <w:trPr/>
        <w:tc>
          <w:tcPr>
            <w:tcW w:w="4590" w:type="dxa"/>
            <w:tcBorders/>
          </w:tcPr>
          <w:p>
            <w:pPr>
              <w:pStyle w:val="style157"/>
              <w:rPr>
                <w:sz w:val="24"/>
                <w:szCs w:val="24"/>
              </w:rPr>
            </w:pPr>
            <w:r>
              <w:rPr>
                <w:sz w:val="24"/>
                <w:szCs w:val="24"/>
              </w:rPr>
              <w:t>Polyethene</w:t>
            </w:r>
          </w:p>
          <w:p>
            <w:pPr>
              <w:pStyle w:val="style157"/>
              <w:rPr>
                <w:sz w:val="24"/>
                <w:szCs w:val="24"/>
              </w:rPr>
            </w:pPr>
          </w:p>
        </w:tc>
        <w:tc>
          <w:tcPr>
            <w:tcW w:w="4590" w:type="dxa"/>
            <w:tcBorders/>
          </w:tcPr>
          <w:p>
            <w:pPr>
              <w:pStyle w:val="style157"/>
              <w:rPr>
                <w:sz w:val="24"/>
                <w:szCs w:val="24"/>
              </w:rPr>
            </w:pPr>
            <w:r>
              <w:rPr>
                <w:sz w:val="24"/>
                <w:szCs w:val="24"/>
              </w:rPr>
              <w:t>Squeezable bottles,wrapping materials,electricalinsulators.</w:t>
            </w:r>
          </w:p>
        </w:tc>
      </w:tr>
      <w:tr>
        <w:tblPrEx/>
        <w:trPr/>
        <w:tc>
          <w:tcPr>
            <w:tcW w:w="4590" w:type="dxa"/>
            <w:tcBorders/>
          </w:tcPr>
          <w:p>
            <w:pPr>
              <w:pStyle w:val="style157"/>
              <w:rPr>
                <w:sz w:val="24"/>
                <w:szCs w:val="24"/>
              </w:rPr>
            </w:pPr>
            <w:r>
              <w:rPr>
                <w:sz w:val="24"/>
                <w:szCs w:val="24"/>
              </w:rPr>
              <w:t>Polyurethane</w:t>
            </w:r>
          </w:p>
          <w:p>
            <w:pPr>
              <w:pStyle w:val="style157"/>
              <w:rPr>
                <w:sz w:val="24"/>
                <w:szCs w:val="24"/>
              </w:rPr>
            </w:pPr>
          </w:p>
        </w:tc>
        <w:tc>
          <w:tcPr>
            <w:tcW w:w="4590" w:type="dxa"/>
            <w:tcBorders/>
          </w:tcPr>
          <w:p>
            <w:pPr>
              <w:pStyle w:val="style157"/>
              <w:rPr>
                <w:sz w:val="24"/>
                <w:szCs w:val="24"/>
              </w:rPr>
            </w:pPr>
            <w:r>
              <w:rPr>
                <w:sz w:val="24"/>
                <w:szCs w:val="24"/>
              </w:rPr>
              <w:t>Foam cushions,adhesives,bearings.</w:t>
            </w:r>
          </w:p>
        </w:tc>
      </w:tr>
      <w:tr>
        <w:tblPrEx/>
        <w:trPr/>
        <w:tc>
          <w:tcPr>
            <w:tcW w:w="4590" w:type="dxa"/>
            <w:tcBorders/>
          </w:tcPr>
          <w:p>
            <w:pPr>
              <w:pStyle w:val="style157"/>
              <w:rPr>
                <w:sz w:val="24"/>
                <w:szCs w:val="24"/>
              </w:rPr>
            </w:pPr>
            <w:r>
              <w:rPr>
                <w:sz w:val="24"/>
                <w:szCs w:val="24"/>
              </w:rPr>
              <w:t>Polyvinyl chloride</w:t>
            </w:r>
          </w:p>
          <w:p>
            <w:pPr>
              <w:pStyle w:val="style157"/>
              <w:rPr>
                <w:sz w:val="24"/>
                <w:szCs w:val="24"/>
              </w:rPr>
            </w:pPr>
          </w:p>
        </w:tc>
        <w:tc>
          <w:tcPr>
            <w:tcW w:w="4590" w:type="dxa"/>
            <w:tcBorders/>
          </w:tcPr>
          <w:p>
            <w:pPr>
              <w:pStyle w:val="style157"/>
              <w:rPr>
                <w:sz w:val="24"/>
                <w:szCs w:val="24"/>
              </w:rPr>
            </w:pPr>
            <w:r>
              <w:rPr>
                <w:sz w:val="24"/>
                <w:szCs w:val="24"/>
              </w:rPr>
              <w:t>Rain coat,gloves,radio components.</w:t>
            </w:r>
          </w:p>
        </w:tc>
      </w:tr>
      <w:tr>
        <w:tblPrEx/>
        <w:trPr/>
        <w:tc>
          <w:tcPr>
            <w:tcW w:w="4590" w:type="dxa"/>
            <w:tcBorders/>
          </w:tcPr>
          <w:p>
            <w:pPr>
              <w:pStyle w:val="style157"/>
              <w:rPr>
                <w:sz w:val="24"/>
                <w:szCs w:val="24"/>
              </w:rPr>
            </w:pPr>
            <w:r>
              <w:rPr>
                <w:sz w:val="24"/>
                <w:szCs w:val="24"/>
              </w:rPr>
              <w:t>Polypropene</w:t>
            </w:r>
          </w:p>
          <w:p>
            <w:pPr>
              <w:pStyle w:val="style157"/>
              <w:rPr>
                <w:sz w:val="24"/>
                <w:szCs w:val="24"/>
              </w:rPr>
            </w:pPr>
          </w:p>
        </w:tc>
        <w:tc>
          <w:tcPr>
            <w:tcW w:w="4590" w:type="dxa"/>
            <w:tcBorders/>
          </w:tcPr>
          <w:p>
            <w:pPr>
              <w:pStyle w:val="style157"/>
              <w:rPr>
                <w:sz w:val="24"/>
                <w:szCs w:val="24"/>
              </w:rPr>
            </w:pPr>
            <w:r>
              <w:rPr>
                <w:sz w:val="24"/>
                <w:szCs w:val="24"/>
              </w:rPr>
              <w:t>Safety helmets,pipes and fittings.</w:t>
            </w:r>
          </w:p>
        </w:tc>
      </w:tr>
      <w:tr>
        <w:tblPrEx/>
        <w:trPr/>
        <w:tc>
          <w:tcPr>
            <w:tcW w:w="4590" w:type="dxa"/>
            <w:tcBorders/>
          </w:tcPr>
          <w:p>
            <w:pPr>
              <w:pStyle w:val="style157"/>
              <w:rPr>
                <w:sz w:val="24"/>
                <w:szCs w:val="24"/>
              </w:rPr>
            </w:pPr>
            <w:r>
              <w:rPr>
                <w:sz w:val="24"/>
                <w:szCs w:val="24"/>
              </w:rPr>
              <w:t>Natural rubber</w:t>
            </w:r>
          </w:p>
        </w:tc>
        <w:tc>
          <w:tcPr>
            <w:tcW w:w="4590" w:type="dxa"/>
            <w:tcBorders/>
          </w:tcPr>
          <w:p>
            <w:pPr>
              <w:pStyle w:val="style157"/>
              <w:rPr>
                <w:sz w:val="24"/>
                <w:szCs w:val="24"/>
              </w:rPr>
            </w:pPr>
            <w:r>
              <w:rPr>
                <w:sz w:val="24"/>
                <w:szCs w:val="24"/>
              </w:rPr>
              <w:t>Commercial vehicle tyres,dock fenders,adhesives.</w:t>
            </w:r>
          </w:p>
        </w:tc>
      </w:tr>
      <w:tr>
        <w:tblPrEx/>
        <w:trPr/>
        <w:tc>
          <w:tcPr>
            <w:tcW w:w="4590" w:type="dxa"/>
            <w:tcBorders/>
          </w:tcPr>
          <w:p>
            <w:pPr>
              <w:pStyle w:val="style157"/>
              <w:rPr>
                <w:sz w:val="24"/>
                <w:szCs w:val="24"/>
              </w:rPr>
            </w:pPr>
            <w:r>
              <w:rPr>
                <w:sz w:val="24"/>
                <w:szCs w:val="24"/>
              </w:rPr>
              <w:t>Cellulose nitrate</w:t>
            </w:r>
          </w:p>
        </w:tc>
        <w:tc>
          <w:tcPr>
            <w:tcW w:w="4590" w:type="dxa"/>
            <w:tcBorders/>
          </w:tcPr>
          <w:p>
            <w:pPr>
              <w:pStyle w:val="style157"/>
              <w:rPr>
                <w:sz w:val="24"/>
                <w:szCs w:val="24"/>
              </w:rPr>
            </w:pPr>
            <w:r>
              <w:rPr>
                <w:sz w:val="24"/>
                <w:szCs w:val="24"/>
              </w:rPr>
              <w:t>Cutlery handles,fountain pens,spectacle frames,piano keys,toilet-seats.</w:t>
            </w:r>
          </w:p>
        </w:tc>
      </w:tr>
    </w:tbl>
    <w:p>
      <w:pPr>
        <w:pStyle w:val="style157"/>
        <w:rPr>
          <w:sz w:val="24"/>
          <w:szCs w:val="24"/>
        </w:rPr>
      </w:pPr>
    </w:p>
    <w:p>
      <w:pPr>
        <w:pStyle w:val="style157"/>
        <w:rPr>
          <w:sz w:val="24"/>
          <w:szCs w:val="24"/>
        </w:rPr>
      </w:pPr>
    </w:p>
    <w:p>
      <w:pPr>
        <w:pStyle w:val="style157"/>
        <w:rPr>
          <w:rFonts w:ascii="Cambria Math" w:hAnsi="Cambria Math"/>
          <w:b/>
          <w:bCs/>
          <w:sz w:val="24"/>
          <w:szCs w:val="24"/>
        </w:rPr>
      </w:pPr>
    </w:p>
    <w:p>
      <w:pPr>
        <w:pStyle w:val="style157"/>
        <w:rPr>
          <w:rFonts w:ascii="Cambria Math" w:hAnsi="Cambria Math"/>
          <w:b/>
          <w:bCs/>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Differences between natural and synthetic polymers</m:t>
          </m:r>
        </m:oMath>
      </m:oMathPara>
    </w:p>
    <w:tbl>
      <w:tblPr>
        <w:tblStyle w:val="style154"/>
        <w:tblW w:w="0" w:type="auto"/>
        <w:tblInd w:w="198" w:type="dxa"/>
        <w:tblLook w:val="04A0" w:firstRow="1" w:lastRow="0" w:firstColumn="1" w:lastColumn="0" w:noHBand="0" w:noVBand="1"/>
      </w:tblPr>
      <w:tblGrid>
        <w:gridCol w:w="4590"/>
        <w:gridCol w:w="4590"/>
      </w:tblGrid>
      <w:tr>
        <w:trPr/>
        <w:tc>
          <w:tcPr>
            <w:tcW w:w="4590" w:type="dxa"/>
            <w:tcBorders/>
          </w:tcPr>
          <w:p>
            <w:pPr>
              <w:pStyle w:val="style157"/>
              <w:rPr>
                <w:sz w:val="24"/>
                <w:szCs w:val="24"/>
              </w:rPr>
            </w:pPr>
            <w:r>
              <w:rPr>
                <w:sz w:val="24"/>
                <w:szCs w:val="24"/>
              </w:rPr>
              <w:t>Natural Polymers</w:t>
            </w:r>
          </w:p>
        </w:tc>
        <w:tc>
          <w:tcPr>
            <w:tcW w:w="4590" w:type="dxa"/>
            <w:tcBorders/>
          </w:tcPr>
          <w:p>
            <w:pPr>
              <w:pStyle w:val="style157"/>
              <w:rPr>
                <w:sz w:val="24"/>
                <w:szCs w:val="24"/>
              </w:rPr>
            </w:pPr>
            <w:r>
              <w:rPr>
                <w:sz w:val="24"/>
                <w:szCs w:val="24"/>
              </w:rPr>
              <w:t>Synthetic Polymers</w:t>
            </w:r>
          </w:p>
        </w:tc>
      </w:tr>
      <w:tr>
        <w:tblPrEx/>
        <w:trPr/>
        <w:tc>
          <w:tcPr>
            <w:tcW w:w="4590" w:type="dxa"/>
            <w:tcBorders/>
          </w:tcPr>
          <w:p>
            <w:pPr>
              <w:pStyle w:val="style157"/>
              <w:numPr>
                <w:ilvl w:val="0"/>
                <w:numId w:val="86"/>
              </w:numPr>
              <w:rPr>
                <w:sz w:val="24"/>
                <w:szCs w:val="24"/>
              </w:rPr>
            </w:pPr>
            <w:r>
              <w:rPr>
                <w:sz w:val="24"/>
                <w:szCs w:val="24"/>
              </w:rPr>
              <w:t>They have complex structures.</w:t>
            </w:r>
          </w:p>
        </w:tc>
        <w:tc>
          <w:tcPr>
            <w:tcW w:w="4590" w:type="dxa"/>
            <w:tcBorders/>
          </w:tcPr>
          <w:p>
            <w:pPr>
              <w:pStyle w:val="style157"/>
              <w:numPr>
                <w:ilvl w:val="0"/>
                <w:numId w:val="86"/>
              </w:numPr>
              <w:rPr>
                <w:sz w:val="24"/>
                <w:szCs w:val="24"/>
              </w:rPr>
            </w:pPr>
            <w:r>
              <w:rPr>
                <w:sz w:val="24"/>
                <w:szCs w:val="24"/>
              </w:rPr>
              <w:t>Simple structures(linear,branched, or cross-linked).</w:t>
            </w:r>
          </w:p>
        </w:tc>
      </w:tr>
      <w:tr>
        <w:tblPrEx/>
        <w:trPr/>
        <w:tc>
          <w:tcPr>
            <w:tcW w:w="4590" w:type="dxa"/>
            <w:tcBorders/>
          </w:tcPr>
          <w:p>
            <w:pPr>
              <w:pStyle w:val="style157"/>
              <w:numPr>
                <w:ilvl w:val="0"/>
                <w:numId w:val="86"/>
              </w:numPr>
              <w:rPr>
                <w:sz w:val="24"/>
                <w:szCs w:val="24"/>
              </w:rPr>
            </w:pPr>
            <w:r>
              <w:rPr>
                <w:sz w:val="24"/>
                <w:szCs w:val="24"/>
              </w:rPr>
              <w:t>Have infinite molar mass.</w:t>
            </w:r>
          </w:p>
        </w:tc>
        <w:tc>
          <w:tcPr>
            <w:tcW w:w="4590" w:type="dxa"/>
            <w:tcBorders/>
          </w:tcPr>
          <w:p>
            <w:pPr>
              <w:pStyle w:val="style157"/>
              <w:numPr>
                <w:ilvl w:val="0"/>
                <w:numId w:val="86"/>
              </w:numPr>
              <w:rPr>
                <w:sz w:val="24"/>
                <w:szCs w:val="24"/>
              </w:rPr>
            </w:pPr>
            <w:r>
              <w:rPr>
                <w:sz w:val="24"/>
                <w:szCs w:val="24"/>
              </w:rPr>
              <w:t>Have finite molar mass.</w:t>
            </w:r>
          </w:p>
        </w:tc>
      </w:tr>
      <w:tr>
        <w:tblPrEx/>
        <w:trPr/>
        <w:tc>
          <w:tcPr>
            <w:tcW w:w="4590" w:type="dxa"/>
            <w:tcBorders/>
          </w:tcPr>
          <w:p>
            <w:pPr>
              <w:pStyle w:val="style157"/>
              <w:numPr>
                <w:ilvl w:val="0"/>
                <w:numId w:val="86"/>
              </w:numPr>
              <w:rPr>
                <w:sz w:val="24"/>
                <w:szCs w:val="24"/>
              </w:rPr>
            </w:pPr>
            <w:r>
              <w:rPr>
                <w:sz w:val="24"/>
                <w:szCs w:val="24"/>
              </w:rPr>
              <w:t>Insoluble in most solvents but may be softened.</w:t>
            </w:r>
          </w:p>
        </w:tc>
        <w:tc>
          <w:tcPr>
            <w:tcW w:w="4590" w:type="dxa"/>
            <w:tcBorders/>
          </w:tcPr>
          <w:p>
            <w:pPr>
              <w:pStyle w:val="style157"/>
              <w:numPr>
                <w:ilvl w:val="0"/>
                <w:numId w:val="86"/>
              </w:numPr>
              <w:rPr>
                <w:sz w:val="24"/>
                <w:szCs w:val="24"/>
              </w:rPr>
            </w:pPr>
            <w:r>
              <w:rPr>
                <w:sz w:val="24"/>
                <w:szCs w:val="24"/>
              </w:rPr>
              <w:t>Dissolved in some organic solvents.</w:t>
            </w:r>
          </w:p>
        </w:tc>
      </w:tr>
      <w:tr>
        <w:tblPrEx/>
        <w:trPr/>
        <w:tc>
          <w:tcPr>
            <w:tcW w:w="4590" w:type="dxa"/>
            <w:tcBorders/>
          </w:tcPr>
          <w:p>
            <w:pPr>
              <w:pStyle w:val="style157"/>
              <w:numPr>
                <w:ilvl w:val="0"/>
                <w:numId w:val="86"/>
              </w:numPr>
              <w:rPr>
                <w:sz w:val="24"/>
                <w:szCs w:val="24"/>
              </w:rPr>
            </w:pPr>
            <w:r>
              <w:rPr>
                <w:sz w:val="24"/>
                <w:szCs w:val="24"/>
              </w:rPr>
              <w:t>They are thermoset(become infusible on application of heat because they are highly cross-linked).</w:t>
            </w:r>
          </w:p>
        </w:tc>
        <w:tc>
          <w:tcPr>
            <w:tcW w:w="4590" w:type="dxa"/>
            <w:tcBorders/>
          </w:tcPr>
          <w:p>
            <w:pPr>
              <w:pStyle w:val="style157"/>
              <w:numPr>
                <w:ilvl w:val="0"/>
                <w:numId w:val="86"/>
              </w:numPr>
              <w:rPr>
                <w:sz w:val="24"/>
                <w:szCs w:val="24"/>
              </w:rPr>
            </w:pPr>
            <w:r>
              <w:rPr>
                <w:sz w:val="24"/>
                <w:szCs w:val="24"/>
              </w:rPr>
              <w:t>They are thermoplastic(melt when heated).</w:t>
            </w:r>
          </w:p>
        </w:tc>
      </w:tr>
    </w:tbl>
    <w:p>
      <w:pPr>
        <w:pStyle w:val="style157"/>
        <w:rPr>
          <w:sz w:val="24"/>
          <w:szCs w:val="24"/>
        </w:rPr>
      </w:pPr>
    </w:p>
    <w:p>
      <w:pPr>
        <w:pStyle w:val="style157"/>
        <w:rPr>
          <w:sz w:val="24"/>
          <w:szCs w:val="24"/>
        </w:rPr>
      </w:pPr>
    </w:p>
    <w:p>
      <w:pPr>
        <w:pStyle w:val="style157"/>
        <w:rPr>
          <w:b/>
          <w:sz w:val="24"/>
          <w:szCs w:val="24"/>
        </w:rPr>
      </w:pPr>
      <w:r>
        <w:rPr>
          <w:b/>
          <w:sz w:val="24"/>
          <w:szCs w:val="24"/>
        </w:rPr>
        <w:t>NATURAL RUBBER</w:t>
      </w:r>
    </w:p>
    <w:p>
      <w:pPr>
        <w:pStyle w:val="style157"/>
        <w:rPr>
          <w:sz w:val="24"/>
          <w:szCs w:val="24"/>
        </w:rPr>
      </w:pPr>
      <w:r>
        <w:rPr>
          <w:sz w:val="24"/>
          <w:szCs w:val="24"/>
        </w:rPr>
        <w:t xml:space="preserve">This is a high-molecular-weight polymer of isoprene. The outstanding source of natural rubber is the tree called </w:t>
      </w:r>
      <m:oMath>
        <m:r>
          <m:rPr>
            <m:sty m:val="p"/>
          </m:rPr>
          <w:rPr>
            <w:rFonts w:ascii="Cambria Math" w:hAnsi="Cambria Math"/>
            <w:sz w:val="24"/>
            <w:szCs w:val="24"/>
          </w:rPr>
          <m:t>Hevea brasiliensis.</m:t>
        </m:r>
      </m:oMath>
      <w:r>
        <w:rPr>
          <w:sz w:val="24"/>
          <w:szCs w:val="24"/>
        </w:rPr>
        <w:t xml:space="preserve"> Rubber is obtained from a latex that exudes from the bark of the Hevea tree when it is cut.</w:t>
      </w:r>
    </w:p>
    <w:p>
      <w:pPr>
        <w:pStyle w:val="style157"/>
        <w:rPr>
          <w:sz w:val="24"/>
          <w:szCs w:val="24"/>
        </w:rPr>
      </w:pPr>
    </w:p>
    <w:p>
      <w:pPr>
        <w:pStyle w:val="style157"/>
        <w:rPr>
          <w:b/>
          <w:bCs/>
          <w:sz w:val="24"/>
          <w:szCs w:val="24"/>
        </w:rPr>
      </w:pPr>
      <w:r>
        <w:rPr>
          <w:b/>
          <w:bCs/>
          <w:sz w:val="24"/>
          <w:szCs w:val="24"/>
        </w:rPr>
        <w:t>VULCANIZATION OF RUBBER</w:t>
      </w:r>
    </w:p>
    <w:p>
      <w:pPr>
        <w:pStyle w:val="style157"/>
        <w:rPr>
          <w:i/>
          <w:iCs/>
          <w:sz w:val="24"/>
          <w:szCs w:val="24"/>
          <w:highlight w:val="none"/>
        </w:rPr>
      </w:pPr>
      <m:oMathPara>
        <m:oMath>
          <m:r>
            <m:rPr>
              <m:sty m:val="p"/>
            </m:rPr>
            <w:rPr>
              <w:rFonts w:ascii="Cambria Math" w:hAnsi="Cambria Math"/>
              <w:i/>
              <w:iCs/>
              <w:sz w:val="24"/>
              <w:szCs w:val="24"/>
              <w:highlight w:val="none"/>
            </w:rPr>
            <m:t xml:space="preserve">This is the cross linking of rubber with sulphur. or the heating of rubber with </m:t>
          </m:r>
        </m:oMath>
      </m:oMathPara>
    </w:p>
    <w:p>
      <w:pPr>
        <w:pStyle w:val="style157"/>
        <w:rPr>
          <w:sz w:val="24"/>
          <w:szCs w:val="24"/>
        </w:rPr>
      </w:pPr>
      <m:oMath>
        <m:r>
          <m:rPr>
            <m:sty m:val="p"/>
          </m:rPr>
          <w:rPr>
            <w:rFonts w:ascii="Cambria Math" w:hAnsi="Cambria Math"/>
            <w:i/>
            <w:iCs/>
            <w:sz w:val="24"/>
            <w:szCs w:val="24"/>
            <w:highlight w:val="none"/>
          </w:rPr>
          <m:t>small amounts of sulphur.</m:t>
        </m:r>
      </m:oMath>
      <w:r>
        <w:rPr>
          <w:sz w:val="24"/>
          <w:szCs w:val="24"/>
        </w:rPr>
        <w:t>Although vulcanization takes place when heating rubber with sulphur alone,the process is relatively slow. It can be speeded by the addition of small amount of zinc oxide(activator or accelerator).Vulcanization with sulphur present takes place when 0.5-5 parts(by weight) of sulphur is combined with 100 parts of rubber. If the reactions are allowed to continue until considerably more sulphur has combine(say 30-50 parts per 100 parts rubber), a rigid,nonelastomeric plasic known as hard rubber or ebonite is formed. Vulcanization hardens the rubber,makes it to be tough,more elastic and improves the tensile strength of the rubber.</w:t>
      </w:r>
    </w:p>
    <w:p>
      <w:pPr>
        <w:pStyle w:val="style157"/>
        <w:rPr>
          <w:sz w:val="24"/>
          <w:szCs w:val="24"/>
        </w:rPr>
      </w:pPr>
    </w:p>
    <w:p>
      <w:pPr>
        <w:pStyle w:val="style157"/>
        <w:rPr>
          <w:sz w:val="24"/>
          <w:szCs w:val="24"/>
        </w:rPr>
      </w:pPr>
      <w:r>
        <w:rPr>
          <w:sz w:val="24"/>
          <w:szCs w:val="24"/>
        </w:rPr>
      </w:r>
      <w:r>
        <w:rPr>
          <w:sz w:val="24"/>
          <w:szCs w:val="24"/>
        </w:rPr>
      </w:r>
      <w:r>
        <w:rPr>
          <w:sz w:val="24"/>
          <w:szCs w:val="24"/>
        </w:rPr>
      </w:r>
      <w:r>
        <w:rPr>
          <w:sz w:val="24"/>
          <w:szCs w:val="24"/>
        </w:rPr>
        <w:object>
          <v:shape id="1084" type="#_x0000_t75" filled="f" stroked="f" style="margin-left:0.0pt;margin-top:0.0pt;width:181.5pt;height:141.0pt;mso-wrap-distance-left:0.0pt;mso-wrap-distance-right:0.0pt;visibility:visible;">
            <v:imagedata r:id="rId53" embosscolor="white" o:title=""/>
            <v:fill/>
          </v:shape>
          <o:OLEObject Type="EMBED" ProgID="CorelDRAW.Graphic.13" ShapeID="1084" DrawAspect="Content" ObjectID="0" r:id="rId54"/>
        </w:object>
      </w:r>
      <w:r>
        <w:rPr>
          <w:sz w:val="24"/>
          <w:szCs w:val="24"/>
        </w:rPr>
      </w:r>
    </w:p>
    <w:p>
      <w:pPr>
        <w:pStyle w:val="style157"/>
        <w:rPr>
          <w:sz w:val="24"/>
          <w:szCs w:val="24"/>
        </w:rPr>
      </w:pPr>
    </w:p>
    <w:p>
      <w:pPr>
        <w:pStyle w:val="style157"/>
        <w:rPr>
          <w:sz w:val="24"/>
          <w:szCs w:val="24"/>
        </w:rPr>
      </w:pPr>
      <w:r>
        <w:rPr>
          <w:sz w:val="24"/>
          <w:szCs w:val="24"/>
        </w:rPr>
        <w:t>N/B: Polymers that are elastic are sometimes called elastomers. Cross linking of rubber with sulphur(vulcanization) makes the rubber to be strong,durable and of great elasticity.In the process of vulcanization,the added sulphur allow C-H bonds to be broken and replaced by C-S bonds.</w:t>
      </w:r>
    </w:p>
    <w:p>
      <w:pPr>
        <w:pStyle w:val="style157"/>
        <w:rPr>
          <w:b/>
          <w:bCs/>
          <w:sz w:val="24"/>
          <w:szCs w:val="24"/>
        </w:rPr>
      </w:pPr>
    </w:p>
    <w:p>
      <w:pPr>
        <w:pStyle w:val="style157"/>
        <w:rPr>
          <w:rFonts w:ascii="Cambria Math" w:hAnsi="Cambria Math"/>
          <w:b/>
          <w:bCs/>
          <w:sz w:val="24"/>
          <w:szCs w:val="24"/>
          <w:highlight w:val="none"/>
        </w:rPr>
      </w:pPr>
      <m:oMathPara>
        <m:oMathParaPr>
          <m:jc m:val="left"/>
        </m:oMathParaPr>
        <m:oMath>
          <m:r>
            <m:rPr>
              <m:sty m:val="p"/>
            </m:rPr>
            <w:rPr>
              <w:rFonts w:ascii="Cambria Math" w:hAnsi="Cambria Math"/>
              <w:b/>
              <w:bCs/>
              <w:sz w:val="24"/>
              <w:szCs w:val="24"/>
              <w:highlight w:val="none"/>
            </w:rPr>
            <m:t>POLYMERIZATION</m:t>
          </m:r>
        </m:oMath>
      </m:oMathPara>
    </w:p>
    <w:p>
      <w:pPr>
        <w:pStyle w:val="style157"/>
        <w:rPr>
          <w:sz w:val="24"/>
          <w:szCs w:val="24"/>
        </w:rPr>
      </w:pPr>
      <w:r>
        <w:rPr>
          <w:sz w:val="24"/>
          <w:szCs w:val="24"/>
        </w:rPr>
        <w:t>This is the joining together of two or more smaller and simpler molecules of similar or different types with or without the elimination of water. The polymer formed has a large molecular mass.</w:t>
      </w:r>
    </w:p>
    <w:p>
      <w:pPr>
        <w:pStyle w:val="style157"/>
        <w:rPr>
          <w:b/>
          <w:bCs/>
          <w:sz w:val="24"/>
          <w:szCs w:val="24"/>
        </w:rPr>
      </w:pPr>
    </w:p>
    <w:p>
      <w:pPr>
        <w:pStyle w:val="style157"/>
        <w:rPr>
          <w:b/>
          <w:bCs/>
          <w:sz w:val="24"/>
          <w:szCs w:val="24"/>
          <w:u w:val="dash"/>
        </w:rPr>
      </w:pPr>
      <w:r>
        <w:rPr>
          <w:b/>
          <w:bCs/>
          <w:sz w:val="24"/>
          <w:szCs w:val="24"/>
          <w:u w:val="dash"/>
        </w:rPr>
        <w:t>TYPES OF POLYMERIZATION</w:t>
      </w:r>
    </w:p>
    <w:p>
      <w:pPr>
        <w:pStyle w:val="style157"/>
        <w:numPr>
          <w:ilvl w:val="0"/>
          <w:numId w:val="92"/>
        </w:numPr>
        <w:rPr>
          <w:sz w:val="24"/>
          <w:szCs w:val="24"/>
        </w:rPr>
      </w:pPr>
      <w:r>
        <w:rPr>
          <w:b/>
          <w:bCs/>
          <w:sz w:val="24"/>
          <w:szCs w:val="24"/>
        </w:rPr>
        <w:t>Addition Polymerization:</w:t>
      </w:r>
      <w:r>
        <w:rPr>
          <w:sz w:val="24"/>
          <w:szCs w:val="24"/>
        </w:rPr>
        <w:t>The process of forming polymer by linking together many molecules by addition reaction without removal of water or small molecules. Examples of addition polymers include polyethene(PE),polypropene(PP),polyvinyl chloride(PVC),  polyvinyl acetate(PVA),polystyrene(PS) etc.</w:t>
      </w:r>
    </w:p>
    <w:p>
      <w:pPr>
        <w:pStyle w:val="style157"/>
        <w:rPr>
          <w:sz w:val="24"/>
          <w:szCs w:val="24"/>
        </w:rPr>
      </w:pPr>
      <w:r>
        <w:rPr>
          <w:sz w:val="24"/>
          <w:szCs w:val="24"/>
        </w:rPr>
      </w:r>
      <w:r>
        <w:rPr>
          <w:sz w:val="24"/>
          <w:szCs w:val="24"/>
        </w:rPr>
      </w:r>
      <w:r>
        <w:rPr>
          <w:sz w:val="24"/>
          <w:szCs w:val="24"/>
        </w:rPr>
      </w:r>
      <w:r>
        <w:rPr>
          <w:sz w:val="24"/>
          <w:szCs w:val="24"/>
        </w:rPr>
        <w:object>
          <v:shape id="1086" type="#_x0000_t75" filled="f" stroked="f" style="margin-left:0.0pt;margin-top:0.0pt;width:405.75pt;height:51.75pt;mso-wrap-distance-left:0.0pt;mso-wrap-distance-right:0.0pt;visibility:visible;">
            <v:imagedata r:id="rId55" embosscolor="white" o:title=""/>
            <v:fill/>
          </v:shape>
          <o:OLEObject Type="EMBED" ProgID="CorelDRAW.Graphic.13" ShapeID="1086" DrawAspect="Content" ObjectID="0" r:id="rId56"/>
        </w:object>
      </w:r>
      <w:r>
        <w:rPr>
          <w:sz w:val="24"/>
          <w:szCs w:val="24"/>
        </w:rPr>
      </w:r>
    </w:p>
    <w:p>
      <w:pPr>
        <w:pStyle w:val="style157"/>
        <w:rPr>
          <w:b/>
          <w:bCs/>
          <w:sz w:val="24"/>
          <w:szCs w:val="24"/>
        </w:rPr>
      </w:pPr>
    </w:p>
    <w:p>
      <w:pPr>
        <w:pStyle w:val="style157"/>
        <w:numPr>
          <w:ilvl w:val="0"/>
          <w:numId w:val="92"/>
        </w:numPr>
        <w:rPr>
          <w:sz w:val="24"/>
          <w:szCs w:val="24"/>
        </w:rPr>
      </w:pPr>
      <w:r>
        <w:rPr>
          <w:b/>
          <w:bCs/>
          <w:sz w:val="24"/>
          <w:szCs w:val="24"/>
        </w:rPr>
        <w:t xml:space="preserve">Condensation Polymerization: </w:t>
      </w:r>
      <w:r>
        <w:rPr>
          <w:b w:val="false"/>
          <w:bCs w:val="false"/>
          <w:sz w:val="24"/>
          <w:szCs w:val="24"/>
        </w:rPr>
        <w:t>This is the joining of monomers to form polymer by t</w:t>
      </w:r>
      <w:r>
        <w:rPr>
          <w:sz w:val="24"/>
          <w:szCs w:val="24"/>
        </w:rPr>
        <w:t>he elimination of a small molecule such as water. Polymers  gotten from this reaction are called condensation polymers. Examples are polyesters, polyamide(nylon 6</w:t>
      </w:r>
      <w:r>
        <w:rPr>
          <w:sz w:val="24"/>
          <w:szCs w:val="24"/>
          <w:lang w:val="en-US"/>
        </w:rPr>
        <w:t>,</w:t>
      </w:r>
      <w:r>
        <w:rPr>
          <w:sz w:val="24"/>
          <w:szCs w:val="24"/>
        </w:rPr>
        <w:t>6) etc.</w:t>
      </w:r>
    </w:p>
    <w:p>
      <w:pPr>
        <w:pStyle w:val="style157"/>
        <w:rPr>
          <w:sz w:val="24"/>
          <w:szCs w:val="24"/>
        </w:rPr>
      </w:pPr>
      <w:r>
        <w:rPr>
          <w:sz w:val="24"/>
          <w:szCs w:val="24"/>
        </w:rPr>
      </w:r>
      <w:r>
        <w:rPr>
          <w:sz w:val="24"/>
          <w:szCs w:val="24"/>
        </w:rPr>
      </w:r>
      <w:r>
        <w:rPr>
          <w:sz w:val="24"/>
          <w:szCs w:val="24"/>
        </w:rPr>
      </w:r>
      <w:r>
        <w:rPr>
          <w:sz w:val="24"/>
          <w:szCs w:val="24"/>
        </w:rPr>
        <w:object>
          <v:shape id="1088" type="#_x0000_t75" filled="f" stroked="f" style="margin-left:0.0pt;margin-top:0.0pt;width:299.25pt;height:26.25pt;mso-wrap-distance-left:0.0pt;mso-wrap-distance-right:0.0pt;visibility:visible;">
            <v:imagedata r:id="rId57" embosscolor="white" o:title=""/>
            <v:fill/>
          </v:shape>
          <o:OLEObject Type="EMBED" ProgID="CorelDRAW.Graphic.13" ShapeID="1088" DrawAspect="Content" ObjectID="0" r:id="rId58"/>
        </w:object>
      </w:r>
      <w:r>
        <w:rPr>
          <w:sz w:val="24"/>
          <w:szCs w:val="24"/>
        </w:rPr>
      </w:r>
    </w:p>
    <w:p>
      <w:pPr>
        <w:pStyle w:val="style157"/>
        <w:rPr>
          <w:sz w:val="24"/>
          <w:szCs w:val="24"/>
        </w:rPr>
      </w:pPr>
    </w:p>
    <w:p>
      <w:pPr>
        <w:pStyle w:val="style157"/>
        <w:rPr>
          <w:rFonts w:ascii="Cambria Math" w:hAnsi="Cambria Math"/>
          <w:b/>
          <w:bCs/>
          <w:sz w:val="24"/>
          <w:szCs w:val="24"/>
        </w:rPr>
      </w:pPr>
      <w:r>
        <m:rPr>
          <m:sty m:val="p"/>
        </m:rPr>
        <w:rPr>
          <w:rFonts w:hAnsi="Cambria Math"/>
          <w:b/>
          <w:bCs/>
          <w:sz w:val="24"/>
          <w:szCs w:val="24"/>
          <w:lang w:val="en-US"/>
        </w:rPr>
        <w:t>Making Nylon-6,6 in the laboratory</w:t>
      </w:r>
    </w:p>
    <w:p>
      <w:pPr>
        <w:pStyle w:val="style157"/>
        <w:rPr>
          <w:rFonts w:ascii="Cambria Math" w:hAnsi="Cambria Math"/>
          <w:sz w:val="24"/>
          <w:szCs w:val="24"/>
        </w:rPr>
      </w:pPr>
      <w:r>
        <m:rPr>
          <m:sty m:val="p"/>
        </m:rPr>
        <w:rPr>
          <w:rFonts w:hAnsi="Cambria Math"/>
          <w:sz w:val="24"/>
          <w:szCs w:val="24"/>
          <w:lang w:val="en-US"/>
        </w:rPr>
        <w:t>In the 1st beaker, make a solution of 1,6-diaminohexane in water.</w:t>
      </w:r>
    </w:p>
    <w:p>
      <w:pPr>
        <w:pStyle w:val="style157"/>
        <w:rPr>
          <w:rFonts w:ascii="Cambria Math" w:hAnsi="Cambria Math"/>
          <w:sz w:val="24"/>
          <w:szCs w:val="24"/>
        </w:rPr>
      </w:pPr>
      <w:r>
        <m:rPr>
          <m:sty m:val="p"/>
        </m:rPr>
        <w:rPr>
          <w:rFonts w:hAnsi="Cambria Math"/>
          <w:sz w:val="24"/>
          <w:szCs w:val="24"/>
          <w:lang w:val="en-US"/>
        </w:rPr>
        <w:t>In a 2nd beaker, dissolve 1,6-hexanedioyl dichloride in a suitable organic solvent - it must be one that does not mix with water - an immiscible liquid like the organic solvent 1,1,2-trichloroethane.</w:t>
      </w:r>
    </w:p>
    <w:p>
      <w:pPr>
        <w:pStyle w:val="style157"/>
        <w:rPr>
          <w:rFonts w:ascii="Cambria Math" w:hAnsi="Cambria Math"/>
          <w:sz w:val="24"/>
          <w:szCs w:val="24"/>
        </w:rPr>
      </w:pPr>
      <w:r>
        <m:rPr>
          <m:sty m:val="p"/>
        </m:rPr>
        <w:rPr>
          <w:rFonts w:hAnsi="Cambria Math"/>
          <w:sz w:val="24"/>
          <w:szCs w:val="24"/>
          <w:lang w:val="en-US"/>
        </w:rPr>
        <w:t>Pour one solution on top of the other, and nylon is formed at the interface of the two solutions.</w:t>
      </w:r>
    </w:p>
    <w:p>
      <w:pPr>
        <w:pStyle w:val="style157"/>
        <w:rPr>
          <w:rFonts w:ascii="Cambria Math" w:hAnsi="Cambria Math"/>
          <w:sz w:val="24"/>
          <w:szCs w:val="24"/>
        </w:rPr>
      </w:pPr>
      <w:r>
        <m:rPr>
          <m:sty m:val="p"/>
        </m:rPr>
        <w:rPr>
          <w:rFonts w:hAnsi="Cambria Math"/>
          <w:sz w:val="24"/>
          <w:szCs w:val="24"/>
          <w:lang w:val="en-US"/>
        </w:rPr>
        <w:t>With a glass rod, you can extract a blob of nylon on the end, lift it up carefully and twist the glass rod around and wind up a steady 'mushy' thread of nylon..</w:t>
      </w:r>
    </w:p>
    <w:p>
      <w:pPr>
        <w:pStyle w:val="style157"/>
        <w:rPr>
          <w:rFonts w:ascii="Cambria Math" w:hAnsi="Cambria Math"/>
          <w:sz w:val="24"/>
          <w:szCs w:val="24"/>
        </w:rPr>
      </w:pPr>
      <w:r>
        <m:rPr>
          <m:sty m:val="p"/>
        </m:rPr>
        <w:rPr>
          <w:rFonts w:hAnsi="Cambria Math"/>
          <w:sz w:val="24"/>
          <w:szCs w:val="24"/>
          <w:lang w:val="en-US"/>
        </w:rPr>
        <w:t>The equation is:</w:t>
      </w:r>
    </w:p>
    <w:p>
      <w:pPr>
        <w:pStyle w:val="style157"/>
        <w:rPr>
          <w:rFonts w:ascii="Cambria Math" w:hAnsi="Cambria Math"/>
          <w:sz w:val="24"/>
          <w:szCs w:val="24"/>
        </w:rPr>
      </w:pPr>
      <w:r>
        <m:rPr>
          <m:sty m:val="p"/>
        </m:rPr>
        <w:rPr>
          <w:rFonts w:hAnsi="Cambria Math"/>
          <w:sz w:val="24"/>
          <w:szCs w:val="24"/>
          <w:lang w:val="en-US"/>
        </w:rPr>
        <w:t>n HOOC-(CH2)4COOH + n H2N-(CH2)6-NH2 ==&gt; -(-OC(CH2)4-CO-NH-(CH2)6-NH-)n- +  2n H2O</w:t>
      </w:r>
    </w:p>
    <w:p>
      <w:pPr>
        <w:pStyle w:val="style157"/>
        <w:rPr>
          <w:rFonts w:ascii="Cambria Math" w:hAnsi="Cambria Math"/>
          <w:sz w:val="24"/>
          <w:szCs w:val="24"/>
        </w:rPr>
      </w:pPr>
      <w:r>
        <m:rPr>
          <m:sty m:val="p"/>
        </m:rPr>
        <w:rPr>
          <w:rFonts w:hAnsi="Cambria Math"/>
          <w:sz w:val="24"/>
          <w:szCs w:val="24"/>
          <w:lang w:val="en-US"/>
        </w:rPr>
        <w:t>It is called Nylon-6,6, because both monomers have a chain of 6 carbon atoms!</w:t>
      </w:r>
    </w:p>
    <w:p>
      <w:pPr>
        <w:pStyle w:val="style157"/>
        <w:rPr>
          <w:rFonts w:ascii="Cambria Math" w:hAnsi="Cambria Math"/>
          <w:sz w:val="24"/>
          <w:szCs w:val="24"/>
        </w:rPr>
      </w:pPr>
    </w:p>
    <w:p>
      <w:pPr>
        <w:pStyle w:val="style157"/>
        <w:rPr>
          <w:rFonts w:ascii="Cambria Math" w:hAnsi="Cambria Math"/>
          <w:b/>
          <w:bCs/>
          <w:sz w:val="24"/>
          <w:szCs w:val="24"/>
        </w:rPr>
      </w:pPr>
      <w:r>
        <m:rPr>
          <m:sty m:val="p"/>
        </m:rPr>
        <w:rPr>
          <w:rFonts w:hAnsi="Cambria Math"/>
          <w:b/>
          <w:bCs/>
          <w:sz w:val="24"/>
          <w:szCs w:val="24"/>
          <w:lang w:val="en-US"/>
        </w:rPr>
        <w:t>Specific uses of Nylon</w:t>
      </w:r>
    </w:p>
    <w:p>
      <w:pPr>
        <w:pStyle w:val="style157"/>
        <w:numPr>
          <w:ilvl w:val="0"/>
          <w:numId w:val="98"/>
        </w:numPr>
        <w:rPr>
          <w:rFonts w:ascii="Cambria Math" w:hAnsi="Cambria Math"/>
          <w:sz w:val="24"/>
          <w:szCs w:val="24"/>
        </w:rPr>
      </w:pPr>
      <w:r>
        <m:rPr>
          <m:sty m:val="p"/>
        </m:rPr>
        <w:rPr>
          <w:rFonts w:hAnsi="Cambria Math"/>
          <w:sz w:val="24"/>
          <w:szCs w:val="24"/>
          <w:lang w:val="en-US"/>
        </w:rPr>
        <w:t>Nylon is a tough strong material that doesn't melt until ~250oC.</w:t>
      </w:r>
    </w:p>
    <w:p>
      <w:pPr>
        <w:pStyle w:val="style157"/>
        <w:rPr>
          <w:rFonts w:ascii="Cambria Math" w:hAnsi="Cambria Math"/>
          <w:sz w:val="24"/>
          <w:szCs w:val="24"/>
        </w:rPr>
      </w:pPr>
    </w:p>
    <w:p>
      <w:pPr>
        <w:pStyle w:val="style157"/>
        <w:numPr>
          <w:ilvl w:val="0"/>
          <w:numId w:val="99"/>
        </w:numPr>
        <w:rPr>
          <w:rFonts w:ascii="Cambria Math" w:hAnsi="Cambria Math"/>
          <w:sz w:val="24"/>
          <w:szCs w:val="24"/>
        </w:rPr>
      </w:pPr>
      <w:r>
        <m:rPr>
          <m:sty m:val="p"/>
        </m:rPr>
        <w:rPr>
          <w:rFonts w:hAnsi="Cambria Math"/>
          <w:sz w:val="24"/>
          <w:szCs w:val="24"/>
          <w:lang w:val="en-US"/>
        </w:rPr>
        <w:t>Nylon is strong enough to be used to make mechanical parts for machines including bearings and rollers.</w:t>
      </w:r>
    </w:p>
    <w:p>
      <w:pPr>
        <w:pStyle w:val="style157"/>
        <w:rPr>
          <w:rFonts w:ascii="Cambria Math" w:hAnsi="Cambria Math"/>
          <w:sz w:val="24"/>
          <w:szCs w:val="24"/>
        </w:rPr>
      </w:pPr>
    </w:p>
    <w:p>
      <w:pPr>
        <w:pStyle w:val="style157"/>
        <w:numPr>
          <w:ilvl w:val="0"/>
          <w:numId w:val="100"/>
        </w:numPr>
        <w:rPr>
          <w:rFonts w:ascii="Cambria Math" w:hAnsi="Cambria Math"/>
          <w:sz w:val="24"/>
          <w:szCs w:val="24"/>
        </w:rPr>
      </w:pPr>
      <w:r>
        <m:rPr>
          <m:sty m:val="p"/>
        </m:rPr>
        <w:rPr>
          <w:rFonts w:hAnsi="Cambria Math"/>
          <w:sz w:val="24"/>
          <w:szCs w:val="24"/>
          <w:lang w:val="en-US"/>
        </w:rPr>
        <w:t>Nylon has a high electrical resistance and is used to make safe switches operating electrical circuits.</w:t>
      </w:r>
    </w:p>
    <w:p>
      <w:pPr>
        <w:pStyle w:val="style157"/>
        <w:rPr>
          <w:rFonts w:ascii="Cambria Math" w:hAnsi="Cambria Math"/>
          <w:sz w:val="24"/>
          <w:szCs w:val="24"/>
        </w:rPr>
      </w:pPr>
    </w:p>
    <w:p>
      <w:pPr>
        <w:pStyle w:val="style157"/>
        <w:rPr>
          <w:rFonts w:ascii="Cambria Math" w:hAnsi="Cambria Math"/>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GENERAL PROPERTIES OF POLYMERS</m:t>
          </m:r>
        </m:oMath>
      </m:oMathPara>
    </w:p>
    <w:p>
      <w:pPr>
        <w:pStyle w:val="style157"/>
        <w:rPr>
          <w:rFonts w:ascii="Cambria Math" w:hAnsi="Cambria Math"/>
          <w:sz w:val="24"/>
          <w:szCs w:val="24"/>
        </w:rPr>
      </w:pPr>
    </w:p>
    <w:p>
      <w:pPr>
        <w:pStyle w:val="style157"/>
        <w:numPr>
          <w:ilvl w:val="0"/>
          <w:numId w:val="93"/>
        </w:numPr>
        <w:rPr>
          <w:sz w:val="24"/>
          <w:szCs w:val="24"/>
        </w:rPr>
      </w:pPr>
      <w:r>
        <w:rPr>
          <w:sz w:val="24"/>
          <w:szCs w:val="24"/>
        </w:rPr>
        <w:t>They have high molecular masses.</w:t>
      </w:r>
    </w:p>
    <w:p>
      <w:pPr>
        <w:pStyle w:val="style157"/>
        <w:numPr>
          <w:ilvl w:val="0"/>
          <w:numId w:val="93"/>
        </w:numPr>
        <w:rPr>
          <w:sz w:val="24"/>
          <w:szCs w:val="24"/>
        </w:rPr>
      </w:pPr>
      <w:r>
        <w:rPr>
          <w:sz w:val="24"/>
          <w:szCs w:val="24"/>
        </w:rPr>
        <w:t>Ability to be moulded into a cast.</w:t>
      </w:r>
    </w:p>
    <w:p>
      <w:pPr>
        <w:pStyle w:val="style157"/>
        <w:numPr>
          <w:ilvl w:val="0"/>
          <w:numId w:val="93"/>
        </w:numPr>
        <w:rPr>
          <w:sz w:val="24"/>
          <w:szCs w:val="24"/>
        </w:rPr>
      </w:pPr>
      <w:r>
        <w:rPr>
          <w:sz w:val="24"/>
          <w:szCs w:val="24"/>
        </w:rPr>
        <w:t>Resistance to attack by acids,alkalis, and other chemicals.</w:t>
      </w:r>
    </w:p>
    <w:p>
      <w:pPr>
        <w:pStyle w:val="style157"/>
        <w:numPr>
          <w:ilvl w:val="0"/>
          <w:numId w:val="93"/>
        </w:numPr>
        <w:rPr>
          <w:sz w:val="24"/>
          <w:szCs w:val="24"/>
        </w:rPr>
      </w:pPr>
      <w:r>
        <w:rPr>
          <w:sz w:val="24"/>
          <w:szCs w:val="24"/>
        </w:rPr>
        <w:t>Dissolve in certain liquids e.g benzene, acetone, 3-heptanone etc.</w:t>
      </w:r>
    </w:p>
    <w:p>
      <w:pPr>
        <w:pStyle w:val="style157"/>
        <w:numPr>
          <w:ilvl w:val="0"/>
          <w:numId w:val="93"/>
        </w:numPr>
        <w:rPr>
          <w:sz w:val="24"/>
          <w:szCs w:val="24"/>
        </w:rPr>
      </w:pPr>
      <w:r>
        <w:rPr>
          <w:sz w:val="24"/>
          <w:szCs w:val="24"/>
        </w:rPr>
        <w:t>Widely used insulators but in some cases, finely divided graphite which conduct electricity are added during fabrication.</w:t>
      </w:r>
    </w:p>
    <w:p>
      <w:pPr>
        <w:pStyle w:val="style157"/>
        <w:rPr>
          <w:sz w:val="24"/>
          <w:szCs w:val="24"/>
        </w:rPr>
      </w:pPr>
    </w:p>
    <w:p>
      <w:pPr>
        <w:pStyle w:val="style157"/>
        <w:rPr>
          <w:b/>
          <w:bCs/>
          <w:sz w:val="24"/>
          <w:szCs w:val="24"/>
          <w:highlight w:val="none"/>
        </w:rPr>
      </w:pPr>
      <w:r>
        <w:rPr>
          <w:b/>
          <w:bCs/>
          <w:sz w:val="24"/>
          <w:szCs w:val="24"/>
          <w:highlight w:val="none"/>
        </w:rPr>
        <w:t>PLASTICS</w:t>
      </w:r>
    </w:p>
    <w:p>
      <w:pPr>
        <w:pStyle w:val="style157"/>
        <w:rPr>
          <w:sz w:val="24"/>
          <w:szCs w:val="24"/>
        </w:rPr>
      </w:pPr>
      <w:r>
        <w:rPr>
          <w:sz w:val="24"/>
          <w:szCs w:val="24"/>
        </w:rPr>
        <w:t>Plastic may be defined as a material that contains a polymerized organic substance of large molecular weight as an essential ingredients. It is solid in its finished state.</w:t>
      </w:r>
    </w:p>
    <w:p>
      <w:pPr>
        <w:pStyle w:val="style157"/>
        <w:rPr>
          <w:sz w:val="24"/>
          <w:szCs w:val="24"/>
        </w:rPr>
      </w:pPr>
      <w:r>
        <w:rPr>
          <w:sz w:val="24"/>
          <w:szCs w:val="24"/>
        </w:rPr>
        <w:t>Classification of plastics</w:t>
      </w:r>
    </w:p>
    <w:p>
      <w:pPr>
        <w:pStyle w:val="style157"/>
        <w:numPr>
          <w:ilvl w:val="0"/>
          <w:numId w:val="94"/>
        </w:numPr>
        <w:rPr>
          <w:sz w:val="24"/>
          <w:szCs w:val="24"/>
        </w:rPr>
      </w:pPr>
      <w:r>
        <w:rPr>
          <w:sz w:val="24"/>
          <w:szCs w:val="24"/>
        </w:rPr>
        <w:t>Thermosetting plastics.</w:t>
      </w:r>
    </w:p>
    <w:p>
      <w:pPr>
        <w:pStyle w:val="style157"/>
        <w:numPr>
          <w:ilvl w:val="0"/>
          <w:numId w:val="94"/>
        </w:numPr>
        <w:rPr>
          <w:sz w:val="24"/>
          <w:szCs w:val="24"/>
        </w:rPr>
      </w:pPr>
      <w:r>
        <w:rPr>
          <w:sz w:val="24"/>
          <w:szCs w:val="24"/>
        </w:rPr>
        <w:t>Thermoplastics.</w:t>
      </w:r>
    </w:p>
    <w:p>
      <w:pPr>
        <w:pStyle w:val="style157"/>
        <w:rPr>
          <w:b/>
          <w:bCs/>
          <w:sz w:val="24"/>
          <w:szCs w:val="24"/>
        </w:rPr>
      </w:pPr>
      <w:r>
        <w:rPr>
          <w:sz w:val="24"/>
          <w:szCs w:val="24"/>
        </w:rPr>
        <w:t>Thermosetting plastics are those which change irreversibly into hard and rigid materials on heating. After cooling,if the set material(plastic) is again heated, it will not soften again, hence it is irreversible. E.g are phenol formaldehyde plastic or bakelite, epoxy plastics,silicone plastics</w:t>
      </w:r>
      <w:r>
        <w:rPr>
          <w:sz w:val="24"/>
          <w:szCs w:val="24"/>
          <w:lang w:val="en-US"/>
        </w:rPr>
        <w:t xml:space="preserve">, Melamine (used in furniture),  Formica (table tops) and some super glues </w:t>
      </w:r>
      <w:r>
        <w:rPr>
          <w:sz w:val="24"/>
          <w:szCs w:val="24"/>
        </w:rPr>
        <w:t xml:space="preserve">etc. </w:t>
      </w:r>
      <w:r>
        <w:rPr>
          <w:sz w:val="24"/>
          <w:szCs w:val="24"/>
          <w:lang w:val="en-US"/>
        </w:rPr>
        <w:t>T</w:t>
      </w:r>
      <w:r>
        <w:rPr>
          <w:sz w:val="24"/>
          <w:szCs w:val="24"/>
        </w:rPr>
        <w:t>hey are plastics derived from the condensation polymerization. They are usually harder, stronger and more brittle than thermoplastic and they cannot be recycled from waste. They are permanent setting materials(resins).</w:t>
      </w:r>
    </w:p>
    <w:p>
      <w:pPr>
        <w:pStyle w:val="style157"/>
        <w:rPr>
          <w:b/>
          <w:bCs/>
          <w:sz w:val="24"/>
          <w:szCs w:val="24"/>
        </w:rPr>
      </w:pPr>
    </w:p>
    <w:p>
      <w:pPr>
        <w:pStyle w:val="style157"/>
        <w:rPr>
          <w:sz w:val="24"/>
          <w:szCs w:val="24"/>
        </w:rPr>
      </w:pPr>
      <w:r>
        <w:rPr>
          <w:b/>
          <w:bCs/>
          <w:sz w:val="24"/>
          <w:szCs w:val="24"/>
        </w:rPr>
        <w:t>Thermoplastics:</w:t>
      </w:r>
      <w:r>
        <w:rPr>
          <w:sz w:val="24"/>
          <w:szCs w:val="24"/>
        </w:rPr>
        <w:t>These plastics soften on heating and regain their original properties on cooling. Their hardness is a temporary property subject to change with increase or decrease in temperature. They regain their original rigidity and hardness on cooling. Thermoplastic resins are usually soft,weak and less brittle and can be recycled from waste. These plastics are formed by addition polymerization.</w:t>
      </w:r>
    </w:p>
    <w:p>
      <w:pPr>
        <w:pStyle w:val="style157"/>
        <w:rPr>
          <w:sz w:val="24"/>
          <w:szCs w:val="24"/>
        </w:rPr>
      </w:pPr>
    </w:p>
    <w:p>
      <w:pPr>
        <w:pStyle w:val="style157"/>
        <w:rPr>
          <w:sz w:val="24"/>
          <w:szCs w:val="24"/>
        </w:rPr>
      </w:pPr>
      <w:r>
        <w:rPr>
          <w:sz w:val="24"/>
          <w:szCs w:val="24"/>
          <w:lang w:val="en-US"/>
        </w:rPr>
        <w:t>In thermoplastics the intermolecular forces between the polymer molecules are quite weak compared to the strong covalent bonds (C-C) holding the chain of atoms together.</w:t>
      </w:r>
    </w:p>
    <w:p>
      <w:pPr>
        <w:pStyle w:val="style157"/>
        <w:rPr>
          <w:sz w:val="24"/>
          <w:szCs w:val="24"/>
        </w:rPr>
      </w:pPr>
      <w:r>
        <w:rPr>
          <w:sz w:val="24"/>
          <w:szCs w:val="24"/>
          <w:lang w:val="en-US"/>
        </w:rPr>
        <w:t>Because the 'intermolecular bonding' is weak, this explains that when heated, these 'plastic' materials will soften quite easily, which is why they are called 'thermoplastic' and have relatively low softening points and melting points.</w:t>
      </w:r>
    </w:p>
    <w:p>
      <w:pPr>
        <w:pStyle w:val="style157"/>
        <w:rPr>
          <w:sz w:val="24"/>
          <w:szCs w:val="24"/>
        </w:rPr>
      </w:pPr>
      <w:r>
        <w:rPr>
          <w:sz w:val="24"/>
          <w:szCs w:val="24"/>
          <w:lang w:val="en-US"/>
        </w:rPr>
        <w:t>Even at room temperature the plastic is easily distorted because the polymer chains can slide over each other i.e. the external physical force applied on bending overcomes the intermolecular forces between the polymer molecules.</w:t>
      </w:r>
    </w:p>
    <w:p>
      <w:pPr>
        <w:pStyle w:val="style157"/>
        <w:rPr>
          <w:sz w:val="24"/>
          <w:szCs w:val="24"/>
        </w:rPr>
      </w:pPr>
    </w:p>
    <w:p>
      <w:pPr>
        <w:pStyle w:val="style157"/>
        <w:rPr>
          <w:sz w:val="24"/>
          <w:szCs w:val="24"/>
        </w:rPr>
      </w:pPr>
      <w:r>
        <w:rPr>
          <w:sz w:val="24"/>
          <w:szCs w:val="24"/>
          <w:lang w:val="en-US"/>
        </w:rPr>
        <w:t>So, overall, thermoplastics are not that heat resistant or exceptionally rigid/strong - but their properties do vary quite widely e.g. poly(propene) and nylon can be drawn into strong fibres and both can be manufactured into quite strong and rigid forms.</w:t>
      </w:r>
    </w:p>
    <w:p>
      <w:pPr>
        <w:pStyle w:val="style157"/>
        <w:rPr>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Differences between thermoplastic and thermosetting plastics</m:t>
          </m:r>
        </m:oMath>
      </m:oMathPara>
    </w:p>
    <w:p>
      <w:pPr>
        <w:pStyle w:val="style157"/>
        <w:rPr>
          <w:sz w:val="24"/>
          <w:szCs w:val="24"/>
        </w:rPr>
      </w:pPr>
    </w:p>
    <w:tbl>
      <w:tblPr>
        <w:tblStyle w:val="style154"/>
        <w:tblW w:w="0" w:type="auto"/>
        <w:tblInd w:w="198" w:type="dxa"/>
        <w:tblLook w:val="04A0" w:firstRow="1" w:lastRow="0" w:firstColumn="1" w:lastColumn="0" w:noHBand="0" w:noVBand="1"/>
      </w:tblPr>
      <w:tblGrid>
        <w:gridCol w:w="4590"/>
        <w:gridCol w:w="4590"/>
      </w:tblGrid>
      <w:tr>
        <w:trPr/>
        <w:tc>
          <w:tcPr>
            <w:tcW w:w="4590" w:type="dxa"/>
            <w:tcBorders/>
          </w:tcPr>
          <w:p>
            <w:pPr>
              <w:pStyle w:val="style157"/>
              <w:rPr>
                <w:sz w:val="24"/>
                <w:szCs w:val="24"/>
              </w:rPr>
            </w:pPr>
            <w:r>
              <w:rPr>
                <w:sz w:val="24"/>
                <w:szCs w:val="24"/>
              </w:rPr>
              <w:t xml:space="preserve">Thermoplastic </w:t>
            </w:r>
          </w:p>
        </w:tc>
        <w:tc>
          <w:tcPr>
            <w:tcW w:w="4590" w:type="dxa"/>
            <w:tcBorders/>
          </w:tcPr>
          <w:p>
            <w:pPr>
              <w:pStyle w:val="style157"/>
              <w:rPr>
                <w:sz w:val="24"/>
                <w:szCs w:val="24"/>
              </w:rPr>
            </w:pPr>
            <w:r>
              <w:rPr>
                <w:sz w:val="24"/>
                <w:szCs w:val="24"/>
              </w:rPr>
              <w:t xml:space="preserve">Thermosetting </w:t>
            </w:r>
          </w:p>
        </w:tc>
      </w:tr>
      <w:tr>
        <w:tblPrEx/>
        <w:trPr/>
        <w:tc>
          <w:tcPr>
            <w:tcW w:w="4590" w:type="dxa"/>
            <w:tcBorders/>
          </w:tcPr>
          <w:p>
            <w:pPr>
              <w:pStyle w:val="style157"/>
              <w:numPr>
                <w:ilvl w:val="0"/>
                <w:numId w:val="95"/>
              </w:numPr>
              <w:rPr>
                <w:sz w:val="24"/>
                <w:szCs w:val="24"/>
              </w:rPr>
            </w:pPr>
            <w:r>
              <w:rPr>
                <w:sz w:val="24"/>
                <w:szCs w:val="24"/>
              </w:rPr>
              <w:t>They can be formed by addition polymerization only.</w:t>
            </w:r>
          </w:p>
        </w:tc>
        <w:tc>
          <w:tcPr>
            <w:tcW w:w="4590" w:type="dxa"/>
            <w:tcBorders/>
          </w:tcPr>
          <w:p>
            <w:pPr>
              <w:pStyle w:val="style157"/>
              <w:rPr>
                <w:sz w:val="24"/>
                <w:szCs w:val="24"/>
              </w:rPr>
            </w:pPr>
            <w:r>
              <w:rPr>
                <w:sz w:val="24"/>
                <w:szCs w:val="24"/>
              </w:rPr>
              <w:t>They can be formed by condensation polymerization.</w:t>
            </w:r>
          </w:p>
        </w:tc>
      </w:tr>
      <w:tr>
        <w:tblPrEx/>
        <w:trPr/>
        <w:tc>
          <w:tcPr>
            <w:tcW w:w="4590" w:type="dxa"/>
            <w:tcBorders/>
          </w:tcPr>
          <w:p>
            <w:pPr>
              <w:pStyle w:val="style157"/>
              <w:numPr>
                <w:ilvl w:val="0"/>
                <w:numId w:val="95"/>
              </w:numPr>
              <w:rPr>
                <w:sz w:val="24"/>
                <w:szCs w:val="24"/>
              </w:rPr>
            </w:pPr>
            <w:r>
              <w:rPr>
                <w:sz w:val="24"/>
                <w:szCs w:val="24"/>
              </w:rPr>
              <w:t>They are generally long chain linear polymers.</w:t>
            </w:r>
          </w:p>
        </w:tc>
        <w:tc>
          <w:tcPr>
            <w:tcW w:w="4590" w:type="dxa"/>
            <w:tcBorders/>
          </w:tcPr>
          <w:p>
            <w:pPr>
              <w:pStyle w:val="style157"/>
              <w:rPr>
                <w:sz w:val="24"/>
                <w:szCs w:val="24"/>
              </w:rPr>
            </w:pPr>
            <w:r>
              <w:rPr>
                <w:sz w:val="24"/>
                <w:szCs w:val="24"/>
              </w:rPr>
              <w:t>They have three dimensional cross-linked network structures joined by strong covalent bonds.</w:t>
            </w:r>
          </w:p>
        </w:tc>
      </w:tr>
      <w:tr>
        <w:tblPrEx/>
        <w:trPr/>
        <w:tc>
          <w:tcPr>
            <w:tcW w:w="4590" w:type="dxa"/>
            <w:tcBorders/>
          </w:tcPr>
          <w:p>
            <w:pPr>
              <w:pStyle w:val="style157"/>
              <w:numPr>
                <w:ilvl w:val="0"/>
                <w:numId w:val="95"/>
              </w:numPr>
              <w:rPr>
                <w:sz w:val="24"/>
                <w:szCs w:val="24"/>
              </w:rPr>
            </w:pPr>
            <w:r>
              <w:rPr>
                <w:sz w:val="24"/>
                <w:szCs w:val="24"/>
              </w:rPr>
              <w:t>On heahing, they soften readily because of their simple structures.</w:t>
            </w:r>
          </w:p>
        </w:tc>
        <w:tc>
          <w:tcPr>
            <w:tcW w:w="4590" w:type="dxa"/>
            <w:tcBorders/>
          </w:tcPr>
          <w:p>
            <w:pPr>
              <w:pStyle w:val="style157"/>
              <w:rPr>
                <w:sz w:val="24"/>
                <w:szCs w:val="24"/>
              </w:rPr>
            </w:pPr>
            <w:r>
              <w:rPr>
                <w:sz w:val="24"/>
                <w:szCs w:val="24"/>
              </w:rPr>
              <w:t>On heating,they do not soften because they have cross-linked network.</w:t>
            </w:r>
          </w:p>
        </w:tc>
      </w:tr>
      <w:tr>
        <w:tblPrEx/>
        <w:trPr/>
        <w:tc>
          <w:tcPr>
            <w:tcW w:w="4590" w:type="dxa"/>
            <w:tcBorders/>
          </w:tcPr>
          <w:p>
            <w:pPr>
              <w:pStyle w:val="style157"/>
              <w:numPr>
                <w:ilvl w:val="0"/>
                <w:numId w:val="95"/>
              </w:numPr>
              <w:rPr>
                <w:sz w:val="24"/>
                <w:szCs w:val="24"/>
              </w:rPr>
            </w:pPr>
            <w:r>
              <w:rPr>
                <w:sz w:val="24"/>
                <w:szCs w:val="24"/>
              </w:rPr>
              <w:t>They can be softened,reshaped and even reused by heating to a suitable temperature.</w:t>
            </w:r>
          </w:p>
        </w:tc>
        <w:tc>
          <w:tcPr>
            <w:tcW w:w="4590" w:type="dxa"/>
            <w:tcBorders/>
          </w:tcPr>
          <w:p>
            <w:pPr>
              <w:pStyle w:val="style157"/>
              <w:rPr>
                <w:sz w:val="24"/>
                <w:szCs w:val="24"/>
              </w:rPr>
            </w:pPr>
            <w:r>
              <w:rPr>
                <w:sz w:val="24"/>
                <w:szCs w:val="24"/>
              </w:rPr>
              <w:t>They cannot be reshapedand reused because they do not soften on heating and retain their shapes and structures.</w:t>
            </w:r>
          </w:p>
        </w:tc>
      </w:tr>
      <w:tr>
        <w:tblPrEx/>
        <w:trPr/>
        <w:tc>
          <w:tcPr>
            <w:tcW w:w="4590" w:type="dxa"/>
            <w:tcBorders/>
          </w:tcPr>
          <w:p>
            <w:pPr>
              <w:pStyle w:val="style157"/>
              <w:numPr>
                <w:ilvl w:val="0"/>
                <w:numId w:val="95"/>
              </w:numPr>
              <w:rPr>
                <w:sz w:val="24"/>
                <w:szCs w:val="24"/>
              </w:rPr>
            </w:pPr>
            <w:r>
              <w:rPr>
                <w:sz w:val="24"/>
                <w:szCs w:val="24"/>
              </w:rPr>
              <w:t>They are generally weak,soft and less brittle.</w:t>
            </w:r>
          </w:p>
        </w:tc>
        <w:tc>
          <w:tcPr>
            <w:tcW w:w="4590" w:type="dxa"/>
            <w:tcBorders/>
          </w:tcPr>
          <w:p>
            <w:pPr>
              <w:pStyle w:val="style157"/>
              <w:rPr>
                <w:sz w:val="24"/>
                <w:szCs w:val="24"/>
              </w:rPr>
            </w:pPr>
            <w:r>
              <w:rPr>
                <w:sz w:val="24"/>
                <w:szCs w:val="24"/>
              </w:rPr>
              <w:t>Hard,strong and more brittle.</w:t>
            </w:r>
          </w:p>
        </w:tc>
      </w:tr>
      <w:tr>
        <w:tblPrEx/>
        <w:trPr/>
        <w:tc>
          <w:tcPr>
            <w:tcW w:w="4590" w:type="dxa"/>
            <w:tcBorders/>
          </w:tcPr>
          <w:p>
            <w:pPr>
              <w:pStyle w:val="style157"/>
              <w:numPr>
                <w:ilvl w:val="0"/>
                <w:numId w:val="95"/>
              </w:numPr>
              <w:rPr>
                <w:sz w:val="24"/>
                <w:szCs w:val="24"/>
              </w:rPr>
            </w:pPr>
            <w:r>
              <w:rPr>
                <w:sz w:val="24"/>
                <w:szCs w:val="24"/>
              </w:rPr>
              <w:t>They can be reclaimed from waste.</w:t>
            </w:r>
          </w:p>
        </w:tc>
        <w:tc>
          <w:tcPr>
            <w:tcW w:w="4590" w:type="dxa"/>
            <w:tcBorders/>
          </w:tcPr>
          <w:p>
            <w:pPr>
              <w:pStyle w:val="style157"/>
              <w:rPr>
                <w:sz w:val="24"/>
                <w:szCs w:val="24"/>
              </w:rPr>
            </w:pPr>
            <w:r>
              <w:rPr>
                <w:sz w:val="24"/>
                <w:szCs w:val="24"/>
              </w:rPr>
              <w:t>They cannot be reclaimed from waste.</w:t>
            </w:r>
          </w:p>
        </w:tc>
      </w:tr>
      <w:tr>
        <w:tblPrEx/>
        <w:trPr/>
        <w:tc>
          <w:tcPr>
            <w:tcW w:w="4590" w:type="dxa"/>
            <w:tcBorders/>
          </w:tcPr>
          <w:p>
            <w:pPr>
              <w:pStyle w:val="style157"/>
              <w:numPr>
                <w:ilvl w:val="0"/>
                <w:numId w:val="95"/>
              </w:numPr>
              <w:rPr>
                <w:sz w:val="24"/>
                <w:szCs w:val="24"/>
              </w:rPr>
            </w:pPr>
            <w:r>
              <w:rPr>
                <w:sz w:val="24"/>
                <w:szCs w:val="24"/>
              </w:rPr>
              <w:t>They can dissolve in some organic solvents.</w:t>
            </w:r>
          </w:p>
        </w:tc>
        <w:tc>
          <w:tcPr>
            <w:tcW w:w="4590" w:type="dxa"/>
            <w:tcBorders/>
          </w:tcPr>
          <w:p>
            <w:pPr>
              <w:pStyle w:val="style157"/>
              <w:rPr>
                <w:sz w:val="24"/>
                <w:szCs w:val="24"/>
              </w:rPr>
            </w:pPr>
            <w:r>
              <w:rPr>
                <w:sz w:val="24"/>
                <w:szCs w:val="24"/>
              </w:rPr>
              <w:t>They are insoluble almost in all organic solvents because of the presence of cross-linking and strong covalent bonds.</w:t>
            </w:r>
          </w:p>
        </w:tc>
      </w:tr>
    </w:tbl>
    <w:p>
      <w:pPr>
        <w:pStyle w:val="style157"/>
        <w:rPr>
          <w:sz w:val="24"/>
          <w:szCs w:val="24"/>
        </w:rPr>
      </w:pPr>
    </w:p>
    <w:p>
      <w:pPr>
        <w:pStyle w:val="style157"/>
        <w:rPr>
          <w:sz w:val="24"/>
          <w:szCs w:val="24"/>
        </w:rPr>
      </w:pPr>
    </w:p>
    <w:p>
      <w:pPr>
        <w:pStyle w:val="style157"/>
        <w:rPr>
          <w:b/>
          <w:sz w:val="24"/>
          <w:szCs w:val="24"/>
        </w:rPr>
      </w:pPr>
      <w:r>
        <w:rPr>
          <w:b/>
          <w:sz w:val="24"/>
          <w:szCs w:val="24"/>
        </w:rPr>
        <w:t>PROPERTIES OF PLASTICS</w:t>
      </w:r>
    </w:p>
    <w:p>
      <w:pPr>
        <w:pStyle w:val="style157"/>
        <w:numPr>
          <w:ilvl w:val="0"/>
          <w:numId w:val="95"/>
        </w:numPr>
        <w:rPr>
          <w:sz w:val="24"/>
          <w:szCs w:val="24"/>
        </w:rPr>
      </w:pPr>
      <w:r>
        <w:rPr>
          <w:sz w:val="24"/>
          <w:szCs w:val="24"/>
        </w:rPr>
        <w:t>Plastics are transparent and translucent.</w:t>
      </w:r>
    </w:p>
    <w:p>
      <w:pPr>
        <w:pStyle w:val="style157"/>
        <w:numPr>
          <w:ilvl w:val="0"/>
          <w:numId w:val="95"/>
        </w:numPr>
        <w:rPr>
          <w:sz w:val="24"/>
          <w:szCs w:val="24"/>
        </w:rPr>
      </w:pPr>
      <w:r>
        <w:rPr>
          <w:sz w:val="24"/>
          <w:szCs w:val="24"/>
        </w:rPr>
        <w:t>They are not attack by moths,fungi,insects etc.</w:t>
      </w:r>
    </w:p>
    <w:p>
      <w:pPr>
        <w:pStyle w:val="style157"/>
        <w:numPr>
          <w:ilvl w:val="0"/>
          <w:numId w:val="95"/>
        </w:numPr>
        <w:rPr>
          <w:sz w:val="24"/>
          <w:szCs w:val="24"/>
        </w:rPr>
      </w:pPr>
      <w:r>
        <w:rPr>
          <w:sz w:val="24"/>
          <w:szCs w:val="24"/>
        </w:rPr>
        <w:t>They posses low thermal and electrical conductance due to which they are good heat and electrical insulator.</w:t>
      </w:r>
    </w:p>
    <w:p>
      <w:pPr>
        <w:pStyle w:val="style157"/>
        <w:numPr>
          <w:ilvl w:val="0"/>
          <w:numId w:val="95"/>
        </w:numPr>
        <w:rPr>
          <w:sz w:val="24"/>
          <w:szCs w:val="24"/>
        </w:rPr>
      </w:pPr>
      <w:r>
        <w:rPr>
          <w:sz w:val="24"/>
          <w:szCs w:val="24"/>
        </w:rPr>
        <w:t>They can readily be moulded and drilled.</w:t>
      </w:r>
    </w:p>
    <w:p>
      <w:pPr>
        <w:pStyle w:val="style157"/>
        <w:numPr>
          <w:ilvl w:val="0"/>
          <w:numId w:val="95"/>
        </w:numPr>
        <w:rPr>
          <w:sz w:val="24"/>
          <w:szCs w:val="24"/>
        </w:rPr>
      </w:pPr>
      <w:r>
        <w:rPr>
          <w:sz w:val="24"/>
          <w:szCs w:val="24"/>
        </w:rPr>
        <w:t>They are highly resistant to the attack of light,oil,acids.</w:t>
      </w:r>
    </w:p>
    <w:p>
      <w:pPr>
        <w:pStyle w:val="style157"/>
        <w:numPr>
          <w:ilvl w:val="0"/>
          <w:numId w:val="95"/>
        </w:numPr>
        <w:rPr>
          <w:sz w:val="24"/>
          <w:szCs w:val="24"/>
        </w:rPr>
      </w:pPr>
      <w:r>
        <w:rPr>
          <w:sz w:val="24"/>
          <w:szCs w:val="24"/>
        </w:rPr>
        <w:t>They have low melting points and high refractive index.</w:t>
      </w:r>
    </w:p>
    <w:p>
      <w:pPr>
        <w:pStyle w:val="style157"/>
        <w:numPr>
          <w:ilvl w:val="0"/>
          <w:numId w:val="95"/>
        </w:numPr>
        <w:rPr>
          <w:sz w:val="24"/>
          <w:szCs w:val="24"/>
        </w:rPr>
      </w:pPr>
      <w:r>
        <w:rPr>
          <w:sz w:val="24"/>
          <w:szCs w:val="24"/>
        </w:rPr>
        <w:t>Plastics are light in weight.</w:t>
      </w:r>
    </w:p>
    <w:p>
      <w:pPr>
        <w:pStyle w:val="style157"/>
        <w:numPr>
          <w:ilvl w:val="0"/>
          <w:numId w:val="95"/>
        </w:numPr>
        <w:rPr>
          <w:sz w:val="24"/>
          <w:szCs w:val="24"/>
        </w:rPr>
      </w:pPr>
      <w:r>
        <w:rPr>
          <w:sz w:val="24"/>
          <w:szCs w:val="24"/>
        </w:rPr>
        <w:t>They are impermeable to water(they don’t absorb water).</w:t>
      </w:r>
    </w:p>
    <w:p>
      <w:pPr>
        <w:pStyle w:val="style157"/>
        <w:numPr>
          <w:ilvl w:val="0"/>
          <w:numId w:val="95"/>
        </w:numPr>
        <w:rPr>
          <w:sz w:val="24"/>
          <w:szCs w:val="24"/>
        </w:rPr>
      </w:pPr>
      <w:r>
        <w:rPr>
          <w:sz w:val="24"/>
          <w:szCs w:val="24"/>
        </w:rPr>
        <w:t>They have very good tensile strength.</w:t>
      </w:r>
    </w:p>
    <w:p>
      <w:pPr>
        <w:pStyle w:val="style157"/>
        <w:numPr>
          <w:ilvl w:val="0"/>
          <w:numId w:val="95"/>
        </w:numPr>
        <w:rPr>
          <w:sz w:val="24"/>
          <w:szCs w:val="24"/>
        </w:rPr>
      </w:pPr>
      <w:r>
        <w:rPr>
          <w:sz w:val="24"/>
          <w:szCs w:val="24"/>
        </w:rPr>
        <w:t>Plastics have good shock absorption capacity and some are capable of absorbing shocks better than steel.</w:t>
      </w:r>
    </w:p>
    <w:p>
      <w:pPr>
        <w:pStyle w:val="style157"/>
        <w:rPr>
          <w:sz w:val="24"/>
          <w:szCs w:val="24"/>
        </w:rPr>
      </w:pPr>
    </w:p>
    <w:p>
      <w:pPr>
        <w:pStyle w:val="style157"/>
        <w:rPr>
          <w:b/>
          <w:bCs/>
          <w:sz w:val="24"/>
          <w:szCs w:val="24"/>
        </w:rPr>
      </w:pPr>
      <w:r>
        <w:rPr>
          <w:b/>
          <w:bCs/>
          <w:sz w:val="24"/>
          <w:szCs w:val="24"/>
        </w:rPr>
        <w:t>DISPOSAL OF PLASTICS</w:t>
      </w:r>
    </w:p>
    <w:p>
      <w:pPr>
        <w:pStyle w:val="style157"/>
        <w:numPr>
          <w:ilvl w:val="0"/>
          <w:numId w:val="96"/>
        </w:numPr>
        <w:rPr>
          <w:sz w:val="24"/>
          <w:szCs w:val="24"/>
        </w:rPr>
      </w:pPr>
      <w:r>
        <w:rPr>
          <w:b/>
          <w:bCs/>
          <w:sz w:val="24"/>
          <w:szCs w:val="24"/>
        </w:rPr>
        <w:t>Recycle</w:t>
      </w:r>
      <w:r>
        <w:rPr>
          <w:sz w:val="24"/>
          <w:szCs w:val="24"/>
        </w:rPr>
        <w:t xml:space="preserve"> –when you dispose your rubbish you may be asked to separate your recyclable plastic from non-reyclable plastics.</w:t>
      </w:r>
    </w:p>
    <w:p>
      <w:pPr>
        <w:pStyle w:val="style157"/>
        <w:numPr>
          <w:ilvl w:val="0"/>
          <w:numId w:val="96"/>
        </w:numPr>
        <w:rPr>
          <w:sz w:val="24"/>
          <w:szCs w:val="24"/>
        </w:rPr>
      </w:pPr>
      <w:r>
        <w:rPr>
          <w:b/>
          <w:bCs/>
          <w:sz w:val="24"/>
          <w:szCs w:val="24"/>
        </w:rPr>
        <w:t>Burn in plentiful supply of air</w:t>
      </w:r>
      <w:r>
        <w:rPr>
          <w:sz w:val="24"/>
          <w:szCs w:val="24"/>
        </w:rPr>
        <w:t>. Plastics made up of carbon and hydrogen burn to give carbon dioxide and water. plastics such as PVC give off poisonous gases when burnt, causing air pollution.</w:t>
      </w:r>
    </w:p>
    <w:p>
      <w:pPr>
        <w:pStyle w:val="style157"/>
        <w:numPr>
          <w:ilvl w:val="0"/>
          <w:numId w:val="96"/>
        </w:numPr>
        <w:rPr>
          <w:sz w:val="24"/>
          <w:szCs w:val="24"/>
        </w:rPr>
      </w:pPr>
      <w:r>
        <w:rPr>
          <w:b/>
          <w:bCs/>
          <w:sz w:val="24"/>
          <w:szCs w:val="24"/>
        </w:rPr>
        <w:t>Landfill</w:t>
      </w:r>
      <w:r>
        <w:rPr>
          <w:sz w:val="24"/>
          <w:szCs w:val="24"/>
        </w:rPr>
        <w:t>- this gets the plastics out of sight, but they cause land pollution because thet do not rot away.</w:t>
      </w:r>
    </w:p>
    <w:p>
      <w:pPr>
        <w:pStyle w:val="style157"/>
        <w:rPr>
          <w:sz w:val="24"/>
          <w:szCs w:val="24"/>
        </w:rPr>
      </w:pPr>
    </w:p>
    <w:p>
      <w:pPr>
        <w:pStyle w:val="style157"/>
        <w:rPr>
          <w:b/>
          <w:bCs/>
          <w:sz w:val="24"/>
          <w:szCs w:val="24"/>
          <w:lang w:val="en-US"/>
        </w:rPr>
      </w:pPr>
      <w:r>
        <w:rPr>
          <w:b/>
          <w:bCs/>
          <w:sz w:val="24"/>
          <w:szCs w:val="24"/>
          <w:lang w:val="en-US"/>
        </w:rPr>
        <w:t>USES OF PLASTICS</w:t>
      </w:r>
    </w:p>
    <w:p>
      <w:pPr>
        <w:pStyle w:val="style157"/>
        <w:rPr>
          <w:sz w:val="24"/>
          <w:szCs w:val="24"/>
        </w:rPr>
      </w:pPr>
      <w:r>
        <w:rPr>
          <w:sz w:val="24"/>
          <w:szCs w:val="24"/>
          <w:lang w:val="en-US"/>
        </w:rPr>
        <w:t>Plastics are widely used in the manufacture of cars and other road vehicles because they are cheap to make of varied composition for a wide variety of uses, they are light, durable and can be dyed any colour, they can be flexible or rigid and so can be used for e.g. used for internal fittings e.g. dashboard cover, floor covers (can be rubber too), door coverings, transparent and coloured covers over headlights and brake lights, and the insulating sheathing for all the electrical wiring.</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REVIEW QUESTIONS</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b/>
          <w:bCs/>
          <w:sz w:val="24"/>
          <w:szCs w:val="24"/>
        </w:rPr>
      </w:pPr>
      <w:r>
        <w:rPr>
          <w:b/>
          <w:bCs/>
          <w:sz w:val="24"/>
          <w:szCs w:val="24"/>
          <w:lang w:val="en-US"/>
        </w:rPr>
        <w:t xml:space="preserve"> </w:t>
      </w:r>
      <w:r>
        <w:rPr>
          <w:b/>
          <w:bCs/>
          <w:sz w:val="24"/>
          <w:szCs w:val="24"/>
        </w:rPr>
        <w:t>NUCLEAR CHEMISTRY</w:t>
      </w:r>
    </w:p>
    <w:p>
      <w:pPr>
        <w:pStyle w:val="style157"/>
        <w:rPr>
          <w:b/>
          <w:bCs/>
          <w:sz w:val="24"/>
          <w:szCs w:val="24"/>
        </w:rPr>
      </w:pPr>
    </w:p>
    <w:p>
      <w:pPr>
        <w:pStyle w:val="style157"/>
        <w:rPr>
          <w:b/>
          <w:bCs/>
          <w:sz w:val="24"/>
          <w:szCs w:val="24"/>
        </w:rPr>
      </w:pPr>
      <w:r>
        <w:rPr>
          <w:b/>
          <w:bCs/>
          <w:sz w:val="24"/>
          <w:szCs w:val="24"/>
        </w:rPr>
        <w:t>TERMS USED IN NUCLEAR CHEMISTRY</w:t>
      </w:r>
    </w:p>
    <w:p>
      <w:pPr>
        <w:pStyle w:val="style157"/>
        <w:rPr>
          <w:sz w:val="24"/>
          <w:szCs w:val="24"/>
        </w:rPr>
      </w:pPr>
    </w:p>
    <w:p>
      <w:pPr>
        <w:pStyle w:val="style157"/>
        <w:numPr>
          <w:ilvl w:val="0"/>
          <w:numId w:val="49"/>
        </w:numPr>
        <w:rPr>
          <w:sz w:val="24"/>
          <w:szCs w:val="24"/>
        </w:rPr>
      </w:pPr>
      <w:r>
        <w:rPr>
          <w:sz w:val="24"/>
          <w:szCs w:val="24"/>
        </w:rPr>
        <w:t>Nuclear chemistry</w:t>
      </w:r>
      <w:r>
        <w:rPr>
          <w:sz w:val="24"/>
          <w:szCs w:val="24"/>
          <w:lang w:val="en-US"/>
        </w:rPr>
        <w:t xml:space="preserve"> </w:t>
      </w:r>
      <w:r>
        <w:rPr>
          <w:sz w:val="24"/>
          <w:szCs w:val="24"/>
        </w:rPr>
        <w:t>- The study of the properties and behavior of atomic nuclei.</w:t>
      </w:r>
    </w:p>
    <w:p>
      <w:pPr>
        <w:pStyle w:val="style157"/>
        <w:numPr>
          <w:ilvl w:val="0"/>
          <w:numId w:val="49"/>
        </w:numPr>
        <w:rPr>
          <w:sz w:val="24"/>
          <w:szCs w:val="24"/>
        </w:rPr>
      </w:pPr>
      <w:r>
        <w:rPr>
          <w:sz w:val="24"/>
          <w:szCs w:val="24"/>
        </w:rPr>
        <w:t>Nucleons</w:t>
      </w:r>
      <w:r>
        <w:rPr>
          <w:sz w:val="24"/>
          <w:szCs w:val="24"/>
          <w:lang w:val="en-US"/>
        </w:rPr>
        <w:t xml:space="preserve"> </w:t>
      </w:r>
      <w:r>
        <w:rPr>
          <w:sz w:val="24"/>
          <w:szCs w:val="24"/>
        </w:rPr>
        <w:t>- The particles that reside in the nucleus of atoms (protons and neutrons).</w:t>
      </w:r>
    </w:p>
    <w:p>
      <w:pPr>
        <w:pStyle w:val="style157"/>
        <w:numPr>
          <w:ilvl w:val="0"/>
          <w:numId w:val="49"/>
        </w:numPr>
        <w:rPr>
          <w:sz w:val="24"/>
          <w:szCs w:val="24"/>
        </w:rPr>
      </w:pPr>
      <w:r>
        <w:rPr>
          <w:sz w:val="24"/>
          <w:szCs w:val="24"/>
        </w:rPr>
        <w:t>Nucleon number- The sum of the numbers of protons and neutrons (nucleons) in the nucleus of an atom. It is also called the mass number.</w:t>
      </w:r>
    </w:p>
    <w:p>
      <w:pPr>
        <w:pStyle w:val="style157"/>
        <w:numPr>
          <w:ilvl w:val="0"/>
          <w:numId w:val="49"/>
        </w:numPr>
        <w:rPr>
          <w:sz w:val="24"/>
          <w:szCs w:val="24"/>
        </w:rPr>
      </w:pPr>
      <w:r>
        <w:rPr>
          <w:sz w:val="24"/>
          <w:szCs w:val="24"/>
        </w:rPr>
        <w:t>Nuclide</w:t>
      </w:r>
      <w:r>
        <w:rPr>
          <w:sz w:val="24"/>
          <w:szCs w:val="24"/>
          <w:lang w:val="en-US"/>
        </w:rPr>
        <w:t xml:space="preserve"> </w:t>
      </w:r>
      <w:r>
        <w:rPr>
          <w:sz w:val="24"/>
          <w:szCs w:val="24"/>
        </w:rPr>
        <w:t>- A particular type of nucleus that is characterized by a specific atomic number (Z) and nucleon number (A).</w:t>
      </w:r>
    </w:p>
    <w:p>
      <w:pPr>
        <w:pStyle w:val="style157"/>
        <w:numPr>
          <w:ilvl w:val="0"/>
          <w:numId w:val="49"/>
        </w:numPr>
        <w:rPr>
          <w:sz w:val="24"/>
          <w:szCs w:val="24"/>
        </w:rPr>
      </w:pPr>
      <w:r>
        <w:rPr>
          <w:sz w:val="24"/>
          <w:szCs w:val="24"/>
        </w:rPr>
        <w:t>Band of stability</w:t>
      </w:r>
      <w:r>
        <w:rPr>
          <w:sz w:val="24"/>
          <w:szCs w:val="24"/>
          <w:lang w:val="en-US"/>
        </w:rPr>
        <w:t xml:space="preserve"> </w:t>
      </w:r>
      <w:r>
        <w:rPr>
          <w:sz w:val="24"/>
          <w:szCs w:val="24"/>
        </w:rPr>
        <w:t>- On a graph of the numbers of neutrons versus protons in the nuclei of atoms, the portion that represents stable nuclides.</w:t>
      </w:r>
    </w:p>
    <w:p>
      <w:pPr>
        <w:pStyle w:val="style157"/>
        <w:numPr>
          <w:ilvl w:val="0"/>
          <w:numId w:val="49"/>
        </w:numPr>
        <w:rPr>
          <w:sz w:val="24"/>
          <w:szCs w:val="24"/>
        </w:rPr>
      </w:pPr>
      <w:r>
        <w:rPr>
          <w:sz w:val="24"/>
          <w:szCs w:val="24"/>
        </w:rPr>
        <w:t>Radioactive nuclide</w:t>
      </w:r>
      <w:r>
        <w:rPr>
          <w:sz w:val="24"/>
          <w:szCs w:val="24"/>
          <w:lang w:val="en-US"/>
        </w:rPr>
        <w:t xml:space="preserve"> </w:t>
      </w:r>
      <w:r>
        <w:rPr>
          <w:sz w:val="24"/>
          <w:szCs w:val="24"/>
        </w:rPr>
        <w:t>- An unstable nuclide whose numbers of protons and neutrons place it outside the band of stability.</w:t>
      </w:r>
    </w:p>
    <w:p>
      <w:pPr>
        <w:pStyle w:val="style157"/>
        <w:numPr>
          <w:ilvl w:val="0"/>
          <w:numId w:val="49"/>
        </w:numPr>
        <w:rPr>
          <w:sz w:val="24"/>
          <w:szCs w:val="24"/>
        </w:rPr>
      </w:pPr>
      <w:r>
        <w:rPr>
          <w:sz w:val="24"/>
          <w:szCs w:val="24"/>
        </w:rPr>
        <w:t>Radioactive decay</w:t>
      </w:r>
      <w:r>
        <w:rPr>
          <w:sz w:val="24"/>
          <w:szCs w:val="24"/>
          <w:lang w:val="en-US"/>
        </w:rPr>
        <w:t xml:space="preserve"> </w:t>
      </w:r>
      <w:r>
        <w:rPr>
          <w:sz w:val="24"/>
          <w:szCs w:val="24"/>
        </w:rPr>
        <w:t>- One of several processes that transform a radioactive nuclide into a more stable product or products.</w:t>
      </w:r>
    </w:p>
    <w:p>
      <w:pPr>
        <w:pStyle w:val="style157"/>
        <w:numPr>
          <w:ilvl w:val="0"/>
          <w:numId w:val="49"/>
        </w:numPr>
        <w:rPr>
          <w:sz w:val="24"/>
          <w:szCs w:val="24"/>
        </w:rPr>
      </w:pPr>
      <w:r>
        <w:rPr>
          <w:sz w:val="24"/>
          <w:szCs w:val="24"/>
        </w:rPr>
        <w:t>Alpha particle -The emission from radioactive nuclides that is composed of two protons and two neutrons in the form of a helium nucleus.</w:t>
      </w:r>
    </w:p>
    <w:p>
      <w:pPr>
        <w:pStyle w:val="style157"/>
        <w:numPr>
          <w:ilvl w:val="0"/>
          <w:numId w:val="49"/>
        </w:numPr>
        <w:rPr>
          <w:sz w:val="24"/>
          <w:szCs w:val="24"/>
        </w:rPr>
      </w:pPr>
      <w:r>
        <w:rPr>
          <w:sz w:val="24"/>
          <w:szCs w:val="24"/>
        </w:rPr>
        <w:t>Alpha emission</w:t>
      </w:r>
      <w:r>
        <w:rPr>
          <w:sz w:val="24"/>
          <w:szCs w:val="24"/>
          <w:lang w:val="en-US"/>
        </w:rPr>
        <w:t xml:space="preserve"> </w:t>
      </w:r>
      <w:r>
        <w:rPr>
          <w:sz w:val="24"/>
          <w:szCs w:val="24"/>
        </w:rPr>
        <w:t>- The process of releasing an alpha particle by atoms that have too many protons to be stable.</w:t>
      </w:r>
    </w:p>
    <w:p>
      <w:pPr>
        <w:pStyle w:val="style157"/>
        <w:numPr>
          <w:ilvl w:val="0"/>
          <w:numId w:val="49"/>
        </w:numPr>
        <w:rPr>
          <w:sz w:val="24"/>
          <w:szCs w:val="24"/>
        </w:rPr>
      </w:pPr>
      <w:r>
        <w:rPr>
          <w:sz w:val="24"/>
          <w:szCs w:val="24"/>
        </w:rPr>
        <w:t>Beta emission</w:t>
      </w:r>
      <w:r>
        <w:rPr>
          <w:sz w:val="24"/>
          <w:szCs w:val="24"/>
          <w:lang w:val="en-US"/>
        </w:rPr>
        <w:t xml:space="preserve"> </w:t>
      </w:r>
      <w:r>
        <w:rPr>
          <w:sz w:val="24"/>
          <w:szCs w:val="24"/>
        </w:rPr>
        <w:t>- The conversion of a neutron to a proton, which stays in the nucleus, and an electron, called a beta particle in this context, which is ejected from the atom.</w:t>
      </w:r>
    </w:p>
    <w:p>
      <w:pPr>
        <w:pStyle w:val="style157"/>
        <w:numPr>
          <w:ilvl w:val="0"/>
          <w:numId w:val="49"/>
        </w:numPr>
        <w:rPr>
          <w:sz w:val="24"/>
          <w:szCs w:val="24"/>
        </w:rPr>
      </w:pPr>
      <w:r>
        <w:rPr>
          <w:sz w:val="24"/>
          <w:szCs w:val="24"/>
        </w:rPr>
        <w:t>Beta particle -</w:t>
      </w:r>
      <w:r>
        <w:rPr>
          <w:sz w:val="24"/>
          <w:szCs w:val="24"/>
          <w:lang w:val="en-US"/>
        </w:rPr>
        <w:t xml:space="preserve"> </w:t>
      </w:r>
      <w:r>
        <w:rPr>
          <w:sz w:val="24"/>
          <w:szCs w:val="24"/>
        </w:rPr>
        <w:t>A high-velocity electron released from radioactive nuclides that have too many neutrons.</w:t>
      </w:r>
    </w:p>
    <w:p>
      <w:pPr>
        <w:pStyle w:val="style157"/>
        <w:numPr>
          <w:ilvl w:val="0"/>
          <w:numId w:val="49"/>
        </w:numPr>
        <w:rPr>
          <w:sz w:val="24"/>
          <w:szCs w:val="24"/>
        </w:rPr>
      </w:pPr>
      <w:r>
        <w:rPr>
          <w:sz w:val="24"/>
          <w:szCs w:val="24"/>
        </w:rPr>
        <w:t>Positron</w:t>
      </w:r>
      <w:r>
        <w:rPr>
          <w:sz w:val="24"/>
          <w:szCs w:val="24"/>
          <w:lang w:val="en-US"/>
        </w:rPr>
        <w:t xml:space="preserve"> </w:t>
      </w:r>
      <w:r>
        <w:rPr>
          <w:sz w:val="24"/>
          <w:szCs w:val="24"/>
        </w:rPr>
        <w:t>- A high-velocity anti-electron released from radioactive nuclides that have too</w:t>
      </w:r>
      <w:r>
        <w:rPr>
          <w:sz w:val="24"/>
          <w:szCs w:val="24"/>
          <w:lang w:val="en-US"/>
        </w:rPr>
        <w:t xml:space="preserve"> </w:t>
      </w:r>
      <w:r>
        <w:rPr>
          <w:sz w:val="24"/>
          <w:szCs w:val="24"/>
        </w:rPr>
        <w:t>few neutrons.</w:t>
      </w:r>
    </w:p>
    <w:p>
      <w:pPr>
        <w:pStyle w:val="style157"/>
        <w:numPr>
          <w:ilvl w:val="0"/>
          <w:numId w:val="50"/>
        </w:numPr>
        <w:rPr>
          <w:sz w:val="24"/>
          <w:szCs w:val="24"/>
        </w:rPr>
      </w:pPr>
      <w:r>
        <w:rPr>
          <w:sz w:val="24"/>
          <w:szCs w:val="24"/>
        </w:rPr>
        <w:t>Electron capture- In radioactive nuclides that have too few neutrons, the combination of an electron with a proton to form a neutron, which stays in the nucleus.</w:t>
      </w:r>
    </w:p>
    <w:p>
      <w:pPr>
        <w:pStyle w:val="style157"/>
        <w:numPr>
          <w:ilvl w:val="0"/>
          <w:numId w:val="50"/>
        </w:numPr>
        <w:rPr>
          <w:sz w:val="24"/>
          <w:szCs w:val="24"/>
        </w:rPr>
      </w:pPr>
      <w:r>
        <w:rPr>
          <w:sz w:val="24"/>
          <w:szCs w:val="24"/>
        </w:rPr>
        <w:t>Gamma ray</w:t>
      </w:r>
      <w:r>
        <w:rPr>
          <w:sz w:val="24"/>
          <w:szCs w:val="24"/>
          <w:lang w:val="en-US"/>
        </w:rPr>
        <w:t xml:space="preserve"> </w:t>
      </w:r>
      <w:r>
        <w:rPr>
          <w:sz w:val="24"/>
          <w:szCs w:val="24"/>
        </w:rPr>
        <w:t>- A stream of high-energy photons.</w:t>
      </w:r>
    </w:p>
    <w:p>
      <w:pPr>
        <w:pStyle w:val="style157"/>
        <w:numPr>
          <w:ilvl w:val="0"/>
          <w:numId w:val="50"/>
        </w:numPr>
        <w:rPr>
          <w:sz w:val="24"/>
          <w:szCs w:val="24"/>
        </w:rPr>
      </w:pPr>
      <w:r>
        <w:rPr>
          <w:sz w:val="24"/>
          <w:szCs w:val="24"/>
        </w:rPr>
        <w:t>Nuclear reaction</w:t>
      </w:r>
      <w:r>
        <w:rPr>
          <w:sz w:val="24"/>
          <w:szCs w:val="24"/>
          <w:lang w:val="en-US"/>
        </w:rPr>
        <w:t xml:space="preserve"> </w:t>
      </w:r>
      <w:r>
        <w:rPr>
          <w:sz w:val="24"/>
          <w:szCs w:val="24"/>
        </w:rPr>
        <w:t>- A process that results in a change in an atomic nucleus (as opposed to a chemical reaction, which involves the loss, gain, or sharing of electrons).</w:t>
      </w:r>
    </w:p>
    <w:p>
      <w:pPr>
        <w:pStyle w:val="style157"/>
        <w:numPr>
          <w:ilvl w:val="0"/>
          <w:numId w:val="50"/>
        </w:numPr>
        <w:rPr>
          <w:sz w:val="24"/>
          <w:szCs w:val="24"/>
        </w:rPr>
      </w:pPr>
      <w:r>
        <w:rPr>
          <w:sz w:val="24"/>
          <w:szCs w:val="24"/>
        </w:rPr>
        <w:t>Nuclear equation -The shorthand notation that describes nuclear reactions. It shows changes in the participating nuclides’ atomic numbers (the number of protons) and</w:t>
      </w:r>
    </w:p>
    <w:p>
      <w:pPr>
        <w:pStyle w:val="style157"/>
        <w:numPr>
          <w:ilvl w:val="0"/>
          <w:numId w:val="50"/>
        </w:numPr>
        <w:rPr>
          <w:sz w:val="24"/>
          <w:szCs w:val="24"/>
        </w:rPr>
      </w:pPr>
      <w:r>
        <w:rPr>
          <w:sz w:val="24"/>
          <w:szCs w:val="24"/>
        </w:rPr>
        <w:t>Mass numbers</w:t>
      </w:r>
      <w:r>
        <w:rPr>
          <w:sz w:val="24"/>
          <w:szCs w:val="24"/>
          <w:lang w:val="en-US"/>
        </w:rPr>
        <w:t xml:space="preserve"> </w:t>
      </w:r>
      <w:r>
        <w:rPr>
          <w:sz w:val="24"/>
          <w:szCs w:val="24"/>
        </w:rPr>
        <w:t>- (the sum of the numbers of protons and neutrons).</w:t>
      </w:r>
    </w:p>
    <w:p>
      <w:pPr>
        <w:pStyle w:val="style157"/>
        <w:numPr>
          <w:ilvl w:val="0"/>
          <w:numId w:val="50"/>
        </w:numPr>
        <w:rPr>
          <w:sz w:val="24"/>
          <w:szCs w:val="24"/>
        </w:rPr>
      </w:pPr>
      <w:r>
        <w:rPr>
          <w:sz w:val="24"/>
          <w:szCs w:val="24"/>
        </w:rPr>
        <w:t>Half-life</w:t>
      </w:r>
      <w:r>
        <w:rPr>
          <w:sz w:val="24"/>
          <w:szCs w:val="24"/>
          <w:lang w:val="en-US"/>
        </w:rPr>
        <w:t xml:space="preserve"> </w:t>
      </w:r>
      <w:r>
        <w:rPr>
          <w:sz w:val="24"/>
          <w:szCs w:val="24"/>
        </w:rPr>
        <w:t>- The time it takes for one-half of a sample to disappear.</w:t>
      </w:r>
    </w:p>
    <w:p>
      <w:pPr>
        <w:pStyle w:val="style157"/>
        <w:numPr>
          <w:ilvl w:val="0"/>
          <w:numId w:val="50"/>
        </w:numPr>
        <w:rPr>
          <w:sz w:val="24"/>
          <w:szCs w:val="24"/>
        </w:rPr>
      </w:pPr>
      <w:r>
        <w:rPr>
          <w:sz w:val="24"/>
          <w:szCs w:val="24"/>
        </w:rPr>
        <w:t>Nuclear decay series</w:t>
      </w:r>
      <w:r>
        <w:rPr>
          <w:sz w:val="24"/>
          <w:szCs w:val="24"/>
          <w:lang w:val="en-US"/>
        </w:rPr>
        <w:t xml:space="preserve"> </w:t>
      </w:r>
      <w:r>
        <w:rPr>
          <w:sz w:val="24"/>
          <w:szCs w:val="24"/>
        </w:rPr>
        <w:t>- A series of radioactive decays that lead from a large unstable nuclide, such as uranium-238, to a stable nuclide, such as lead-206.</w:t>
      </w:r>
    </w:p>
    <w:p>
      <w:pPr>
        <w:pStyle w:val="style157"/>
        <w:numPr>
          <w:ilvl w:val="0"/>
          <w:numId w:val="0"/>
        </w:numPr>
        <w:ind w:left="720" w:firstLine="0"/>
        <w:rPr>
          <w:b/>
          <w:bCs/>
          <w:sz w:val="24"/>
          <w:szCs w:val="24"/>
        </w:rPr>
      </w:pPr>
    </w:p>
    <w:p>
      <w:pPr>
        <w:pStyle w:val="style157"/>
        <w:rPr>
          <w:sz w:val="24"/>
          <w:szCs w:val="24"/>
        </w:rPr>
      </w:pPr>
      <w:r>
        <w:rPr>
          <w:b/>
          <w:bCs/>
          <w:sz w:val="24"/>
          <w:szCs w:val="24"/>
        </w:rPr>
        <w:t xml:space="preserve">Ionizing radiation </w:t>
      </w:r>
      <w:r>
        <w:rPr>
          <w:sz w:val="24"/>
          <w:szCs w:val="24"/>
        </w:rPr>
        <w:t>-</w:t>
      </w:r>
      <w:r>
        <w:rPr>
          <w:sz w:val="24"/>
          <w:szCs w:val="24"/>
          <w:lang w:val="en-US"/>
        </w:rPr>
        <w:t xml:space="preserve"> </w:t>
      </w:r>
      <w:r>
        <w:rPr>
          <w:sz w:val="24"/>
          <w:szCs w:val="24"/>
        </w:rPr>
        <w:t>Alpha particles, beta particles, and gamma photons, which are all</w:t>
      </w:r>
      <w:r>
        <w:rPr>
          <w:sz w:val="24"/>
          <w:szCs w:val="24"/>
          <w:lang w:val="en-US"/>
        </w:rPr>
        <w:t xml:space="preserve"> </w:t>
      </w:r>
      <w:r>
        <w:rPr>
          <w:sz w:val="24"/>
          <w:szCs w:val="24"/>
        </w:rPr>
        <w:t>able to strip electrons from atoms as they move through matter, leaving ions in their</w:t>
      </w:r>
      <w:r>
        <w:rPr>
          <w:sz w:val="24"/>
          <w:szCs w:val="24"/>
          <w:lang w:val="en-US"/>
        </w:rPr>
        <w:t xml:space="preserve"> </w:t>
      </w:r>
      <w:r>
        <w:rPr>
          <w:sz w:val="24"/>
          <w:szCs w:val="24"/>
        </w:rPr>
        <w:t>wake.</w:t>
      </w:r>
    </w:p>
    <w:p>
      <w:pPr>
        <w:pStyle w:val="style157"/>
        <w:numPr>
          <w:ilvl w:val="0"/>
          <w:numId w:val="51"/>
        </w:numPr>
        <w:rPr>
          <w:sz w:val="24"/>
          <w:szCs w:val="24"/>
        </w:rPr>
      </w:pPr>
      <w:r>
        <w:rPr>
          <w:sz w:val="24"/>
          <w:szCs w:val="24"/>
        </w:rPr>
        <w:t>Radiocarbon (or carbon-14) dating</w:t>
      </w:r>
      <w:r>
        <w:rPr>
          <w:sz w:val="24"/>
          <w:szCs w:val="24"/>
          <w:lang w:val="en-US"/>
        </w:rPr>
        <w:t xml:space="preserve"> </w:t>
      </w:r>
      <w:r>
        <w:rPr>
          <w:sz w:val="24"/>
          <w:szCs w:val="24"/>
        </w:rPr>
        <w:t>- The process of determining the age of an artifact that contains material from formerly living plants or animals by comparing the ratio of carbon-14 to carbon-12 in the object to the ratio thought to have been in living organisms when the object was originally produced.</w:t>
      </w:r>
    </w:p>
    <w:p>
      <w:pPr>
        <w:pStyle w:val="style157"/>
        <w:numPr>
          <w:ilvl w:val="0"/>
          <w:numId w:val="51"/>
        </w:numPr>
        <w:rPr>
          <w:sz w:val="24"/>
          <w:szCs w:val="24"/>
        </w:rPr>
      </w:pPr>
      <w:r>
        <w:rPr>
          <w:sz w:val="24"/>
          <w:szCs w:val="24"/>
        </w:rPr>
        <w:t>Radioactive tracer</w:t>
      </w:r>
      <w:r>
        <w:rPr>
          <w:sz w:val="24"/>
          <w:szCs w:val="24"/>
          <w:lang w:val="en-US"/>
        </w:rPr>
        <w:t xml:space="preserve"> </w:t>
      </w:r>
      <w:r>
        <w:rPr>
          <w:sz w:val="24"/>
          <w:szCs w:val="24"/>
        </w:rPr>
        <w:t>- A radioactive nuclide that is incorporated into substances that can</w:t>
      </w:r>
      <w:r>
        <w:rPr>
          <w:sz w:val="24"/>
          <w:szCs w:val="24"/>
          <w:lang w:val="en-US"/>
        </w:rPr>
        <w:t xml:space="preserve"> </w:t>
      </w:r>
      <w:r>
        <w:rPr>
          <w:sz w:val="24"/>
          <w:szCs w:val="24"/>
        </w:rPr>
        <w:t>then be tracked through detection of the nuclide’s emissions.</w:t>
      </w:r>
    </w:p>
    <w:p>
      <w:pPr>
        <w:pStyle w:val="style157"/>
        <w:numPr>
          <w:ilvl w:val="0"/>
          <w:numId w:val="52"/>
        </w:numPr>
        <w:rPr>
          <w:sz w:val="24"/>
          <w:szCs w:val="24"/>
        </w:rPr>
      </w:pPr>
      <w:r>
        <w:rPr>
          <w:sz w:val="24"/>
          <w:szCs w:val="24"/>
        </w:rPr>
        <w:t>Binding energy -The amount of energy released when a nucleus is formed.</w:t>
      </w:r>
    </w:p>
    <w:p>
      <w:pPr>
        <w:pStyle w:val="style157"/>
        <w:numPr>
          <w:ilvl w:val="0"/>
          <w:numId w:val="52"/>
        </w:numPr>
        <w:rPr>
          <w:sz w:val="24"/>
          <w:szCs w:val="24"/>
        </w:rPr>
      </w:pPr>
      <w:r>
        <w:rPr>
          <w:sz w:val="24"/>
          <w:szCs w:val="24"/>
        </w:rPr>
        <w:t>Nuclear Fusion reaction that yields energy by combining smaller atoms to make larger,</w:t>
      </w:r>
      <w:r>
        <w:rPr>
          <w:sz w:val="24"/>
          <w:szCs w:val="24"/>
          <w:lang w:val="en-US"/>
        </w:rPr>
        <w:t xml:space="preserve"> </w:t>
      </w:r>
      <w:r>
        <w:rPr>
          <w:sz w:val="24"/>
          <w:szCs w:val="24"/>
        </w:rPr>
        <w:t>more stable ones.</w:t>
      </w:r>
    </w:p>
    <w:p>
      <w:pPr>
        <w:pStyle w:val="style157"/>
        <w:numPr>
          <w:ilvl w:val="0"/>
          <w:numId w:val="52"/>
        </w:numPr>
        <w:rPr>
          <w:sz w:val="24"/>
          <w:szCs w:val="24"/>
        </w:rPr>
      </w:pPr>
      <w:r>
        <w:rPr>
          <w:sz w:val="24"/>
          <w:szCs w:val="24"/>
        </w:rPr>
        <w:t>Nuclear Fission reaction that yields energy by splitting larger atoms to form more stable, smaller atoms.</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noProof/>
          <w:sz w:val="24"/>
          <w:szCs w:val="24"/>
        </w:rPr>
      </w:r>
      <w:r>
        <w:rPr>
          <w:noProof/>
          <w:sz w:val="24"/>
          <w:szCs w:val="24"/>
        </w:rPr>
      </w:r>
      <w:r>
        <w:rPr>
          <w:noProof/>
          <w:sz w:val="24"/>
          <w:szCs w:val="24"/>
        </w:rPr>
      </w:r>
      <w:r>
        <w:rPr>
          <w:noProof/>
          <w:sz w:val="24"/>
          <w:szCs w:val="24"/>
        </w:rPr>
        <w:pict>
          <v:group id="1090" filled="f" stroked="f" style="margin-left:0.0pt;margin-top:0.0pt;width:432.0pt;height:284.58pt;mso-wrap-distance-left:0.0pt;mso-wrap-distance-right:0.0pt;visibility:visible;" coordsize="54864,32004" editas="canvas">
            <v:shape id="1091" coordsize="54864,32004" path="m0,0l54864,0l54864,32004l0,32004xm4000,4000l4000,28004l50864,28004l50864,4000xe" adj="2700," stroked="t" style="position:absolute;left:0;top:0;width:54864;height:32004;z-index:3;mso-position-horizontal-relative:text;mso-position-vertical-relative:text;mso-width-relative:page;mso-height-relative:page;visibility:visible;">
              <v:fill o:detectmouseclick="true"/>
              <v:path textboxrect="4000,4000,50863,28003" o:connecttype="custom"/>
            </v:shape>
            <v:shapetype id="_x0000_t111" coordsize="21600,21600" o:spt="111" path="m4321,l21600,,17204,21600,,21600xe">
              <v:stroke joinstyle="miter"/>
              <v:path gradientshapeok="t" o:connecttype="custom" o:connectlocs="12961,0;10800,0;2161,10800;8602,21600;10800,21600;19402,10800" textboxrect="4321,0,17204,21600"/>
            </v:shapetype>
            <v:shape id="1093" type="#_x0000_t111" fillcolor="#974706" stroked="f" style="position:absolute;left:38676;top:12233;width:11616;height:12222;z-index:4;mso-position-horizontal-relative:text;mso-position-vertical-relative:text;mso-width-relative:page;mso-height-relative:page;visibility:visible;">
              <v:stroke on="f" joinstyle="miter" weight="6.0pt"/>
              <v:fill/>
              <v:shadow on="t" color="black" matrix="72090f,,,72090f,," offset="-18.584816pt,-3.9503057pt" opacity="11796f" type="perspective"/>
              <v:path textboxrect="4321,0,17204,21600" o:connecttype="custom" o:connectlocs="12961,0;10800,0;2161,10800;8602,21600;10800,21600;19402,10800" gradientshapeok="t"/>
            </v:shape>
            <v:shape id="1094" type="#_x0000_t111" fillcolor="#7f7f7f" stroked="f" style="position:absolute;left:21500;top:12768;width:11616;height:12223;z-index:5;mso-position-horizontal-relative:text;mso-position-vertical-relative:text;mso-width-relative:page;mso-height-relative:page;visibility:visible;">
              <v:stroke on="f" joinstyle="miter" weight="6.0pt"/>
              <v:fill/>
              <v:path textboxrect="4321,0,17204,21600" o:connecttype="custom" o:connectlocs="12961,0;10800,0;2161,10800;8602,21600;10800,21600;19402,10800" gradientshapeok="t"/>
            </v:shape>
            <v:shape id="1095" type="#_x0000_t111" fillcolor="#f2f2f2" style="position:absolute;left:5231;top:13304;width:11615;height:12222;z-index:6;mso-position-horizontal-relative:text;mso-position-vertical-relative:text;mso-width-relative:page;mso-height-relative:page;visibility:visible;">
              <v:stroke joinstyle="miter" weight="0.25pt"/>
              <v:fill/>
              <v:path textboxrect="4321,0,17204,21600" o:connecttype="custom" o:connectlocs="12961,0;10800,0;2161,10800;8602,21600;10800,21600;19402,10800" gradientshapeok="t"/>
            </v:shape>
            <v:shapetype id="_x0000_t32" coordsize="21600,21600" o:spt="32" o:oned="t" path="m,l21600,21600e">
              <v:path arrowok="t" fillok="f" o:connecttype="none"/>
              <o:lock v:ext="edit" shapetype="t"/>
            </v:shapetype>
            <v:shape id="1097" type="#_x0000_t32" filled="f" style="position:absolute;left:3542;top:15322;width:6343;height:0;z-index:7;mso-position-horizontal-relative:text;mso-position-vertical-relative:text;mso-width-relative:page;mso-height-relative:page;visibility:visible;">
              <v:stroke endarrow="open" weight="2.0pt"/>
              <v:fill/>
              <v:shadow on="t" color="black" offset="0.0pt,1.5748158pt" opacity="24903f" origin=",0.5"/>
              <v:path o:connecttype="none" fillok="f" arrowok="t"/>
            </v:shape>
            <v:shape id="1098" type="#_x0000_t32" filled="f" style="position:absolute;left:3542;top:18205;width:22901;height:83;z-index:8;mso-position-horizontal-relative:text;mso-position-vertical-relative:text;mso-width-relative:page;mso-height-relative:page;visibility:visible;">
              <v:stroke endarrow="open" weight="2.0pt"/>
              <v:fill/>
              <v:shadow on="t" color="black" offset="0.0pt,1.5748158pt" opacity="24903f" origin=",0.5"/>
              <v:path o:connecttype="none" fillok="f" arrowok="t"/>
            </v:shape>
            <v:shape id="1099" type="#_x0000_t32" filled="f" style="position:absolute;left:3542;top:21583;width:39871;height:0;z-index:9;mso-position-horizontal-relative:text;mso-position-vertical-relative:text;mso-width-relative:page;mso-height-relative:page;visibility:visible;">
              <v:stroke endarrow="open" color="#c0504d" weight="3.0pt"/>
              <v:fill/>
              <v:shadow on="t" color="black" offset="0.0pt,1.8110268pt" opacity="22937f" origin=",0.5"/>
              <v:path o:connecttype="none" fillok="f" arrowok="t"/>
            </v:shape>
            <v:shapetype id="_x0000_t202" coordsize="21600,21600" o:spt="202" path="m,l,21600r21600,l21600,xe">
              <v:stroke joinstyle="miter"/>
              <v:path gradientshapeok="t" o:connecttype="rect"/>
            </v:shapetype>
            <v:shape id="1101" type="#_x0000_t202" style="position:absolute;left:1812;top:24455;width:8073;height:4789;z-index:10;mso-position-horizontal-relative:text;mso-position-vertical-relative:text;mso-width-relative:page;mso-height-relative:page;visibility:visible;">
              <v:stroke joinstyle="miter" weight="0.5pt"/>
              <v:fill/>
              <v:path o:connecttype="rect" gradientshapeok="t"/>
              <v:textbox>
                <w:txbxContent>
                  <w:p>
                    <w:pPr>
                      <w:pStyle w:val="style0"/>
                      <w:rPr/>
                    </w:pPr>
                    <w:r>
                      <w:t>Thick sheet of paper</w:t>
                    </w:r>
                  </w:p>
                </w:txbxContent>
              </v:textbox>
            </v:shape>
            <v:shape id="1102" type="#_x0000_t202" style="position:absolute;left:17876;top:26113;width:11780;height:4861;z-index:11;mso-position-horizontal-relative:text;mso-position-vertical-relative:text;mso-width-relative:page;mso-height-relative:page;visibility:visible;">
              <v:stroke joinstyle="miter" weight="0.5pt"/>
              <v:fill/>
              <v:path o:connecttype="rect" gradientshapeok="t"/>
              <v:textbox>
                <w:txbxContent>
                  <w:p>
                    <w:pPr>
                      <w:pStyle w:val="style0"/>
                      <w:rPr/>
                    </w:pPr>
                    <w:r>
                      <w:t>1-mm sheet of aluminium</w:t>
                    </w:r>
                  </w:p>
                </w:txbxContent>
              </v:textbox>
            </v:shape>
            <v:shape id="1103" type="#_x0000_t202" style="position:absolute;left:35999;top:24991;width:9556;height:4747;z-index:12;mso-position-horizontal-relative:text;mso-position-vertical-relative:text;mso-width-relative:page;mso-height-relative:page;visibility:visible;">
              <v:stroke joinstyle="miter" weight="0.5pt"/>
              <v:fill/>
              <v:path o:connecttype="rect" gradientshapeok="t"/>
              <v:textbox>
                <w:txbxContent>
                  <w:p>
                    <w:pPr>
                      <w:pStyle w:val="style0"/>
                      <w:rPr/>
                    </w:pPr>
                    <w:r>
                      <w:t>1.5 cm sheet of lead</w:t>
                    </w:r>
                  </w:p>
                </w:txbxContent>
              </v:textbox>
            </v:shape>
            <v:line id="1104" stroked="t" from="5848.0pt,23972.0pt" to="9308.0pt,25526.0pt" style="position:absolute;z-index:13;mso-position-horizontal-relative:text;mso-position-vertical-relative:text;mso-width-relative:page;mso-height-relative:page;visibility:visible;flip:y;">
              <v:stroke color="#4579b8"/>
              <v:fill/>
            </v:line>
            <v:line id="1105" stroked="t" from="21500.0pt,23972.0pt" to="27596.0pt,26937.0pt" style="position:absolute;z-index:14;mso-position-horizontal-relative:text;mso-position-vertical-relative:text;mso-width-relative:page;mso-height-relative:page;visibility:visible;flip:y;">
              <v:stroke color="#4579b8"/>
              <v:fill/>
            </v:line>
            <v:line id="1106" stroked="t" from="38676.0pt,23230.0pt" to="43413.0pt,25526.0pt" style="position:absolute;z-index:15;mso-position-horizontal-relative:text;mso-position-vertical-relative:text;mso-width-relative:page;mso-height-relative:page;visibility:visible;flip:y;">
              <v:stroke color="#4579b8"/>
              <v:fill/>
            </v:line>
            <v:line id="1107" stroked="t" from="9308.0pt,12233.0pt" to="13510.0pt,15322.0pt" style="position:absolute;z-index:16;mso-position-horizontal-relative:text;mso-position-vertical-relative:text;mso-width-relative:page;mso-height-relative:page;visibility:visible;flip:y;">
              <v:fill/>
            </v:line>
            <v:shape id="1108" type="#_x0000_t202" style="position:absolute;left:7331;top:6919;width:16229;height:5314;z-index:17;mso-position-horizontal-relative:text;mso-position-vertical-relative:text;mso-width-relative:page;mso-height-relative:page;visibility:visible;">
              <v:stroke joinstyle="miter" weight="0.5pt"/>
              <v:fill/>
              <v:path o:connecttype="rect" gradientshapeok="t"/>
              <v:textbox>
                <w:txbxContent>
                  <w:p>
                    <w:pPr>
                      <w:pStyle w:val="style0"/>
                      <w:rPr/>
                    </w:pPr>
                    <w:r>
                      <w:t>Alpha rays travel at 10 % of the speed of light.</w:t>
                    </w:r>
                  </w:p>
                </w:txbxContent>
              </v:textbox>
            </v:shape>
            <v:line id="1109" stroked="t" from="25702.0pt,10791.0pt" to="30809.0pt,18205.0pt" style="position:absolute;z-index:18;mso-position-horizontal-relative:text;mso-position-vertical-relative:text;mso-width-relative:page;mso-height-relative:page;visibility:visible;flip:y;">
              <v:fill/>
            </v:line>
            <v:shape id="1110" type="#_x0000_t202" style="position:absolute;left:29161;top:4118;width:13263;height:6673;z-index:19;mso-position-horizontal-relative:text;mso-position-vertical-relative:text;mso-width-relative:page;mso-height-relative:page;visibility:visible;">
              <v:stroke joinstyle="miter" weight="0.5pt"/>
              <v:fill/>
              <v:path o:connecttype="rect" gradientshapeok="t"/>
              <v:textbox>
                <w:txbxContent>
                  <w:p>
                    <w:pPr>
                      <w:pStyle w:val="style0"/>
                      <w:rPr/>
                    </w:pPr>
                    <w:r>
                      <w:t>Beta rays travel at 50% of the speed of light.</w:t>
                    </w:r>
                  </w:p>
                </w:txbxContent>
              </v:textbox>
            </v:shape>
            <v:line id="1111" stroked="t" from="42424.0pt,10791.0pt" to="47449.0pt,21583.0pt" style="position:absolute;z-index:20;mso-position-horizontal-relative:text;mso-position-vertical-relative:text;mso-width-relative:page;mso-height-relative:page;visibility:visible;flip:y;">
              <v:fill/>
            </v:line>
            <v:shape id="1112" type="#_x0000_t202" style="position:absolute;left:44484;top:2800;width:10462;height:7167;z-index:21;mso-position-horizontal-relative:text;mso-position-vertical-relative:text;mso-width-relative:page;mso-height-relative:page;visibility:visible;">
              <v:stroke joinstyle="miter" weight="0.5pt"/>
              <v:fill/>
              <v:path o:connecttype="rect" gradientshapeok="t"/>
              <v:textbox>
                <w:txbxContent>
                  <w:p>
                    <w:pPr>
                      <w:pStyle w:val="style0"/>
                      <w:rPr/>
                    </w:pPr>
                    <w:r>
                      <w:t>Gamma rays travel at the speed of light.</w:t>
                    </w:r>
                  </w:p>
                </w:txbxContent>
              </v:textbox>
            </v:shape>
            <v:shape id="1113" type="#_x0000_t202" style="position:absolute;left:1235;top:13304;width:3996;height:2924;z-index:22;mso-position-horizontal-relative:text;mso-position-vertical-relative:text;mso-width-relative:page;mso-height-relative:page;visibility:visible;">
              <v:stroke joinstyle="miter" weight="0.5pt"/>
              <v:fill/>
              <v:path o:connecttype="rect" gradientshapeok="t"/>
              <v:textbox>
                <w:txbxContent>
                  <w:p>
                    <w:pPr>
                      <w:pStyle w:val="style0"/>
                      <w:rPr/>
                    </w:pPr>
                    <m:oMathPara>
                      <m:oMath>
                        <m:r>
                          <m:rPr>
                            <m:sty m:val="p"/>
                          </m:rPr>
                          <w:rPr>
                            <w:rFonts w:ascii="Cambria Math" w:eastAsia="SymbolMT" w:hAnsi="Cambria Math"/>
                            <w:sz w:val="24"/>
                            <w:szCs w:val="24"/>
                          </w:rPr>
                          <m:t>α</m:t>
                        </m:r>
                      </m:oMath>
                    </m:oMathPara>
                  </w:p>
                </w:txbxContent>
              </v:textbox>
            </v:shape>
            <v:shape id="1114" type="#_x0000_t202" style="position:absolute;left:247;top:17134;width:4283;height:2719;z-index:23;mso-position-horizontal-relative:text;mso-position-vertical-relative:text;mso-width-relative:page;mso-height-relative:page;visibility:visible;">
              <v:stroke joinstyle="miter" weight="0.5pt"/>
              <v:fill/>
              <v:path o:connecttype="rect" gradientshapeok="t"/>
              <v:textbox>
                <w:txbxContent>
                  <w:p>
                    <w:pPr>
                      <w:pStyle w:val="style0"/>
                      <w:rPr/>
                    </w:pPr>
                    <m:oMathPara>
                      <m:oMath>
                        <m:r>
                          <m:rPr>
                            <m:sty m:val="p"/>
                          </m:rPr>
                          <w:rPr>
                            <w:rFonts w:ascii="Cambria Math" w:eastAsia="SymbolMT" w:hAnsi="Cambria Math"/>
                            <w:sz w:val="24"/>
                            <w:szCs w:val="24"/>
                          </w:rPr>
                          <m:t>β</m:t>
                        </m:r>
                      </m:oMath>
                    </m:oMathPara>
                  </w:p>
                </w:txbxContent>
              </v:textbox>
            </v:shape>
            <v:shape id="1115" type="#_x0000_t202" style="position:absolute;left:247;top:20512;width:4283;height:3460;z-index:24;mso-position-horizontal-relative:text;mso-position-vertical-relative:text;mso-width-relative:page;mso-height-relative:page;visibility:visible;">
              <v:stroke joinstyle="miter" weight="0.5pt"/>
              <v:fill/>
              <v:path o:connecttype="rect" gradientshapeok="t"/>
              <v:textbox>
                <w:txbxContent>
                  <w:p>
                    <w:pPr>
                      <w:pStyle w:val="style0"/>
                      <w:rPr/>
                    </w:pPr>
                    <m:oMathPara>
                      <m:oMath>
                        <m:r>
                          <m:rPr>
                            <m:sty m:val="p"/>
                          </m:rPr>
                          <w:rPr>
                            <w:rFonts w:ascii="Cambria Math" w:eastAsia="SymbolMT" w:hAnsi="Cambria Math"/>
                            <w:sz w:val="24"/>
                            <w:szCs w:val="24"/>
                          </w:rPr>
                          <m:t>γ</m:t>
                        </m:r>
                      </m:oMath>
                    </m:oMathPara>
                  </w:p>
                </w:txbxContent>
              </v:textbox>
            </v:shape>
            <w10:anchorlock/>
            <v:fill rotate="true"/>
          </v:group>
        </w:pict>
      </w:r>
      <w:r>
        <w:rPr>
          <w:noProof/>
          <w:sz w:val="24"/>
          <w:szCs w:val="24"/>
        </w:rPr>
      </w:r>
      <w:r>
        <w:rPr>
          <w:noProof/>
          <w:sz w:val="24"/>
          <w:szCs w:val="24"/>
        </w:rPr>
      </w:r>
    </w:p>
    <w:p>
      <w:pPr>
        <w:pStyle w:val="style157"/>
        <w:rPr>
          <w:sz w:val="24"/>
          <w:szCs w:val="24"/>
        </w:rPr>
      </w:pPr>
    </w:p>
    <w:p>
      <w:pPr>
        <w:pStyle w:val="style157"/>
        <w:rPr>
          <w:sz w:val="24"/>
          <w:szCs w:val="24"/>
        </w:rPr>
      </w:pPr>
    </w:p>
    <w:p>
      <w:pPr>
        <w:pStyle w:val="style157"/>
        <w:rPr>
          <w:b/>
          <w:bCs/>
          <w:sz w:val="24"/>
          <w:szCs w:val="24"/>
          <w:highlight w:val="none"/>
        </w:rPr>
      </w:pPr>
      <w:r>
        <w:rPr>
          <w:b/>
          <w:bCs/>
          <w:sz w:val="24"/>
          <w:szCs w:val="24"/>
          <w:highlight w:val="none"/>
        </w:rPr>
        <w:t>Radioactivity</w:t>
      </w:r>
    </w:p>
    <w:p>
      <w:pPr>
        <w:pStyle w:val="style157"/>
        <w:numPr>
          <w:ilvl w:val="0"/>
          <w:numId w:val="31"/>
        </w:numPr>
        <w:rPr>
          <w:sz w:val="24"/>
          <w:szCs w:val="24"/>
        </w:rPr>
      </w:pPr>
      <w:r>
        <w:rPr>
          <w:sz w:val="24"/>
          <w:szCs w:val="24"/>
        </w:rPr>
        <w:t>We have seen that many elements occur as more than one isotope.</w:t>
      </w:r>
    </w:p>
    <w:p>
      <w:pPr>
        <w:pStyle w:val="style157"/>
        <w:numPr>
          <w:ilvl w:val="0"/>
          <w:numId w:val="31"/>
        </w:numPr>
        <w:rPr>
          <w:sz w:val="24"/>
          <w:szCs w:val="24"/>
        </w:rPr>
      </w:pPr>
      <w:r>
        <w:rPr>
          <w:sz w:val="24"/>
          <w:szCs w:val="24"/>
        </w:rPr>
        <w:t>The nucleus of a given isotope may be either stable or unstable.</w:t>
      </w:r>
    </w:p>
    <w:p>
      <w:pPr>
        <w:pStyle w:val="style157"/>
        <w:numPr>
          <w:ilvl w:val="0"/>
          <w:numId w:val="31"/>
        </w:numPr>
        <w:rPr>
          <w:sz w:val="24"/>
          <w:szCs w:val="24"/>
        </w:rPr>
      </w:pPr>
      <w:r>
        <w:rPr>
          <w:sz w:val="24"/>
          <w:szCs w:val="24"/>
        </w:rPr>
        <w:t>Those isotopes with an unstable nucleus will, in time, spontaneously undergo a nuclear reaction.</w:t>
      </w:r>
    </w:p>
    <w:p>
      <w:pPr>
        <w:pStyle w:val="style157"/>
        <w:numPr>
          <w:ilvl w:val="0"/>
          <w:numId w:val="31"/>
        </w:numPr>
        <w:rPr>
          <w:sz w:val="24"/>
          <w:szCs w:val="24"/>
        </w:rPr>
      </w:pPr>
      <w:r>
        <w:rPr>
          <w:sz w:val="24"/>
          <w:szCs w:val="24"/>
        </w:rPr>
        <w:t>These isotopes are said to be radioactive.</w:t>
      </w:r>
    </w:p>
    <w:p>
      <w:pPr>
        <w:pStyle w:val="style157"/>
        <w:numPr>
          <w:ilvl w:val="0"/>
          <w:numId w:val="31"/>
        </w:numPr>
        <w:rPr>
          <w:sz w:val="24"/>
          <w:szCs w:val="24"/>
        </w:rPr>
      </w:pPr>
      <w:r>
        <w:rPr>
          <w:sz w:val="24"/>
          <w:szCs w:val="24"/>
        </w:rPr>
        <w:t>A stable nucleus will not spontaneously undergo a nuclear reaction.</w:t>
      </w:r>
    </w:p>
    <w:p>
      <w:pPr>
        <w:pStyle w:val="style157"/>
        <w:numPr>
          <w:ilvl w:val="0"/>
          <w:numId w:val="31"/>
        </w:numPr>
        <w:rPr>
          <w:sz w:val="24"/>
          <w:szCs w:val="24"/>
        </w:rPr>
      </w:pPr>
      <w:r>
        <w:rPr>
          <w:sz w:val="24"/>
          <w:szCs w:val="24"/>
        </w:rPr>
        <w:t>In a nuclear reaction, the nucleus changes in some essential way, gaining or losing protons and/orneutrons</w:t>
      </w:r>
      <w:r>
        <w:rPr>
          <w:sz w:val="24"/>
          <w:szCs w:val="24"/>
        </w:rPr>
        <w:tab/>
      </w:r>
    </w:p>
    <w:p>
      <w:pPr>
        <w:pStyle w:val="style157"/>
        <w:numPr>
          <w:ilvl w:val="0"/>
          <w:numId w:val="31"/>
        </w:numPr>
        <w:rPr>
          <w:sz w:val="24"/>
          <w:szCs w:val="24"/>
        </w:rPr>
      </w:pPr>
      <w:r>
        <w:rPr>
          <w:sz w:val="24"/>
          <w:szCs w:val="24"/>
        </w:rPr>
        <w:t>As part of this process, high energy particles or electromagnetic radiation may be given off by the atom.</w:t>
      </w:r>
    </w:p>
    <w:p>
      <w:pPr>
        <w:pStyle w:val="style157"/>
        <w:numPr>
          <w:ilvl w:val="0"/>
          <w:numId w:val="31"/>
        </w:numPr>
        <w:rPr>
          <w:sz w:val="24"/>
          <w:szCs w:val="24"/>
        </w:rPr>
      </w:pPr>
      <w:r>
        <w:rPr>
          <w:sz w:val="24"/>
          <w:szCs w:val="24"/>
        </w:rPr>
        <w:t>The new atom which is produced may be stable, or may itself be radioactive(unstable).</w:t>
      </w:r>
    </w:p>
    <w:p>
      <w:pPr>
        <w:pStyle w:val="style157"/>
        <w:numPr>
          <w:ilvl w:val="0"/>
          <w:numId w:val="31"/>
        </w:numPr>
        <w:rPr>
          <w:sz w:val="24"/>
          <w:szCs w:val="24"/>
        </w:rPr>
      </w:pPr>
      <w:r>
        <w:rPr>
          <w:sz w:val="24"/>
          <w:szCs w:val="24"/>
        </w:rPr>
        <w:t>It is not easy to predict whether a given isotope is radioactive.</w:t>
      </w:r>
    </w:p>
    <w:p>
      <w:pPr>
        <w:pStyle w:val="style157"/>
        <w:numPr>
          <w:ilvl w:val="0"/>
          <w:numId w:val="31"/>
        </w:numPr>
        <w:rPr>
          <w:sz w:val="24"/>
          <w:szCs w:val="24"/>
        </w:rPr>
      </w:pPr>
      <w:r>
        <w:rPr>
          <w:sz w:val="24"/>
          <w:szCs w:val="24"/>
        </w:rPr>
        <w:t>Any atom which contains 84 or more protons in its nucleus is radioactive.</w:t>
      </w:r>
    </w:p>
    <w:p>
      <w:pPr>
        <w:pStyle w:val="style157"/>
        <w:numPr>
          <w:ilvl w:val="0"/>
          <w:numId w:val="31"/>
        </w:numPr>
        <w:rPr>
          <w:sz w:val="24"/>
          <w:szCs w:val="24"/>
        </w:rPr>
      </w:pPr>
      <w:r>
        <w:rPr>
          <w:sz w:val="24"/>
          <w:szCs w:val="24"/>
        </w:rPr>
        <w:t>Atoms with very large numbers of nucleons (210 or more) are radioactive</w:t>
      </w:r>
    </w:p>
    <w:p>
      <w:pPr>
        <w:pStyle w:val="style157"/>
        <w:numPr>
          <w:ilvl w:val="0"/>
          <w:numId w:val="31"/>
        </w:numPr>
        <w:rPr>
          <w:sz w:val="24"/>
          <w:szCs w:val="24"/>
        </w:rPr>
      </w:pPr>
      <w:r>
        <w:rPr>
          <w:sz w:val="24"/>
          <w:szCs w:val="24"/>
        </w:rPr>
        <w:t>Lighter isotopes may be radioactive due to an unfavorable ratio of protons to neutrons in the nucleus(nuclear stability).</w:t>
      </w:r>
    </w:p>
    <w:p>
      <w:pPr>
        <w:pStyle w:val="style157"/>
        <w:numPr>
          <w:ilvl w:val="0"/>
          <w:numId w:val="0"/>
        </w:numPr>
        <w:ind w:left="720" w:firstLine="0"/>
        <w:rPr>
          <w:sz w:val="24"/>
          <w:szCs w:val="24"/>
        </w:rPr>
      </w:pPr>
    </w:p>
    <w:p>
      <w:pPr>
        <w:pStyle w:val="style157"/>
        <w:rPr>
          <w:sz w:val="24"/>
          <w:szCs w:val="24"/>
        </w:rPr>
      </w:pPr>
      <w:r>
        <w:rPr>
          <w:b/>
          <w:bCs/>
          <w:i/>
          <w:iCs/>
          <w:sz w:val="24"/>
          <w:szCs w:val="24"/>
          <w:highlight w:val="none"/>
        </w:rPr>
        <w:t xml:space="preserve">Radioactivity </w:t>
      </w:r>
      <w:r>
        <w:rPr>
          <w:sz w:val="24"/>
          <w:szCs w:val="24"/>
        </w:rPr>
        <w:t>is the spontaneous emission of particles (alpha, beta and gamma) by radioactive substances.</w:t>
      </w:r>
    </w:p>
    <w:p>
      <w:pPr>
        <w:pStyle w:val="style157"/>
        <w:rPr>
          <w:sz w:val="24"/>
          <w:szCs w:val="24"/>
        </w:rPr>
      </w:pPr>
    </w:p>
    <w:p>
      <w:pPr>
        <w:pStyle w:val="style157"/>
        <w:rPr>
          <w:b/>
          <w:bCs/>
          <w:sz w:val="24"/>
          <w:szCs w:val="24"/>
        </w:rPr>
      </w:pPr>
      <w:r>
        <w:rPr>
          <w:b/>
          <w:bCs/>
          <w:sz w:val="24"/>
          <w:szCs w:val="24"/>
        </w:rPr>
        <w:t>The differences between ordinary chemical reactions and nuclear reactions are:</w:t>
      </w:r>
    </w:p>
    <w:p>
      <w:pPr>
        <w:pStyle w:val="style157"/>
        <w:numPr>
          <w:ilvl w:val="0"/>
          <w:numId w:val="32"/>
        </w:numPr>
        <w:rPr>
          <w:sz w:val="24"/>
          <w:szCs w:val="24"/>
        </w:rPr>
      </w:pPr>
      <w:r>
        <w:rPr>
          <w:sz w:val="24"/>
          <w:szCs w:val="24"/>
        </w:rPr>
        <w:t>While nuclear reaction takes place in the atom’s nucleus, the electrons in the atom are responsible for chemical reactions.</w:t>
      </w:r>
    </w:p>
    <w:p>
      <w:pPr>
        <w:pStyle w:val="style157"/>
        <w:numPr>
          <w:ilvl w:val="0"/>
          <w:numId w:val="32"/>
        </w:numPr>
        <w:rPr>
          <w:sz w:val="24"/>
          <w:szCs w:val="24"/>
        </w:rPr>
      </w:pPr>
      <w:r>
        <w:rPr>
          <w:sz w:val="24"/>
          <w:szCs w:val="24"/>
        </w:rPr>
        <w:t xml:space="preserve">The chemical reactions involve the transfer, loss, gain and sharing of electrons and nothing takes place in the nucleus. </w:t>
      </w:r>
    </w:p>
    <w:p>
      <w:pPr>
        <w:pStyle w:val="style157"/>
        <w:numPr>
          <w:ilvl w:val="0"/>
          <w:numId w:val="32"/>
        </w:numPr>
        <w:rPr>
          <w:sz w:val="24"/>
          <w:szCs w:val="24"/>
        </w:rPr>
      </w:pPr>
      <w:r>
        <w:rPr>
          <w:sz w:val="24"/>
          <w:szCs w:val="24"/>
        </w:rPr>
        <w:t>Nuclear reactions involve the decomposition of the nucleus and have nothing to do with the electrons.</w:t>
      </w:r>
    </w:p>
    <w:p>
      <w:pPr>
        <w:pStyle w:val="style157"/>
        <w:numPr>
          <w:ilvl w:val="0"/>
          <w:numId w:val="32"/>
        </w:numPr>
        <w:rPr>
          <w:sz w:val="24"/>
          <w:szCs w:val="24"/>
        </w:rPr>
      </w:pPr>
      <w:r>
        <w:rPr>
          <w:sz w:val="24"/>
          <w:szCs w:val="24"/>
        </w:rPr>
        <w:t>In a nuclear reaction, the protons and neutrons react inside the nucleus and in chemical reactions the electrons react outside the nucleus.</w:t>
      </w:r>
    </w:p>
    <w:p>
      <w:pPr>
        <w:pStyle w:val="style157"/>
        <w:numPr>
          <w:ilvl w:val="0"/>
          <w:numId w:val="32"/>
        </w:numPr>
        <w:rPr>
          <w:sz w:val="24"/>
          <w:szCs w:val="24"/>
        </w:rPr>
      </w:pPr>
      <w:r>
        <w:rPr>
          <w:sz w:val="24"/>
          <w:szCs w:val="24"/>
        </w:rPr>
        <w:t>When comparing the energies, a chemical reaction involves only low energy change, where as a nuclear reaction has a very high-energy change.</w:t>
      </w:r>
    </w:p>
    <w:p>
      <w:pPr>
        <w:pStyle w:val="style157"/>
        <w:numPr>
          <w:ilvl w:val="0"/>
          <w:numId w:val="32"/>
        </w:numPr>
        <w:rPr>
          <w:sz w:val="24"/>
          <w:szCs w:val="24"/>
        </w:rPr>
      </w:pPr>
      <w:r>
        <w:rPr>
          <w:sz w:val="24"/>
          <w:szCs w:val="24"/>
        </w:rPr>
        <w:t>While the elements get transmuted(converted) into other elements in a nuclear reaction, the number of atom remains same with chemical reactions.</w:t>
      </w:r>
    </w:p>
    <w:p>
      <w:pPr>
        <w:pStyle w:val="style157"/>
        <w:numPr>
          <w:ilvl w:val="0"/>
          <w:numId w:val="32"/>
        </w:numPr>
        <w:rPr>
          <w:sz w:val="24"/>
          <w:szCs w:val="24"/>
        </w:rPr>
      </w:pPr>
      <w:r>
        <w:rPr>
          <w:sz w:val="24"/>
          <w:szCs w:val="24"/>
        </w:rPr>
        <w:t>In a nuclear reaction, the isotopes are seen to react differently. But in a chemical reaction, the isotopes reacts the same.</w:t>
      </w:r>
    </w:p>
    <w:p>
      <w:pPr>
        <w:pStyle w:val="style157"/>
        <w:rPr>
          <w:sz w:val="24"/>
          <w:szCs w:val="24"/>
        </w:rPr>
      </w:pPr>
    </w:p>
    <w:p>
      <w:pPr>
        <w:pStyle w:val="style157"/>
        <w:rPr>
          <w:b/>
          <w:bCs/>
          <w:sz w:val="24"/>
          <w:szCs w:val="24"/>
          <w:highlight w:val="none"/>
        </w:rPr>
      </w:pPr>
      <w:r>
        <w:rPr>
          <w:b/>
          <w:bCs/>
          <w:sz w:val="24"/>
          <w:szCs w:val="24"/>
          <w:highlight w:val="none"/>
        </w:rPr>
        <w:t>Types of Radioactive Emissions</w:t>
      </w:r>
    </w:p>
    <w:p>
      <w:pPr>
        <w:pStyle w:val="style157"/>
        <w:numPr>
          <w:ilvl w:val="0"/>
          <w:numId w:val="33"/>
        </w:numPr>
        <w:rPr>
          <w:sz w:val="24"/>
          <w:szCs w:val="24"/>
        </w:rPr>
      </w:pPr>
      <w:r>
        <w:rPr>
          <w:sz w:val="24"/>
          <w:szCs w:val="24"/>
        </w:rPr>
        <w:t>When an unstable nucleus decays, it may give off one of three common forms of radiation.</w:t>
      </w:r>
    </w:p>
    <w:p>
      <w:pPr>
        <w:pStyle w:val="style157"/>
        <w:numPr>
          <w:ilvl w:val="0"/>
          <w:numId w:val="5"/>
        </w:numPr>
        <w:rPr>
          <w:sz w:val="24"/>
          <w:szCs w:val="24"/>
        </w:rPr>
      </w:pPr>
      <w:r>
        <w:rPr>
          <w:sz w:val="24"/>
          <w:szCs w:val="24"/>
        </w:rPr>
        <w:t>Alpha radiation</w:t>
      </w:r>
    </w:p>
    <w:p>
      <w:pPr>
        <w:pStyle w:val="style157"/>
        <w:numPr>
          <w:ilvl w:val="0"/>
          <w:numId w:val="5"/>
        </w:numPr>
        <w:rPr>
          <w:sz w:val="24"/>
          <w:szCs w:val="24"/>
        </w:rPr>
      </w:pPr>
      <w:r>
        <w:rPr>
          <w:sz w:val="24"/>
          <w:szCs w:val="24"/>
        </w:rPr>
        <w:t>Beta radiation</w:t>
      </w:r>
    </w:p>
    <w:p>
      <w:pPr>
        <w:pStyle w:val="style157"/>
        <w:numPr>
          <w:ilvl w:val="0"/>
          <w:numId w:val="5"/>
        </w:numPr>
        <w:rPr>
          <w:sz w:val="24"/>
          <w:szCs w:val="24"/>
        </w:rPr>
      </w:pPr>
      <w:r>
        <w:rPr>
          <w:sz w:val="24"/>
          <w:szCs w:val="24"/>
        </w:rPr>
        <w:t>Gamma radiation</w:t>
      </w:r>
    </w:p>
    <w:p>
      <w:pPr>
        <w:pStyle w:val="style157"/>
        <w:numPr>
          <w:ilvl w:val="0"/>
          <w:numId w:val="33"/>
        </w:numPr>
        <w:rPr>
          <w:sz w:val="24"/>
          <w:szCs w:val="24"/>
        </w:rPr>
      </w:pPr>
      <m:oMath>
        <m:r>
          <m:rPr>
            <m:sty m:val="p"/>
          </m:rPr>
          <w:rPr>
            <w:rFonts w:ascii="Cambria Math" w:hAnsi="Cambria Math"/>
            <w:sz w:val="24"/>
            <w:szCs w:val="24"/>
          </w:rPr>
          <m:t>An alpha particle</m:t>
        </m:r>
      </m:oMath>
      <w:r>
        <w:rPr>
          <w:sz w:val="24"/>
          <w:szCs w:val="24"/>
        </w:rPr>
        <w:t>is made up of two protons and two neutrons. Alpha rays are stream of positively charged particles, each consisting of two protons and two neutrons.</w:t>
      </w:r>
    </w:p>
    <w:p>
      <w:pPr>
        <w:pStyle w:val="style157"/>
        <w:numPr>
          <w:ilvl w:val="0"/>
          <w:numId w:val="33"/>
        </w:numPr>
        <w:rPr>
          <w:sz w:val="24"/>
          <w:szCs w:val="24"/>
        </w:rPr>
      </w:pPr>
      <w:r>
        <w:rPr>
          <w:sz w:val="24"/>
          <w:szCs w:val="24"/>
        </w:rPr>
        <w:t>It is essentially the nucleus of a helium atom.</w:t>
      </w:r>
    </w:p>
    <w:p>
      <w:pPr>
        <w:pStyle w:val="style157"/>
        <w:numPr>
          <w:ilvl w:val="0"/>
          <w:numId w:val="33"/>
        </w:numPr>
        <w:rPr>
          <w:sz w:val="24"/>
          <w:szCs w:val="24"/>
        </w:rPr>
      </w:pPr>
      <m:oMath>
        <m:r>
          <m:rPr>
            <m:sty m:val="p"/>
          </m:rPr>
          <w:rPr>
            <w:rFonts w:ascii="Cambria Math" w:hAnsi="Cambria Math"/>
            <w:sz w:val="24"/>
            <w:szCs w:val="24"/>
          </w:rPr>
          <m:t>A beta particle</m:t>
        </m:r>
      </m:oMath>
      <w:r>
        <w:rPr>
          <w:sz w:val="24"/>
          <w:szCs w:val="24"/>
        </w:rPr>
        <w:t xml:space="preserve"> is a strem of high-energy electron. </w:t>
      </w:r>
    </w:p>
    <w:p>
      <w:pPr>
        <w:pStyle w:val="style157"/>
        <w:numPr>
          <w:ilvl w:val="0"/>
          <w:numId w:val="33"/>
        </w:numPr>
        <w:rPr>
          <w:sz w:val="24"/>
          <w:szCs w:val="24"/>
        </w:rPr>
      </w:pPr>
      <w:r>
        <w:rPr>
          <w:sz w:val="24"/>
          <w:szCs w:val="24"/>
        </w:rPr>
        <w:t>They may be produced inside the nucleus of an unstable isotope when it decays</w:t>
      </w:r>
    </w:p>
    <w:p>
      <w:pPr>
        <w:pStyle w:val="style157"/>
        <w:numPr>
          <w:ilvl w:val="0"/>
          <w:numId w:val="33"/>
        </w:numPr>
        <w:rPr>
          <w:sz w:val="24"/>
          <w:szCs w:val="24"/>
        </w:rPr>
      </w:pPr>
      <w:r>
        <w:rPr>
          <w:sz w:val="24"/>
          <w:szCs w:val="24"/>
        </w:rPr>
        <w:t>A gamma ray is a high-energy photon of light.</w:t>
      </w:r>
      <m:oMath>
        <m:r>
          <m:rPr>
            <m:sty m:val="p"/>
          </m:rPr>
          <w:rPr>
            <w:rFonts w:ascii="Cambria Math" w:hAnsi="Cambria Math"/>
            <w:sz w:val="24"/>
            <w:szCs w:val="24"/>
          </w:rPr>
          <m:t>Gamma rays</m:t>
        </m:r>
      </m:oMath>
      <w:r>
        <w:rPr>
          <w:sz w:val="24"/>
          <w:szCs w:val="24"/>
        </w:rPr>
        <w:t>are a form of electromagnetic radiation.</w:t>
      </w:r>
    </w:p>
    <w:p>
      <w:pPr>
        <w:pStyle w:val="style157"/>
        <w:numPr>
          <w:ilvl w:val="0"/>
          <w:numId w:val="33"/>
        </w:numPr>
        <w:rPr>
          <w:sz w:val="24"/>
          <w:szCs w:val="24"/>
        </w:rPr>
      </w:pPr>
      <w:r>
        <w:rPr>
          <w:sz w:val="24"/>
          <w:szCs w:val="24"/>
        </w:rPr>
        <w:t>Gamma rays have no charge or mass</w:t>
      </w:r>
    </w:p>
    <w:p>
      <w:pPr>
        <w:pStyle w:val="style157"/>
        <w:rPr>
          <w:sz w:val="24"/>
          <w:szCs w:val="24"/>
        </w:rPr>
      </w:pPr>
      <w:r>
        <w:rPr>
          <w:sz w:val="24"/>
          <w:szCs w:val="24"/>
        </w:rPr>
        <w:t>They are symbolized as</w:t>
      </w:r>
    </w:p>
    <w:p>
      <w:pPr>
        <w:pStyle w:val="style157"/>
        <w:rPr>
          <w:rFonts w:cs="Times New Roman"/>
          <w:sz w:val="24"/>
          <w:szCs w:val="24"/>
        </w:rPr>
      </w:pPr>
      <m:oMathPara>
        <m:oMath>
          <m:sPre>
            <m:sPrePr>
              <m:ctrlPr>
                <w:rPr>
                  <w:rFonts w:ascii="Cambria Math" w:cs="Times New Roman" w:hAnsi="Cambria Math"/>
                  <w:sz w:val="24"/>
                  <w:szCs w:val="24"/>
                </w:rPr>
              </m:ctrlPr>
            </m:sPrePr>
            <m:sub>
              <m:r>
                <m:rPr>
                  <m:sty m:val="p"/>
                </m:rPr>
                <w:rPr>
                  <w:rFonts w:ascii="Cambria Math" w:cs="Times New Roman" w:hAnsi="Cambria Math"/>
                  <w:sz w:val="24"/>
                  <w:szCs w:val="24"/>
                </w:rPr>
                <m:t>2</m:t>
              </m:r>
              <m:ctrlPr>
                <w:rPr>
                  <w:sz w:val="24"/>
                  <w:szCs w:val="24"/>
                </w:rPr>
              </m:ctrlPr>
            </m:sub>
            <m:sup>
              <m:r>
                <m:rPr>
                  <m:sty m:val="p"/>
                </m:rPr>
                <w:rPr>
                  <w:rFonts w:ascii="Cambria Math" w:cs="Times New Roman" w:hAnsi="Cambria Math"/>
                  <w:sz w:val="24"/>
                  <w:szCs w:val="24"/>
                </w:rPr>
                <m:t>4</m:t>
              </m:r>
              <m:ctrlPr>
                <w:rPr>
                  <w:sz w:val="24"/>
                  <w:szCs w:val="24"/>
                </w:rPr>
              </m:ctrlPr>
            </m:sup>
            <m:e>
              <m:r>
                <m:rPr>
                  <m:sty m:val="p"/>
                </m:rPr>
                <w:rPr>
                  <w:rFonts w:ascii="Cambria Math" w:eastAsia="SymbolMT" w:hAnsi="Cambria Math"/>
                  <w:sz w:val="24"/>
                  <w:szCs w:val="24"/>
                </w:rPr>
                <m:t>α-Alpha radiation</m:t>
              </m:r>
              <m:ctrlPr>
                <w:rPr>
                  <w:sz w:val="24"/>
                  <w:szCs w:val="24"/>
                </w:rPr>
              </m:ctrlPr>
            </m:e>
          </m:sPre>
        </m:oMath>
      </m:oMathPara>
    </w:p>
    <w:p>
      <w:pPr>
        <w:pStyle w:val="style157"/>
        <w:rPr>
          <w:sz w:val="24"/>
          <w:szCs w:val="24"/>
        </w:rPr>
      </w:pPr>
    </w:p>
    <w:p>
      <w:pPr>
        <w:pStyle w:val="style157"/>
        <w:rPr>
          <w:rFonts w:cs="SymbolMT" w:eastAsia="SymbolMT"/>
          <w:sz w:val="24"/>
          <w:szCs w:val="24"/>
        </w:rPr>
      </w:pPr>
      <m:oMathPara>
        <m:oMath>
          <m:sPre>
            <m:sPrePr>
              <m:ctrlPr>
                <w:rPr>
                  <w:rFonts w:ascii="Cambria Math" w:cs="Times New Roman" w:hAnsi="Cambria Math"/>
                  <w:sz w:val="24"/>
                  <w:szCs w:val="24"/>
                </w:rPr>
              </m:ctrlPr>
            </m:sPrePr>
            <m:sub>
              <m:r>
                <m:rPr>
                  <m:sty m:val="p"/>
                </m:rPr>
                <w:rPr>
                  <w:rFonts w:ascii="Cambria Math" w:cs="Times New Roman" w:hAnsi="Cambria Math"/>
                  <w:sz w:val="24"/>
                  <w:szCs w:val="24"/>
                </w:rPr>
                <m:t>-1</m:t>
              </m:r>
              <m:ctrlPr>
                <w:rPr>
                  <w:sz w:val="24"/>
                  <w:szCs w:val="24"/>
                </w:rPr>
              </m:ctrlPr>
            </m:sub>
            <m:sup>
              <m:r>
                <m:rPr>
                  <m:sty m:val="p"/>
                </m:rPr>
                <w:rPr>
                  <w:rFonts w:ascii="Cambria Math" w:cs="Times New Roman" w:hAnsi="Cambria Math"/>
                  <w:sz w:val="24"/>
                  <w:szCs w:val="24"/>
                </w:rPr>
                <m:t>0</m:t>
              </m:r>
              <m:ctrlPr>
                <w:rPr>
                  <w:sz w:val="24"/>
                  <w:szCs w:val="24"/>
                </w:rPr>
              </m:ctrlPr>
            </m:sup>
            <m:e>
              <m:r>
                <m:rPr>
                  <m:sty m:val="p"/>
                </m:rPr>
                <w:rPr>
                  <w:rFonts w:ascii="Cambria Math" w:eastAsia="SymbolMT" w:hAnsi="Cambria Math"/>
                  <w:sz w:val="24"/>
                  <w:szCs w:val="24"/>
                </w:rPr>
                <m:t>β-Beta radiation</m:t>
              </m:r>
              <m:ctrlPr>
                <w:rPr>
                  <w:sz w:val="24"/>
                  <w:szCs w:val="24"/>
                </w:rPr>
              </m:ctrlPr>
            </m:e>
          </m:sPre>
        </m:oMath>
      </m:oMathPara>
    </w:p>
    <w:p>
      <w:pPr>
        <w:pStyle w:val="style157"/>
        <w:rPr>
          <w:rFonts w:eastAsia="SymbolMT"/>
          <w:sz w:val="24"/>
          <w:szCs w:val="24"/>
        </w:rPr>
      </w:pPr>
    </w:p>
    <w:p>
      <w:pPr>
        <w:pStyle w:val="style157"/>
        <w:rPr>
          <w:sz w:val="24"/>
          <w:szCs w:val="24"/>
        </w:rPr>
      </w:pPr>
      <m:oMathPara>
        <m:oMath>
          <m:sPre>
            <m:sPrePr>
              <m:ctrlPr>
                <w:rPr>
                  <w:rFonts w:ascii="Cambria Math" w:hAnsi="Cambria Math"/>
                  <w:sz w:val="24"/>
                  <w:szCs w:val="24"/>
                </w:rPr>
              </m:ctrlPr>
            </m:sPrePr>
            <m:sub>
              <m:r>
                <m:rPr>
                  <m:sty m:val="p"/>
                </m:rPr>
                <w:rPr>
                  <w:rFonts w:ascii="Cambria Math" w:hAnsi="Cambria Math"/>
                  <w:sz w:val="24"/>
                  <w:szCs w:val="24"/>
                </w:rPr>
                <m:t>0</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eastAsia="SymbolMT" w:hAnsi="Cambria Math"/>
                  <w:sz w:val="24"/>
                  <w:szCs w:val="24"/>
                </w:rPr>
                <m:t>γ</m:t>
              </m:r>
              <m:ctrlPr>
                <w:rPr>
                  <w:sz w:val="24"/>
                  <w:szCs w:val="24"/>
                </w:rPr>
              </m:ctrlPr>
            </m:e>
          </m:sPre>
          <m:r>
            <m:rPr>
              <m:sty m:val="p"/>
            </m:rPr>
            <w:rPr>
              <w:rFonts w:ascii="Cambria Math" w:hAnsi="Cambria Math"/>
              <w:sz w:val="24"/>
              <w:szCs w:val="24"/>
            </w:rPr>
            <m:t>-Gamma radiation</m:t>
          </m:r>
        </m:oMath>
      </m:oMathPara>
    </w:p>
    <w:p>
      <w:pPr>
        <w:pStyle w:val="style157"/>
        <w:rPr>
          <w:rFonts w:eastAsia="SymbolMT"/>
          <w:sz w:val="24"/>
          <w:szCs w:val="24"/>
        </w:rPr>
      </w:pPr>
    </w:p>
    <w:p>
      <w:pPr>
        <w:pStyle w:val="style157"/>
        <w:rPr>
          <w:rFonts w:eastAsia="SymbolMT"/>
          <w:sz w:val="24"/>
          <w:szCs w:val="24"/>
        </w:rPr>
      </w:pPr>
    </w:p>
    <w:p>
      <w:pPr>
        <w:pStyle w:val="style157"/>
        <w:rPr>
          <w:rFonts w:eastAsia="SymbolMT"/>
          <w:sz w:val="24"/>
          <w:szCs w:val="24"/>
        </w:rPr>
      </w:pPr>
    </w:p>
    <w:p>
      <w:pPr>
        <w:pStyle w:val="style157"/>
        <w:rPr>
          <w:b/>
          <w:bCs/>
          <w:sz w:val="24"/>
          <w:szCs w:val="24"/>
          <w:highlight w:val="none"/>
        </w:rPr>
      </w:pPr>
      <w:r>
        <w:rPr>
          <w:b/>
          <w:bCs/>
          <w:sz w:val="24"/>
          <w:szCs w:val="24"/>
          <w:highlight w:val="none"/>
        </w:rPr>
        <w:t>Equations of Nuclear Reactions</w:t>
      </w:r>
    </w:p>
    <w:p>
      <w:pPr>
        <w:pStyle w:val="style157"/>
        <w:rPr>
          <w:rFonts w:cs="Times New Roman"/>
          <w:sz w:val="24"/>
          <w:szCs w:val="24"/>
        </w:rPr>
      </w:pPr>
    </w:p>
    <w:p>
      <w:pPr>
        <w:pStyle w:val="style157"/>
        <w:rPr>
          <w:sz w:val="24"/>
          <w:szCs w:val="24"/>
        </w:rPr>
      </w:pPr>
      <w:r>
        <w:rPr>
          <w:sz w:val="24"/>
          <w:szCs w:val="24"/>
        </w:rPr>
        <w:t>Alpha particle decay</w:t>
      </w:r>
    </w:p>
    <w:p>
      <w:pPr>
        <w:pStyle w:val="style157"/>
        <w:rPr>
          <w:sz w:val="24"/>
          <w:szCs w:val="24"/>
        </w:rPr>
      </w:pPr>
      <w:r>
        <w:rPr>
          <w:sz w:val="24"/>
          <w:szCs w:val="24"/>
        </w:rPr>
        <w:t>Beta particle decay</w:t>
      </w:r>
    </w:p>
    <w:p>
      <w:pPr>
        <w:pStyle w:val="style157"/>
        <w:rPr>
          <w:rFonts w:cs="Times New Roman"/>
          <w:sz w:val="24"/>
          <w:szCs w:val="24"/>
        </w:rPr>
      </w:pPr>
      <w:r>
        <w:rPr>
          <w:sz w:val="24"/>
          <w:szCs w:val="24"/>
        </w:rPr>
        <w:t>Gamma ray</w:t>
      </w:r>
    </w:p>
    <w:p>
      <w:pPr>
        <w:pStyle w:val="style157"/>
        <w:numPr>
          <w:ilvl w:val="0"/>
          <w:numId w:val="34"/>
        </w:numPr>
        <w:rPr>
          <w:sz w:val="24"/>
          <w:szCs w:val="24"/>
        </w:rPr>
      </w:pPr>
      <w:r>
        <w:rPr>
          <w:sz w:val="24"/>
          <w:szCs w:val="24"/>
        </w:rPr>
        <w:t>In each case, we begin with a single unstable nucleus.This is called the parent nucleus</w:t>
      </w:r>
    </w:p>
    <w:p>
      <w:pPr>
        <w:pStyle w:val="style157"/>
        <w:numPr>
          <w:ilvl w:val="0"/>
          <w:numId w:val="34"/>
        </w:numPr>
        <w:rPr>
          <w:sz w:val="24"/>
          <w:szCs w:val="24"/>
        </w:rPr>
      </w:pPr>
      <w:r>
        <w:rPr>
          <w:sz w:val="24"/>
          <w:szCs w:val="24"/>
        </w:rPr>
        <w:t>After the nuclear reaction has occurred, a new nucleus, the daughter nucleus, remains and a particle(alpha or beta) is emitted.</w:t>
      </w:r>
      <w:r>
        <w:rPr>
          <w:sz w:val="24"/>
          <w:szCs w:val="24"/>
        </w:rPr>
        <w:tab/>
      </w:r>
    </w:p>
    <w:p>
      <w:pPr>
        <w:pStyle w:val="style0"/>
        <w:autoSpaceDE w:val="false"/>
        <w:autoSpaceDN w:val="false"/>
        <w:adjustRightInd w:val="false"/>
        <w:spacing w:after="0" w:lineRule="auto" w:line="240"/>
        <w:rPr>
          <w:rFonts w:cs="Times New Roman"/>
          <w:b/>
          <w:bCs/>
          <w:sz w:val="24"/>
          <w:szCs w:val="24"/>
        </w:rPr>
      </w:pPr>
    </w:p>
    <w:p>
      <w:pPr>
        <w:pStyle w:val="style0"/>
        <w:autoSpaceDE w:val="false"/>
        <w:autoSpaceDN w:val="false"/>
        <w:adjustRightInd w:val="false"/>
        <w:spacing w:after="0" w:lineRule="auto" w:line="240"/>
        <w:rPr>
          <w:rFonts w:cs="ArialMT"/>
          <w:iCs/>
          <w:sz w:val="24"/>
          <w:szCs w:val="24"/>
        </w:rPr>
      </w:pPr>
      <w:r>
        <w:rPr>
          <w:rFonts w:cs="Times New Roman"/>
          <w:b/>
          <w:bCs/>
          <w:sz w:val="24"/>
          <w:szCs w:val="24"/>
        </w:rPr>
        <w:t>Alpha Particle Decay:</w:t>
      </w:r>
      <w:r>
        <w:rPr>
          <w:rFonts w:cs="ArialMT"/>
          <w:iCs/>
          <w:sz w:val="24"/>
          <w:szCs w:val="24"/>
        </w:rPr>
        <w:t>The nuclear disintegration process that emits alpha particles is called alpha decay. An example of a nucleus that undergoes alpha decay is uranium-238. The alpha decay of U-238 is</w:t>
      </w:r>
      <w:r>
        <w:rPr>
          <w:rFonts w:cs="ArialMT"/>
          <w:iCs/>
          <w:noProof/>
          <w:sz w:val="24"/>
          <w:szCs w:val="24"/>
        </w:rPr>
        <w:drawing>
          <wp:inline distL="0" distT="0" distB="0" distR="0">
            <wp:extent cx="1858724" cy="287257"/>
            <wp:effectExtent l="0" t="0" r="0" b="0"/>
            <wp:docPr id="111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89"/>
                    <pic:cNvPicPr/>
                  </pic:nvPicPr>
                  <pic:blipFill>
                    <a:blip r:embed="rId59" cstate="print"/>
                    <a:srcRect l="0" t="0" r="0" b="0"/>
                    <a:stretch/>
                  </pic:blipFill>
                  <pic:spPr>
                    <a:xfrm rot="0">
                      <a:off x="0" y="0"/>
                      <a:ext cx="1858724" cy="287257"/>
                    </a:xfrm>
                    <a:prstGeom prst="rect"/>
                    <a:ln>
                      <a:noFill/>
                    </a:ln>
                  </pic:spPr>
                </pic:pic>
              </a:graphicData>
            </a:graphic>
          </wp:inline>
        </w:drawing>
      </w:r>
    </w:p>
    <w:p>
      <w:pPr>
        <w:pStyle w:val="style0"/>
        <w:autoSpaceDE w:val="false"/>
        <w:autoSpaceDN w:val="false"/>
        <w:adjustRightInd w:val="false"/>
        <w:spacing w:after="0" w:lineRule="auto" w:line="240"/>
        <w:rPr>
          <w:rFonts w:cs="ArialMT"/>
          <w:b/>
          <w:iCs/>
          <w:sz w:val="24"/>
          <w:szCs w:val="24"/>
        </w:rPr>
      </w:pPr>
      <m:oMathPara>
        <m:oMath>
          <m:r>
            <m:rPr>
              <m:sty m:val="bi"/>
            </m:rPr>
            <w:rPr>
              <w:rFonts w:ascii="Cambria Math" w:cs="ArialMT" w:hAnsi="Cambria Math"/>
              <w:sz w:val="24"/>
              <w:szCs w:val="24"/>
            </w:rPr>
            <m:t xml:space="preserve">In nuclear equations, it is required that the sum of the atomic numbers on the reactant side equal the sum of the </m:t>
          </m:r>
        </m:oMath>
      </m:oMathPara>
    </w:p>
    <w:p>
      <w:pPr>
        <w:pStyle w:val="style0"/>
        <w:autoSpaceDE w:val="false"/>
        <w:autoSpaceDN w:val="false"/>
        <w:adjustRightInd w:val="false"/>
        <w:spacing w:after="0" w:lineRule="auto" w:line="240"/>
        <w:rPr>
          <w:rFonts w:cs="ArialMT"/>
          <w:b/>
          <w:iCs/>
          <w:sz w:val="24"/>
          <w:szCs w:val="24"/>
        </w:rPr>
      </w:pPr>
      <m:oMathPara>
        <m:oMath>
          <m:r>
            <m:rPr>
              <m:sty m:val="bi"/>
            </m:rPr>
            <w:rPr>
              <w:rFonts w:ascii="Cambria Math" w:cs="ArialMT" w:hAnsi="Cambria Math"/>
              <w:sz w:val="24"/>
              <w:szCs w:val="24"/>
            </w:rPr>
            <m:t>atomic numbers on the product side and the same is true for the mass numbers on the two sides. In this equation,</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atomic number : 92 = 2 + 90</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mass number: 238 = 4 + 234.</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Therefore, the equation is balanced.</m:t>
          </m:r>
        </m:oMath>
      </m:oMathPara>
    </w:p>
    <w:p>
      <w:pPr>
        <w:pStyle w:val="style157"/>
        <w:numPr>
          <w:ilvl w:val="0"/>
          <w:numId w:val="35"/>
        </w:numPr>
        <w:rPr>
          <w:sz w:val="24"/>
          <w:szCs w:val="24"/>
        </w:rPr>
      </w:pPr>
      <w:r>
        <w:rPr>
          <w:sz w:val="24"/>
          <w:szCs w:val="24"/>
        </w:rPr>
        <w:t>When a nucleus undergoes alpha particle decay, it essentially loses two protons and two neutrons (difference of 4 in the mass number and 2 in the proton or atomic number).</w:t>
      </w:r>
    </w:p>
    <w:p>
      <w:pPr>
        <w:pStyle w:val="style157"/>
        <w:numPr>
          <w:ilvl w:val="0"/>
          <w:numId w:val="35"/>
        </w:numPr>
        <w:rPr>
          <w:sz w:val="24"/>
          <w:szCs w:val="24"/>
        </w:rPr>
      </w:pPr>
      <w:r>
        <w:rPr>
          <w:sz w:val="24"/>
          <w:szCs w:val="24"/>
        </w:rPr>
        <w:t>A new element is produced, with an atomic number two less than that of the original nucleus by two.</w:t>
      </w:r>
    </w:p>
    <w:p>
      <w:pPr>
        <w:pStyle w:val="style157"/>
        <w:numPr>
          <w:ilvl w:val="0"/>
          <w:numId w:val="35"/>
        </w:numPr>
        <w:rPr>
          <w:sz w:val="24"/>
          <w:szCs w:val="24"/>
        </w:rPr>
      </w:pPr>
      <w:r>
        <w:rPr>
          <w:sz w:val="24"/>
          <w:szCs w:val="24"/>
        </w:rPr>
        <w:t>We just move backwards two elements in the periodic table. E.g U-238 with 92 protons undergoes alpha decay to give Th-234 with 90 protons.</w:t>
      </w:r>
    </w:p>
    <w:p>
      <w:pPr>
        <w:pStyle w:val="style157"/>
        <w:rPr>
          <w:sz w:val="24"/>
          <w:szCs w:val="24"/>
        </w:rPr>
      </w:pPr>
      <w:r>
        <w:rPr>
          <w:rFonts w:cs="Wingdings-Regular"/>
          <w:sz w:val="24"/>
          <w:szCs w:val="24"/>
        </w:rPr>
        <w:t>Other e</w:t>
      </w:r>
      <w:r>
        <w:rPr>
          <w:sz w:val="24"/>
          <w:szCs w:val="24"/>
        </w:rPr>
        <w:t>xamples of Alpha Particle Decay;</w:t>
      </w:r>
    </w:p>
    <w:p>
      <w:pPr>
        <w:pStyle w:val="style157"/>
        <w:numPr>
          <w:ilvl w:val="0"/>
          <w:numId w:val="70"/>
        </w:numPr>
        <w:rPr>
          <w:sz w:val="24"/>
          <w:szCs w:val="24"/>
        </w:rPr>
      </w:pPr>
      <m:oMath>
        <m:sPre>
          <m:sPrePr>
            <m:ctrlPr>
              <w:rPr>
                <w:rFonts w:ascii="Cambria Math" w:hAnsi="Cambria Math"/>
                <w:sz w:val="24"/>
                <w:szCs w:val="24"/>
              </w:rPr>
            </m:ctrlPr>
          </m:sPrePr>
          <m:sub>
            <m:r>
              <m:rPr>
                <m:sty m:val="p"/>
              </m:rPr>
              <w:rPr>
                <w:rFonts w:ascii="Cambria Math" w:hAnsi="Cambria Math"/>
                <w:sz w:val="24"/>
                <w:szCs w:val="24"/>
              </w:rPr>
              <m:t>88</m:t>
            </m:r>
            <m:ctrlPr>
              <w:rPr>
                <w:sz w:val="24"/>
                <w:szCs w:val="24"/>
              </w:rPr>
            </m:ctrlPr>
          </m:sub>
          <m:sup>
            <m:r>
              <m:rPr>
                <m:sty m:val="p"/>
              </m:rPr>
              <w:rPr>
                <w:rFonts w:ascii="Cambria Math" w:hAnsi="Cambria Math"/>
                <w:sz w:val="24"/>
                <w:szCs w:val="24"/>
              </w:rPr>
              <m:t>226</m:t>
            </m:r>
            <m:ctrlPr>
              <w:rPr>
                <w:sz w:val="24"/>
                <w:szCs w:val="24"/>
              </w:rPr>
            </m:ctrlPr>
          </m:sup>
          <m:e>
            <m:r>
              <m:rPr>
                <m:sty m:val="p"/>
              </m:rPr>
              <w:rPr>
                <w:rFonts w:ascii="Cambria Math" w:hAnsi="Cambria Math"/>
                <w:sz w:val="24"/>
                <w:szCs w:val="24"/>
              </w:rPr>
              <m:t>Ra →</m:t>
            </m:r>
            <m:sPre>
              <m:sPrePr>
                <m:ctrlPr>
                  <w:rPr>
                    <w:rFonts w:ascii="Cambria Math" w:hAnsi="Cambria Math"/>
                    <w:sz w:val="24"/>
                    <w:szCs w:val="24"/>
                  </w:rPr>
                </m:ctrlPr>
              </m:sPrePr>
              <m:sub>
                <m:r>
                  <m:rPr>
                    <m:sty m:val="p"/>
                  </m:rPr>
                  <w:rPr>
                    <w:rFonts w:ascii="Cambria Math" w:hAnsi="Cambria Math"/>
                    <w:sz w:val="24"/>
                    <w:szCs w:val="24"/>
                  </w:rPr>
                  <m:t>86</m:t>
                </m:r>
                <m:ctrlPr>
                  <w:rPr>
                    <w:sz w:val="24"/>
                    <w:szCs w:val="24"/>
                  </w:rPr>
                </m:ctrlPr>
              </m:sub>
              <m:sup>
                <m:r>
                  <m:rPr>
                    <m:sty m:val="p"/>
                  </m:rPr>
                  <w:rPr>
                    <w:rFonts w:ascii="Cambria Math" w:hAnsi="Cambria Math"/>
                    <w:sz w:val="24"/>
                    <w:szCs w:val="24"/>
                  </w:rPr>
                  <m:t>222</m:t>
                </m:r>
                <m:ctrlPr>
                  <w:rPr>
                    <w:sz w:val="24"/>
                    <w:szCs w:val="24"/>
                  </w:rPr>
                </m:ctrlPr>
              </m:sup>
              <m:e>
                <m:r>
                  <m:rPr>
                    <m:sty m:val="p"/>
                  </m:rPr>
                  <w:rPr>
                    <w:rFonts w:ascii="Cambria Math" w:hAnsi="Cambria Math"/>
                    <w:sz w:val="24"/>
                    <w:szCs w:val="24"/>
                  </w:rPr>
                  <m:t>Rn+</m:t>
                </m:r>
                <m:sPre>
                  <m:sPrePr>
                    <m:ctrlPr>
                      <w:rPr>
                        <w:rFonts w:ascii="Cambria Math" w:hAnsi="Cambria Math"/>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 xml:space="preserve">He </m:t>
                    </m:r>
                    <m:d>
                      <m:dPr>
                        <m:endChr m:val=")"/>
                        <m:ctrlPr>
                          <w:rPr>
                            <w:rFonts w:ascii="Cambria Math" w:hAnsi="Cambria Math"/>
                            <w:sz w:val="24"/>
                            <w:szCs w:val="24"/>
                          </w:rPr>
                        </m:ctrlPr>
                      </m:dPr>
                      <m:e>
                        <m:r>
                          <m:rPr>
                            <m:sty m:val="p"/>
                          </m:rPr>
                          <w:rPr>
                            <w:rFonts w:ascii="Cambria Math" w:hAnsi="Cambria Math"/>
                            <w:sz w:val="24"/>
                            <w:szCs w:val="24"/>
                          </w:rPr>
                          <m:t>nuclear equation for the radioactive decay of R</m:t>
                        </m:r>
                        <m:sSub>
                          <m:sSubPr>
                            <m:ctrlPr>
                              <w:rPr>
                                <w:rFonts w:ascii="Cambria Math" w:hAnsi="Cambria Math"/>
                                <w:sz w:val="24"/>
                                <w:szCs w:val="24"/>
                              </w:rPr>
                            </m:ctrlPr>
                          </m:sSubPr>
                          <m:e>
                            <m:r>
                              <m:rPr>
                                <m:sty m:val="p"/>
                              </m:rPr>
                              <w:rPr>
                                <w:rFonts w:ascii="Cambria Math" w:hAnsi="Cambria Math"/>
                                <w:sz w:val="24"/>
                                <w:szCs w:val="24"/>
                              </w:rPr>
                              <m:t>a</m:t>
                            </m:r>
                            <m:ctrlPr>
                              <w:rPr>
                                <w:sz w:val="24"/>
                                <w:szCs w:val="24"/>
                              </w:rPr>
                            </m:ctrlPr>
                          </m:e>
                          <m:sub>
                            <m:r>
                              <m:rPr>
                                <m:sty m:val="p"/>
                              </m:rPr>
                              <w:rPr>
                                <w:rFonts w:ascii="Cambria Math" w:hAnsi="Cambria Math"/>
                                <w:sz w:val="24"/>
                                <w:szCs w:val="24"/>
                              </w:rPr>
                              <m:t>88</m:t>
                            </m:r>
                            <m:ctrlPr>
                              <w:rPr>
                                <w:sz w:val="24"/>
                                <w:szCs w:val="24"/>
                              </w:rPr>
                            </m:ctrlPr>
                          </m:sub>
                        </m:sSub>
                        <m:ctrlPr>
                          <w:rPr>
                            <w:sz w:val="24"/>
                            <w:szCs w:val="24"/>
                          </w:rPr>
                        </m:ctrlPr>
                      </m:e>
                    </m:d>
                    <m:ctrlPr>
                      <w:rPr>
                        <w:sz w:val="24"/>
                        <w:szCs w:val="24"/>
                      </w:rPr>
                    </m:ctrlPr>
                  </m:e>
                </m:sPre>
                <m:ctrlPr>
                  <w:rPr>
                    <w:sz w:val="24"/>
                    <w:szCs w:val="24"/>
                  </w:rPr>
                </m:ctrlPr>
              </m:e>
            </m:sPre>
            <m:ctrlPr>
              <w:rPr>
                <w:sz w:val="24"/>
                <w:szCs w:val="24"/>
              </w:rPr>
            </m:ctrlPr>
          </m:e>
        </m:sPre>
      </m:oMath>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atomic number : 88 = 2 + 86</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mass number: 226 = 4 + 222.</m:t>
          </m:r>
        </m:oMath>
      </m:oMathPara>
    </w:p>
    <w:p>
      <w:pPr>
        <w:pStyle w:val="style157"/>
        <w:rPr>
          <w:rFonts w:cs="Times New Roman"/>
          <w:sz w:val="24"/>
          <w:szCs w:val="24"/>
        </w:rPr>
      </w:pPr>
      <m:oMathPara>
        <m:oMathParaPr>
          <m:jc m:val="left"/>
        </m:oMathParaPr>
        <m:oMath>
          <m:r>
            <m:rPr>
              <m:sty m:val="p"/>
            </m:rPr>
            <w:rPr>
              <w:rFonts w:ascii="Cambria Math" w:hAnsi="Cambria Math"/>
              <w:sz w:val="24"/>
              <w:szCs w:val="24"/>
            </w:rPr>
            <m:t>Therefore, the equation is balanced</m:t>
          </m:r>
        </m:oMath>
      </m:oMathPara>
    </w:p>
    <w:p>
      <w:pPr>
        <w:pStyle w:val="style157"/>
        <w:numPr>
          <w:ilvl w:val="0"/>
          <w:numId w:val="70"/>
        </w:numPr>
        <w:rPr>
          <w:bCs/>
          <w:sz w:val="24"/>
          <w:szCs w:val="24"/>
        </w:rPr>
      </w:pPr>
      <m:oMath>
        <m:sPre>
          <m:sPrePr>
            <m:ctrlPr>
              <w:rPr>
                <w:rFonts w:ascii="Cambria Math" w:hAnsi="Cambria Math"/>
                <w:bCs/>
                <w:sz w:val="24"/>
                <w:szCs w:val="24"/>
              </w:rPr>
            </m:ctrlPr>
          </m:sPrePr>
          <m:sub>
            <m:r>
              <m:rPr>
                <m:sty m:val="p"/>
              </m:rPr>
              <w:rPr>
                <w:rFonts w:ascii="Cambria Math" w:hAnsi="Cambria Math"/>
                <w:sz w:val="24"/>
                <w:szCs w:val="24"/>
              </w:rPr>
              <m:t>86</m:t>
            </m:r>
            <m:ctrlPr>
              <w:rPr>
                <w:sz w:val="24"/>
                <w:szCs w:val="24"/>
              </w:rPr>
            </m:ctrlPr>
          </m:sub>
          <m:sup>
            <m:r>
              <m:rPr>
                <m:sty m:val="p"/>
              </m:rPr>
              <w:rPr>
                <w:rFonts w:ascii="Cambria Math" w:hAnsi="Cambria Math"/>
                <w:sz w:val="24"/>
                <w:szCs w:val="24"/>
              </w:rPr>
              <m:t>222</m:t>
            </m:r>
            <m:ctrlPr>
              <w:rPr>
                <w:sz w:val="24"/>
                <w:szCs w:val="24"/>
              </w:rPr>
            </m:ctrlPr>
          </m:sup>
          <m:e>
            <m:r>
              <m:rPr>
                <m:sty m:val="p"/>
              </m:rPr>
              <w:rPr>
                <w:rFonts w:ascii="Cambria Math" w:hAnsi="Cambria Math"/>
                <w:sz w:val="24"/>
                <w:szCs w:val="24"/>
              </w:rPr>
              <m:t>Rn→</m:t>
            </m:r>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84</m:t>
                    </m:r>
                    <m:ctrlPr>
                      <w:rPr>
                        <w:sz w:val="24"/>
                        <w:szCs w:val="24"/>
                      </w:rPr>
                    </m:ctrlPr>
                  </m:sub>
                  <m:sup>
                    <m:r>
                      <m:rPr>
                        <m:sty m:val="p"/>
                      </m:rPr>
                      <w:rPr>
                        <w:rFonts w:ascii="Cambria Math" w:hAnsi="Cambria Math"/>
                        <w:sz w:val="24"/>
                        <w:szCs w:val="24"/>
                      </w:rPr>
                      <m:t>218</m:t>
                    </m:r>
                    <m:ctrlPr>
                      <w:rPr>
                        <w:sz w:val="24"/>
                        <w:szCs w:val="24"/>
                      </w:rPr>
                    </m:ctrlPr>
                  </m:sup>
                  <m:e>
                    <m:r>
                      <m:rPr>
                        <m:sty m:val="p"/>
                      </m:rPr>
                      <w:rPr>
                        <w:rFonts w:ascii="Cambria Math" w:hAnsi="Cambria Math"/>
                        <w:sz w:val="24"/>
                        <w:szCs w:val="24"/>
                      </w:rPr>
                      <m:t>Po</m:t>
                    </m:r>
                    <m:ctrlPr>
                      <w:rPr>
                        <w:sz w:val="24"/>
                        <w:szCs w:val="24"/>
                      </w:rPr>
                    </m:ctrlPr>
                  </m:e>
                </m:sPre>
                <m:ctrlPr>
                  <w:rPr>
                    <w:sz w:val="24"/>
                    <w:szCs w:val="24"/>
                  </w:rPr>
                </m:ctrlPr>
              </m:e>
            </m:sPre>
            <m:ctrlPr>
              <w:rPr>
                <w:sz w:val="24"/>
                <w:szCs w:val="24"/>
              </w:rPr>
            </m:ctrlPr>
          </m:e>
        </m:sPre>
      </m:oMath>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atomic number : 86 = 2 + 84</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mass number: 222= 4 + 218.</m:t>
          </m:r>
        </m:oMath>
      </m:oMathPara>
    </w:p>
    <w:p>
      <w:pPr>
        <w:pStyle w:val="style157"/>
        <w:rPr>
          <w:rFonts w:cs="Times New Roman"/>
          <w:bCs/>
          <w:sz w:val="24"/>
          <w:szCs w:val="24"/>
        </w:rPr>
      </w:pPr>
      <m:oMathPara>
        <m:oMathParaPr>
          <m:jc m:val="left"/>
        </m:oMathParaPr>
        <m:oMath>
          <m:r>
            <m:rPr>
              <m:sty m:val="p"/>
            </m:rPr>
            <w:rPr>
              <w:rFonts w:ascii="Cambria Math" w:hAnsi="Cambria Math"/>
              <w:sz w:val="24"/>
              <w:szCs w:val="24"/>
            </w:rPr>
            <m:t>Therefore, the equation is balanced</m:t>
          </m:r>
        </m:oMath>
      </m:oMathPara>
    </w:p>
    <w:p>
      <w:pPr>
        <w:pStyle w:val="style157"/>
        <w:rPr>
          <w:sz w:val="24"/>
          <w:szCs w:val="24"/>
        </w:rPr>
      </w:pPr>
    </w:p>
    <w:p>
      <w:pPr>
        <w:pStyle w:val="style157"/>
        <w:rPr>
          <w:rFonts w:ascii="Cambria Math" w:hAnsi="Cambria Math"/>
          <w:sz w:val="24"/>
          <w:szCs w:val="24"/>
        </w:rPr>
      </w:pPr>
      <m:oMathPara>
        <m:oMath>
          <m:r>
            <m:rPr>
              <m:sty m:val="p"/>
            </m:rPr>
            <w:rPr>
              <w:rFonts w:ascii="Cambria Math" w:hAnsi="Cambria Math"/>
              <w:sz w:val="24"/>
              <w:szCs w:val="24"/>
            </w:rPr>
            <m:t>Test yourself</m:t>
          </m:r>
        </m:oMath>
      </m:oMathPara>
    </w:p>
    <w:p>
      <w:pPr>
        <w:pStyle w:val="style157"/>
        <w:numPr>
          <w:ilvl w:val="0"/>
          <w:numId w:val="71"/>
        </w:numPr>
        <w:rPr>
          <w:rFonts w:ascii="Cambria Math" w:hAnsi="Cambria Math"/>
          <w:sz w:val="24"/>
          <w:szCs w:val="24"/>
        </w:rPr>
      </w:pPr>
      <m:oMath>
        <m:r>
          <m:rPr>
            <m:sty m:val="p"/>
          </m:rPr>
          <w:rPr>
            <w:rFonts w:ascii="Cambria Math" w:hAnsi="Cambria Math"/>
            <w:sz w:val="24"/>
            <w:szCs w:val="24"/>
          </w:rPr>
          <m:t>Write the nuclear equation that represents radioactive decay of poloniu</m:t>
        </m:r>
        <m:sSub>
          <m:sSubPr>
            <m:ctrlPr>
              <w:rPr>
                <w:rFonts w:ascii="Cambria Math" w:hAnsi="Cambria Math"/>
                <w:bCs/>
                <w:sz w:val="24"/>
                <w:szCs w:val="24"/>
              </w:rPr>
            </m:ctrlPr>
          </m:sSubPr>
          <m:e>
            <m:r>
              <m:rPr>
                <m:sty m:val="p"/>
              </m:rPr>
              <w:rPr>
                <w:rFonts w:ascii="Cambria Math" w:hAnsi="Cambria Math"/>
                <w:sz w:val="24"/>
                <w:szCs w:val="24"/>
              </w:rPr>
              <m:t>m</m:t>
            </m:r>
            <m:ctrlPr>
              <w:rPr>
                <w:sz w:val="24"/>
                <w:szCs w:val="24"/>
              </w:rPr>
            </m:ctrlPr>
          </m:e>
          <m:sub>
            <m:r>
              <m:rPr>
                <m:sty m:val="p"/>
              </m:rPr>
              <w:rPr>
                <w:rFonts w:ascii="Cambria Math" w:hAnsi="Cambria Math"/>
                <w:sz w:val="24"/>
                <w:szCs w:val="24"/>
              </w:rPr>
              <m:t>208</m:t>
            </m:r>
            <m:ctrlPr>
              <w:rPr>
                <w:sz w:val="24"/>
                <w:szCs w:val="24"/>
              </w:rPr>
            </m:ctrlPr>
          </m:sub>
        </m:sSub>
        <m:r>
          <m:rPr>
            <m:sty m:val="p"/>
          </m:rPr>
          <w:rPr>
            <w:rFonts w:ascii="Cambria Math" w:hAnsi="Cambria Math"/>
            <w:sz w:val="24"/>
            <w:szCs w:val="24"/>
          </w:rPr>
          <m:t>by alpha</m:t>
        </m:r>
      </m:oMath>
    </w:p>
    <w:p>
      <w:pPr>
        <w:pStyle w:val="style157"/>
        <w:rPr>
          <w:bCs/>
          <w:sz w:val="24"/>
          <w:szCs w:val="24"/>
        </w:rPr>
      </w:pPr>
      <m:oMathPara>
        <m:oMathParaPr>
          <m:jc m:val="left"/>
        </m:oMathParaPr>
        <m:oMath>
          <m:r>
            <m:rPr>
              <m:sty m:val="p"/>
            </m:rPr>
            <w:rPr>
              <w:rFonts w:ascii="Cambria Math" w:hAnsi="Cambria Math"/>
              <w:sz w:val="24"/>
              <w:szCs w:val="24"/>
            </w:rPr>
            <m:t xml:space="preserve"> particles emission and identify the daughter isotope.</m:t>
          </m:r>
        </m:oMath>
      </m:oMathPara>
    </w:p>
    <w:p>
      <w:pPr>
        <w:pStyle w:val="style157"/>
        <w:rPr>
          <w:sz w:val="24"/>
          <w:szCs w:val="24"/>
        </w:rPr>
      </w:pPr>
    </w:p>
    <w:p>
      <w:pPr>
        <w:pStyle w:val="style157"/>
        <w:rPr>
          <w:rFonts w:ascii="Cambria Math" w:hAnsi="Cambria Math"/>
          <w:sz w:val="24"/>
          <w:szCs w:val="24"/>
        </w:rPr>
      </w:pPr>
      <m:oMathPara>
        <m:oMathParaPr>
          <m:jc m:val="left"/>
        </m:oMathParaPr>
        <m:oMath>
          <m:r>
            <m:rPr>
              <m:sty m:val="p"/>
            </m:rPr>
            <w:rPr>
              <w:rFonts w:ascii="Cambria Math" w:hAnsi="Cambria Math"/>
              <w:sz w:val="24"/>
              <w:szCs w:val="24"/>
            </w:rPr>
            <m:t>solution</m:t>
          </m:r>
        </m:oMath>
      </m:oMathPara>
    </w:p>
    <w:p>
      <w:pPr>
        <w:pStyle w:val="style157"/>
        <w:rPr>
          <w:bCs/>
          <w:sz w:val="24"/>
          <w:szCs w:val="24"/>
        </w:rPr>
      </w:pPr>
      <m:oMathPara>
        <m:oMath>
          <m:sPre>
            <m:sPrePr>
              <m:ctrlPr>
                <w:rPr>
                  <w:rFonts w:ascii="Cambria Math" w:hAnsi="Cambria Math"/>
                  <w:bCs/>
                  <w:sz w:val="24"/>
                  <w:szCs w:val="24"/>
                </w:rPr>
              </m:ctrlPr>
            </m:sPrePr>
            <m:sub>
              <m:r>
                <m:rPr>
                  <m:sty m:val="p"/>
                </m:rPr>
                <w:rPr>
                  <w:rFonts w:ascii="Cambria Math" w:hAnsi="Cambria Math"/>
                  <w:sz w:val="24"/>
                  <w:szCs w:val="24"/>
                </w:rPr>
                <m:t>84</m:t>
              </m:r>
              <m:ctrlPr>
                <w:rPr>
                  <w:sz w:val="24"/>
                  <w:szCs w:val="24"/>
                </w:rPr>
              </m:ctrlPr>
            </m:sub>
            <m:sup>
              <m:r>
                <m:rPr>
                  <m:sty m:val="p"/>
                </m:rPr>
                <w:rPr>
                  <w:rFonts w:ascii="Cambria Math" w:hAnsi="Cambria Math"/>
                  <w:sz w:val="24"/>
                  <w:szCs w:val="24"/>
                </w:rPr>
                <m:t>208</m:t>
              </m:r>
              <m:ctrlPr>
                <w:rPr>
                  <w:sz w:val="24"/>
                  <w:szCs w:val="24"/>
                </w:rPr>
              </m:ctrlPr>
            </m:sup>
            <m:e>
              <m:r>
                <m:rPr>
                  <m:sty m:val="p"/>
                </m:rPr>
                <w:rPr>
                  <w:rFonts w:ascii="Cambria Math" w:hAnsi="Cambria Math"/>
                  <w:sz w:val="24"/>
                  <w:szCs w:val="24"/>
                </w:rPr>
                <m:t xml:space="preserve">Po→ </m:t>
              </m:r>
              <m:ctrlPr>
                <w:rPr>
                  <w:sz w:val="24"/>
                  <w:szCs w:val="24"/>
                </w:rPr>
              </m:ctrlPr>
            </m:e>
          </m:sPre>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82</m:t>
                  </m:r>
                  <m:ctrlPr>
                    <w:rPr>
                      <w:sz w:val="24"/>
                      <w:szCs w:val="24"/>
                    </w:rPr>
                  </m:ctrlPr>
                </m:sub>
                <m:sup>
                  <m:r>
                    <m:rPr>
                      <m:sty m:val="p"/>
                    </m:rPr>
                    <w:rPr>
                      <w:rFonts w:ascii="Cambria Math" w:hAnsi="Cambria Math"/>
                      <w:sz w:val="24"/>
                      <w:szCs w:val="24"/>
                    </w:rPr>
                    <m:t>204</m:t>
                  </m:r>
                  <m:ctrlPr>
                    <w:rPr>
                      <w:sz w:val="24"/>
                      <w:szCs w:val="24"/>
                    </w:rPr>
                  </m:ctrlPr>
                </m:sup>
                <m:e>
                  <m:r>
                    <m:rPr>
                      <m:sty m:val="p"/>
                    </m:rPr>
                    <w:rPr>
                      <w:rFonts w:ascii="Cambria Math" w:hAnsi="Cambria Math"/>
                      <w:sz w:val="24"/>
                      <w:szCs w:val="24"/>
                    </w:rPr>
                    <m:t>Pb;daughter isotope</m:t>
                  </m:r>
                  <m:ctrlPr>
                    <w:rPr>
                      <w:sz w:val="24"/>
                      <w:szCs w:val="24"/>
                    </w:rPr>
                  </m:ctrlPr>
                </m:e>
              </m:sPre>
              <m:r>
                <m:rPr>
                  <m:sty m:val="p"/>
                </m:rPr>
                <w:rPr>
                  <w:rFonts w:ascii="Cambria Math" w:hAnsi="Cambria Math"/>
                  <w:sz w:val="24"/>
                  <w:szCs w:val="24"/>
                </w:rPr>
                <m:t xml:space="preserve"> is </m:t>
              </m:r>
              <m:sPre>
                <m:sPrePr>
                  <m:ctrlPr>
                    <w:rPr>
                      <w:rFonts w:ascii="Cambria Math" w:hAnsi="Cambria Math"/>
                      <w:bCs/>
                      <w:sz w:val="24"/>
                      <w:szCs w:val="24"/>
                    </w:rPr>
                  </m:ctrlPr>
                </m:sPrePr>
                <m:sub>
                  <m:r>
                    <m:rPr>
                      <m:sty m:val="p"/>
                    </m:rPr>
                    <w:rPr>
                      <w:rFonts w:ascii="Cambria Math" w:hAnsi="Cambria Math"/>
                      <w:sz w:val="24"/>
                      <w:szCs w:val="24"/>
                    </w:rPr>
                    <m:t>82</m:t>
                  </m:r>
                  <m:ctrlPr>
                    <w:rPr>
                      <w:sz w:val="24"/>
                      <w:szCs w:val="24"/>
                    </w:rPr>
                  </m:ctrlPr>
                </m:sub>
                <m:sup>
                  <m:r>
                    <m:rPr>
                      <m:sty m:val="p"/>
                    </m:rPr>
                    <w:rPr>
                      <w:rFonts w:ascii="Cambria Math" w:hAnsi="Cambria Math"/>
                      <w:sz w:val="24"/>
                      <w:szCs w:val="24"/>
                    </w:rPr>
                    <m:t>204</m:t>
                  </m:r>
                  <m:ctrlPr>
                    <w:rPr>
                      <w:sz w:val="24"/>
                      <w:szCs w:val="24"/>
                    </w:rPr>
                  </m:ctrlPr>
                </m:sup>
                <m:e>
                  <m:r>
                    <m:rPr>
                      <m:sty m:val="p"/>
                    </m:rPr>
                    <w:rPr>
                      <w:rFonts w:ascii="Cambria Math" w:hAnsi="Cambria Math"/>
                      <w:sz w:val="24"/>
                      <w:szCs w:val="24"/>
                    </w:rPr>
                    <m:t>Pb</m:t>
                  </m:r>
                  <m:ctrlPr>
                    <w:rPr>
                      <w:sz w:val="24"/>
                      <w:szCs w:val="24"/>
                    </w:rPr>
                  </m:ctrlPr>
                </m:e>
              </m:sPre>
              <m:ctrlPr>
                <w:rPr>
                  <w:sz w:val="24"/>
                  <w:szCs w:val="24"/>
                </w:rPr>
              </m:ctrlPr>
            </m:e>
          </m:sPre>
        </m:oMath>
      </m:oMathPara>
    </w:p>
    <w:p>
      <w:pPr>
        <w:pStyle w:val="style157"/>
        <w:rPr>
          <w:sz w:val="24"/>
          <w:szCs w:val="24"/>
        </w:rPr>
      </w:pPr>
    </w:p>
    <w:p>
      <w:pPr>
        <w:pStyle w:val="style157"/>
        <w:rPr>
          <w:sz w:val="24"/>
          <w:szCs w:val="24"/>
        </w:rPr>
      </w:pPr>
    </w:p>
    <w:p>
      <w:pPr>
        <w:pStyle w:val="style157"/>
        <w:rPr>
          <w:b/>
          <w:bCs/>
          <w:sz w:val="24"/>
          <w:szCs w:val="24"/>
        </w:rPr>
      </w:pPr>
      <w:r>
        <w:rPr>
          <w:b/>
          <w:bCs/>
          <w:sz w:val="24"/>
          <w:szCs w:val="24"/>
        </w:rPr>
        <w:t>Beta Particle Decay:</w:t>
      </w:r>
    </w:p>
    <w:p>
      <w:pPr>
        <w:pStyle w:val="style157"/>
        <w:numPr>
          <w:ilvl w:val="0"/>
          <w:numId w:val="36"/>
        </w:numPr>
        <w:rPr>
          <w:sz w:val="24"/>
          <w:szCs w:val="24"/>
        </w:rPr>
      </w:pPr>
      <w:r>
        <w:rPr>
          <w:sz w:val="24"/>
          <w:szCs w:val="24"/>
        </w:rPr>
        <w:t>When a nucleus undergoes beta particle decay, one of its neutrons is transformed into a proton, and abeta particle is produced.</w:t>
      </w:r>
    </w:p>
    <w:p>
      <w:pPr>
        <w:pStyle w:val="style157"/>
        <w:numPr>
          <w:ilvl w:val="0"/>
          <w:numId w:val="36"/>
        </w:numPr>
        <w:rPr>
          <w:sz w:val="24"/>
          <w:szCs w:val="24"/>
        </w:rPr>
      </w:pPr>
      <w:r>
        <w:rPr>
          <w:sz w:val="24"/>
          <w:szCs w:val="24"/>
        </w:rPr>
        <w:t>The daughter nucleus has an atomic number one greater than that of the parent nucleus</w:t>
      </w:r>
    </w:p>
    <w:p>
      <w:pPr>
        <w:pStyle w:val="style157"/>
        <w:numPr>
          <w:ilvl w:val="0"/>
          <w:numId w:val="36"/>
        </w:numPr>
        <w:rPr>
          <w:sz w:val="24"/>
          <w:szCs w:val="24"/>
        </w:rPr>
      </w:pPr>
      <w:r>
        <w:rPr>
          <w:sz w:val="24"/>
          <w:szCs w:val="24"/>
        </w:rPr>
        <w:t>We just move forward one element in the periodic table.</w:t>
      </w:r>
    </w:p>
    <w:p>
      <w:pPr>
        <w:pStyle w:val="style157"/>
        <w:numPr>
          <w:ilvl w:val="0"/>
          <w:numId w:val="36"/>
        </w:numPr>
        <w:rPr>
          <w:sz w:val="24"/>
          <w:szCs w:val="24"/>
        </w:rPr>
      </w:pPr>
      <w:r>
        <w:rPr>
          <w:sz w:val="24"/>
          <w:szCs w:val="24"/>
        </w:rPr>
        <w:t xml:space="preserve">The nuclear equation representing beta emission is </w:t>
      </w:r>
      <m:oMath>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 xml:space="preserve">e or </m:t>
            </m:r>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β</m:t>
                </m:r>
                <m:ctrlPr>
                  <w:rPr>
                    <w:sz w:val="24"/>
                    <w:szCs w:val="24"/>
                  </w:rPr>
                </m:ctrlPr>
              </m:e>
            </m:sPre>
            <m:ctrlPr>
              <w:rPr>
                <w:sz w:val="24"/>
                <w:szCs w:val="24"/>
              </w:rPr>
            </m:ctrlPr>
          </m:e>
        </m:sPre>
      </m:oMath>
    </w:p>
    <w:p>
      <w:pPr>
        <w:pStyle w:val="style157"/>
        <w:rPr>
          <w:rFonts w:cs="Times New Roman"/>
          <w:sz w:val="24"/>
          <w:szCs w:val="24"/>
        </w:rPr>
      </w:pPr>
    </w:p>
    <w:p>
      <w:pPr>
        <w:pStyle w:val="style157"/>
        <w:rPr>
          <w:b/>
          <w:bCs/>
          <w:sz w:val="24"/>
          <w:szCs w:val="24"/>
        </w:rPr>
      </w:pPr>
      <w:r>
        <w:rPr>
          <w:b/>
          <w:bCs/>
          <w:sz w:val="24"/>
          <w:szCs w:val="24"/>
        </w:rPr>
        <w:t>Examples of Beta Particle decay:</w:t>
      </w:r>
    </w:p>
    <w:p>
      <w:pPr>
        <w:pStyle w:val="style157"/>
        <w:rPr>
          <w:sz w:val="24"/>
          <w:szCs w:val="24"/>
        </w:rPr>
      </w:pPr>
      <w:r>
        <w:rPr>
          <w:sz w:val="24"/>
          <w:szCs w:val="24"/>
        </w:rPr>
        <w:t>Thorium-234 is a nucleus that undergoes beta decay. Here is the nuclear equation for this beta decay.</w:t>
      </w:r>
    </w:p>
    <w:p>
      <w:pPr>
        <w:pStyle w:val="style157"/>
        <w:rPr>
          <w:noProof/>
          <w:sz w:val="24"/>
          <w:szCs w:val="24"/>
        </w:rPr>
      </w:pPr>
      <w:r>
        <w:rPr>
          <w:noProof/>
          <w:sz w:val="24"/>
          <w:szCs w:val="24"/>
        </w:rPr>
        <w:drawing>
          <wp:inline distL="0" distT="0" distB="0" distR="0">
            <wp:extent cx="1655372" cy="231819"/>
            <wp:effectExtent l="0" t="0" r="2540" b="0"/>
            <wp:docPr id="111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91"/>
                    <pic:cNvPicPr/>
                  </pic:nvPicPr>
                  <pic:blipFill>
                    <a:blip r:embed="rId60" cstate="print"/>
                    <a:srcRect l="0" t="0" r="0" b="0"/>
                    <a:stretch/>
                  </pic:blipFill>
                  <pic:spPr>
                    <a:xfrm rot="0">
                      <a:off x="0" y="0"/>
                      <a:ext cx="1655372" cy="231819"/>
                    </a:xfrm>
                    <a:prstGeom prst="rect"/>
                    <a:ln>
                      <a:noFill/>
                    </a:ln>
                  </pic:spPr>
                </pic:pic>
              </a:graphicData>
            </a:graphic>
          </wp:inline>
        </w:drawing>
      </w:r>
    </w:p>
    <w:p>
      <w:pPr>
        <w:pStyle w:val="style157"/>
        <w:rPr>
          <w:rFonts w:cs="Times New Roman"/>
          <w:sz w:val="24"/>
          <w:szCs w:val="24"/>
        </w:rPr>
      </w:pPr>
      <m:oMathPara>
        <m:oMathParaPr>
          <m:jc m:val="left"/>
        </m:oMathParaPr>
        <m:oMath>
          <m:r>
            <m:rPr>
              <m:sty m:val="p"/>
            </m:rPr>
            <w:rPr>
              <w:rFonts w:ascii="Cambria Math" w:hAnsi="Cambria Math"/>
              <w:sz w:val="24"/>
              <w:szCs w:val="24"/>
            </w:rPr>
            <m:t>Note that both the mass numbers and the atomic numbers add up properly:</m:t>
          </m:r>
        </m:oMath>
      </m:oMathPara>
    </w:p>
    <w:p>
      <w:pPr>
        <w:pStyle w:val="style0"/>
        <w:autoSpaceDE w:val="false"/>
        <w:autoSpaceDN w:val="false"/>
        <w:adjustRightInd w:val="false"/>
        <w:spacing w:after="0" w:lineRule="auto" w:line="240"/>
        <w:rPr>
          <w:rFonts w:ascii="Cambria Math" w:cs="ArialMT" w:hAnsi="Cambria Math"/>
          <w:sz w:val="24"/>
          <w:szCs w:val="24"/>
        </w:rPr>
      </w:pPr>
      <m:oMathPara>
        <m:oMathParaPr>
          <m:jc m:val="left"/>
        </m:oMathParaPr>
        <m:oMath>
          <m:r>
            <m:rPr>
              <m:sty m:val="bi"/>
            </m:rPr>
            <w:rPr>
              <w:rFonts w:ascii="Cambria Math" w:cs="ArialMT" w:hAnsi="Cambria Math"/>
              <w:sz w:val="24"/>
              <w:szCs w:val="24"/>
            </w:rPr>
            <m:t>atomic number: 90 = -1 + 91</m:t>
          </m:r>
        </m:oMath>
      </m:oMathPara>
    </w:p>
    <w:p>
      <w:pPr>
        <w:pStyle w:val="style157"/>
        <w:rPr>
          <w:rFonts w:ascii="Cambria Math" w:hAnsi="Cambria Math"/>
          <w:sz w:val="24"/>
          <w:szCs w:val="24"/>
        </w:rPr>
      </w:pPr>
      <m:oMathPara>
        <m:oMathParaPr>
          <m:jc m:val="left"/>
        </m:oMathParaPr>
        <m:oMath>
          <m:r>
            <m:rPr>
              <m:sty m:val="p"/>
            </m:rPr>
            <w:rPr>
              <w:rFonts w:ascii="Cambria Math" w:hAnsi="Cambria Math"/>
              <w:sz w:val="24"/>
              <w:szCs w:val="24"/>
            </w:rPr>
            <m:t>mass number: 234 = 0 + 234</m:t>
          </m:r>
        </m:oMath>
      </m:oMathPara>
    </w:p>
    <w:p>
      <w:pPr>
        <w:pStyle w:val="style157"/>
        <w:rPr>
          <w:sz w:val="24"/>
          <w:szCs w:val="24"/>
        </w:rPr>
      </w:pPr>
      <w:r>
        <w:rPr>
          <w:sz w:val="24"/>
          <w:szCs w:val="24"/>
        </w:rPr>
        <w:t>Other examples are;</w:t>
      </w:r>
    </w:p>
    <w:p>
      <w:pPr>
        <w:pStyle w:val="style157"/>
        <w:rPr>
          <w:sz w:val="24"/>
          <w:szCs w:val="24"/>
        </w:rPr>
      </w:pPr>
      <w:r>
        <w:rPr>
          <w:sz w:val="24"/>
          <w:szCs w:val="24"/>
        </w:rPr>
        <w:t xml:space="preserve">Decay of Bismuth-214; </w:t>
      </w:r>
      <m:oMath>
        <m:sPre>
          <m:sPrePr>
            <m:ctrlPr>
              <w:rPr>
                <w:rFonts w:ascii="Cambria Math" w:hAnsi="Cambria Math"/>
                <w:sz w:val="24"/>
                <w:szCs w:val="24"/>
              </w:rPr>
            </m:ctrlPr>
          </m:sPrePr>
          <m:sub>
            <m:r>
              <m:rPr>
                <m:sty m:val="p"/>
              </m:rPr>
              <w:rPr>
                <w:rFonts w:ascii="Cambria Math" w:hAnsi="Cambria Math"/>
                <w:sz w:val="24"/>
                <w:szCs w:val="24"/>
              </w:rPr>
              <m:t>83</m:t>
            </m:r>
            <m:ctrlPr>
              <w:rPr>
                <w:sz w:val="24"/>
                <w:szCs w:val="24"/>
              </w:rPr>
            </m:ctrlPr>
          </m:sub>
          <m:sup>
            <m:r>
              <m:rPr>
                <m:sty m:val="p"/>
              </m:rPr>
              <w:rPr>
                <w:rFonts w:ascii="Cambria Math" w:hAnsi="Cambria Math"/>
                <w:sz w:val="24"/>
                <w:szCs w:val="24"/>
              </w:rPr>
              <m:t>214</m:t>
            </m:r>
            <m:ctrlPr>
              <w:rPr>
                <w:sz w:val="24"/>
                <w:szCs w:val="24"/>
              </w:rPr>
            </m:ctrlPr>
          </m:sup>
          <m:e>
            <m:r>
              <m:rPr>
                <m:sty m:val="p"/>
              </m:rPr>
              <w:rPr>
                <w:rFonts w:ascii="Cambria Math" w:hAnsi="Cambria Math"/>
                <w:sz w:val="24"/>
                <w:szCs w:val="24"/>
              </w:rPr>
              <m:t>Bi→</m:t>
            </m:r>
            <m:sPre>
              <m:sPrePr>
                <m:ctrlPr>
                  <w:rPr>
                    <w:rFonts w:ascii="Cambria Math" w:hAnsi="Cambria Math"/>
                    <w:sz w:val="24"/>
                    <w:szCs w:val="24"/>
                  </w:rPr>
                </m:ctrlPr>
              </m:sPrePr>
              <m:sub>
                <m:r>
                  <m:rPr>
                    <m:sty m:val="p"/>
                  </m:rPr>
                  <w:rPr>
                    <w:rFonts w:ascii="Cambria Math" w:hAnsi="Cambria Math"/>
                    <w:sz w:val="24"/>
                    <w:szCs w:val="24"/>
                  </w:rPr>
                  <m:t>84</m:t>
                </m:r>
                <m:ctrlPr>
                  <w:rPr>
                    <w:sz w:val="24"/>
                    <w:szCs w:val="24"/>
                  </w:rPr>
                </m:ctrlPr>
              </m:sub>
              <m:sup>
                <m:r>
                  <m:rPr>
                    <m:sty m:val="p"/>
                  </m:rPr>
                  <w:rPr>
                    <w:rFonts w:ascii="Cambria Math" w:hAnsi="Cambria Math"/>
                    <w:sz w:val="24"/>
                    <w:szCs w:val="24"/>
                  </w:rPr>
                  <m:t>214</m:t>
                </m:r>
                <m:ctrlPr>
                  <w:rPr>
                    <w:sz w:val="24"/>
                    <w:szCs w:val="24"/>
                  </w:rPr>
                </m:ctrlPr>
              </m:sup>
              <m:e>
                <m:r>
                  <m:rPr>
                    <m:sty m:val="p"/>
                  </m:rPr>
                  <w:rPr>
                    <w:rFonts w:ascii="Cambria Math" w:hAnsi="Cambria Math"/>
                    <w:sz w:val="24"/>
                    <w:szCs w:val="24"/>
                  </w:rPr>
                  <m:t>Po+</m:t>
                </m:r>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β</m:t>
                    </m:r>
                    <m:ctrlPr>
                      <w:rPr>
                        <w:sz w:val="24"/>
                        <w:szCs w:val="24"/>
                      </w:rPr>
                    </m:ctrlPr>
                  </m:e>
                </m:sPre>
                <m:ctrlPr>
                  <w:rPr>
                    <w:sz w:val="24"/>
                    <w:szCs w:val="24"/>
                  </w:rPr>
                </m:ctrlPr>
              </m:e>
            </m:sPre>
            <m:ctrlPr>
              <w:rPr>
                <w:sz w:val="24"/>
                <w:szCs w:val="24"/>
              </w:rPr>
            </m:ctrlPr>
          </m:e>
        </m:sPre>
      </m:oMath>
    </w:p>
    <w:p>
      <w:pPr>
        <w:pStyle w:val="style157"/>
        <w:rPr>
          <w:rFonts w:ascii="Cambria Math" w:hAnsi="Cambria Math"/>
          <w:sz w:val="24"/>
          <w:szCs w:val="24"/>
        </w:rPr>
      </w:pPr>
      <m:oMathPara>
        <m:oMath>
          <m:r>
            <m:rPr>
              <m:sty m:val="p"/>
            </m:rPr>
            <w:rPr>
              <w:rFonts w:ascii="Cambria Math" w:hAnsi="Cambria Math"/>
              <w:sz w:val="24"/>
              <w:szCs w:val="24"/>
            </w:rPr>
            <m:t>Check:for the mass number,214 +0=214 and the atomic number, 84 -1=83</m:t>
          </m:r>
        </m:oMath>
      </m:oMathPara>
    </w:p>
    <w:p>
      <w:pPr>
        <w:pStyle w:val="style157"/>
        <w:rPr>
          <w:sz w:val="24"/>
          <w:szCs w:val="24"/>
        </w:rPr>
      </w:pPr>
      <w:r>
        <w:rPr>
          <w:sz w:val="24"/>
          <w:szCs w:val="24"/>
        </w:rPr>
        <w:t xml:space="preserve">Decay of Lead-210; </w:t>
      </w:r>
      <m:oMath>
        <m:sPre>
          <m:sPrePr>
            <m:ctrlPr>
              <w:rPr>
                <w:rFonts w:ascii="Cambria Math" w:hAnsi="Cambria Math"/>
                <w:sz w:val="24"/>
                <w:szCs w:val="24"/>
              </w:rPr>
            </m:ctrlPr>
          </m:sPrePr>
          <m:sub>
            <m:r>
              <m:rPr>
                <m:sty m:val="p"/>
              </m:rPr>
              <w:rPr>
                <w:rFonts w:ascii="Cambria Math" w:hAnsi="Cambria Math"/>
                <w:sz w:val="24"/>
                <w:szCs w:val="24"/>
              </w:rPr>
              <m:t>82</m:t>
            </m:r>
            <m:ctrlPr>
              <w:rPr>
                <w:sz w:val="24"/>
                <w:szCs w:val="24"/>
              </w:rPr>
            </m:ctrlPr>
          </m:sub>
          <m:sup>
            <m:r>
              <m:rPr>
                <m:sty m:val="p"/>
              </m:rPr>
              <w:rPr>
                <w:rFonts w:ascii="Cambria Math" w:hAnsi="Cambria Math"/>
                <w:sz w:val="24"/>
                <w:szCs w:val="24"/>
              </w:rPr>
              <m:t>210</m:t>
            </m:r>
            <m:ctrlPr>
              <w:rPr>
                <w:sz w:val="24"/>
                <w:szCs w:val="24"/>
              </w:rPr>
            </m:ctrlPr>
          </m:sup>
          <m:e>
            <m:r>
              <m:rPr>
                <m:sty m:val="p"/>
              </m:rPr>
              <w:rPr>
                <w:rFonts w:ascii="Cambria Math" w:hAnsi="Cambria Math"/>
                <w:sz w:val="24"/>
                <w:szCs w:val="24"/>
              </w:rPr>
              <m:t>Pb→</m:t>
            </m:r>
            <m:sPre>
              <m:sPrePr>
                <m:ctrlPr>
                  <w:rPr>
                    <w:rFonts w:ascii="Cambria Math" w:hAnsi="Cambria Math"/>
                    <w:sz w:val="24"/>
                    <w:szCs w:val="24"/>
                  </w:rPr>
                </m:ctrlPr>
              </m:sPrePr>
              <m:sub>
                <m:r>
                  <m:rPr>
                    <m:sty m:val="p"/>
                  </m:rPr>
                  <w:rPr>
                    <w:rFonts w:ascii="Cambria Math" w:hAnsi="Cambria Math"/>
                    <w:sz w:val="24"/>
                    <w:szCs w:val="24"/>
                  </w:rPr>
                  <m:t>83</m:t>
                </m:r>
                <m:ctrlPr>
                  <w:rPr>
                    <w:sz w:val="24"/>
                    <w:szCs w:val="24"/>
                  </w:rPr>
                </m:ctrlPr>
              </m:sub>
              <m:sup>
                <m:r>
                  <m:rPr>
                    <m:sty m:val="p"/>
                  </m:rPr>
                  <w:rPr>
                    <w:rFonts w:ascii="Cambria Math" w:hAnsi="Cambria Math"/>
                    <w:sz w:val="24"/>
                    <w:szCs w:val="24"/>
                  </w:rPr>
                  <m:t>210</m:t>
                </m:r>
                <m:ctrlPr>
                  <w:rPr>
                    <w:sz w:val="24"/>
                    <w:szCs w:val="24"/>
                  </w:rPr>
                </m:ctrlPr>
              </m:sup>
              <m:e>
                <m:r>
                  <m:rPr>
                    <m:sty m:val="p"/>
                  </m:rPr>
                  <w:rPr>
                    <w:rFonts w:ascii="Cambria Math" w:hAnsi="Cambria Math"/>
                    <w:sz w:val="24"/>
                    <w:szCs w:val="24"/>
                  </w:rPr>
                  <m:t>Bi+</m:t>
                </m:r>
                <m:sPre>
                  <m:sPrePr>
                    <m:ctrlPr>
                      <w:rPr>
                        <w:rFonts w:ascii="Cambria Math" w:hAnsi="Cambria Math"/>
                        <w:sz w:val="24"/>
                        <w:szCs w:val="24"/>
                      </w:rPr>
                    </m:ctrlPr>
                  </m:sPrePr>
                  <m:sub>
                    <m:r>
                      <m:rPr>
                        <m:sty m:val="p"/>
                      </m:rPr>
                      <w:rPr>
                        <w:rFonts w:ascii="Cambria Math" w:hAnsi="Cambria Math"/>
                        <w:sz w:val="24"/>
                        <w:szCs w:val="24"/>
                      </w:rPr>
                      <m:t>-</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β</m:t>
                    </m:r>
                    <m:ctrlPr>
                      <w:rPr>
                        <w:sz w:val="24"/>
                        <w:szCs w:val="24"/>
                      </w:rPr>
                    </m:ctrlPr>
                  </m:e>
                </m:sPre>
                <m:ctrlPr>
                  <w:rPr>
                    <w:sz w:val="24"/>
                    <w:szCs w:val="24"/>
                  </w:rPr>
                </m:ctrlPr>
              </m:e>
            </m:sPre>
            <m:ctrlPr>
              <w:rPr>
                <w:sz w:val="24"/>
                <w:szCs w:val="24"/>
              </w:rPr>
            </m:ctrlPr>
          </m:e>
        </m:sPre>
      </m:oMath>
    </w:p>
    <w:p>
      <w:pPr>
        <w:pStyle w:val="style0"/>
        <w:autoSpaceDE w:val="false"/>
        <w:autoSpaceDN w:val="false"/>
        <w:adjustRightInd w:val="false"/>
        <w:spacing w:after="0" w:lineRule="auto" w:line="240"/>
        <w:rPr>
          <w:rFonts w:cs="Times New Roman" w:eastAsia="Times New Roman"/>
          <w:b/>
          <w:iCs/>
          <w:sz w:val="24"/>
          <w:szCs w:val="24"/>
        </w:rPr>
      </w:pPr>
    </w:p>
    <w:p>
      <w:pPr>
        <w:pStyle w:val="style0"/>
        <w:autoSpaceDE w:val="false"/>
        <w:autoSpaceDN w:val="false"/>
        <w:adjustRightInd w:val="false"/>
        <w:spacing w:after="0" w:lineRule="auto" w:line="240"/>
        <w:rPr>
          <w:rFonts w:cs="Times New Roman" w:eastAsia="Times New Roman"/>
          <w:b/>
          <w:iCs/>
          <w:sz w:val="24"/>
          <w:szCs w:val="24"/>
        </w:rPr>
      </w:pPr>
      <m:oMathPara>
        <m:oMathParaPr>
          <m:jc m:val="left"/>
        </m:oMathParaPr>
        <m:oMath>
          <m:r>
            <m:rPr>
              <m:sty m:val="bi"/>
            </m:rPr>
            <w:rPr>
              <w:rFonts w:ascii="Cambria Math" w:cs="ArialMT" w:hAnsi="Cambria Math"/>
              <w:sz w:val="24"/>
              <w:szCs w:val="24"/>
            </w:rPr>
            <m:t>The mass numbers of the original nucleus and the new nucleus are the same because a neutron has been lost, but a</m:t>
          </m:r>
        </m:oMath>
      </m:oMathPara>
    </w:p>
    <w:p>
      <w:pPr>
        <w:pStyle w:val="style0"/>
        <w:autoSpaceDE w:val="false"/>
        <w:autoSpaceDN w:val="false"/>
        <w:adjustRightInd w:val="false"/>
        <w:spacing w:after="0" w:lineRule="auto" w:line="240"/>
        <w:rPr>
          <w:rFonts w:cs="Times New Roman" w:eastAsia="Times New Roman"/>
          <w:b/>
          <w:iCs/>
          <w:sz w:val="24"/>
          <w:szCs w:val="24"/>
        </w:rPr>
      </w:pPr>
      <m:oMathPara>
        <m:oMathParaPr>
          <m:jc m:val="left"/>
        </m:oMathParaPr>
        <m:oMath>
          <m:r>
            <m:rPr>
              <m:sty m:val="bi"/>
            </m:rPr>
            <w:rPr>
              <w:rFonts w:ascii="Cambria Math" w:cs="ArialMT" w:hAnsi="Cambria Math"/>
              <w:sz w:val="24"/>
              <w:szCs w:val="24"/>
            </w:rPr>
            <m:t xml:space="preserve"> proton has been gained and so the sum of protons plus neutrons remains the same. The atomic number in the process</m:t>
          </m:r>
        </m:oMath>
      </m:oMathPara>
    </w:p>
    <w:p>
      <w:pPr>
        <w:pStyle w:val="style0"/>
        <w:autoSpaceDE w:val="false"/>
        <w:autoSpaceDN w:val="false"/>
        <w:adjustRightInd w:val="false"/>
        <w:spacing w:after="0" w:lineRule="auto" w:line="240"/>
        <w:rPr>
          <w:rFonts w:cs="Times New Roman" w:eastAsia="Times New Roman"/>
          <w:b/>
          <w:iCs/>
          <w:sz w:val="24"/>
          <w:szCs w:val="24"/>
        </w:rPr>
      </w:pPr>
      <m:oMathPara>
        <m:oMathParaPr>
          <m:jc m:val="left"/>
        </m:oMathParaPr>
        <m:oMath>
          <m:r>
            <m:rPr>
              <m:sty m:val="bi"/>
            </m:rPr>
            <w:rPr>
              <w:rFonts w:ascii="Cambria Math" w:cs="ArialMT" w:hAnsi="Cambria Math"/>
              <w:sz w:val="24"/>
              <w:szCs w:val="24"/>
            </w:rPr>
            <m:t>has been increased by one since the new nucleus has one more proton than the original nucleus. In this beta decay, a</m:t>
          </m:r>
        </m:oMath>
      </m:oMathPara>
    </w:p>
    <w:p>
      <w:pPr>
        <w:pStyle w:val="style0"/>
        <w:autoSpaceDE w:val="false"/>
        <w:autoSpaceDN w:val="false"/>
        <w:adjustRightInd w:val="false"/>
        <w:spacing w:after="0" w:lineRule="auto" w:line="240"/>
        <w:rPr>
          <w:rFonts w:cs="Times New Roman" w:eastAsia="Times New Roman"/>
          <w:b/>
          <w:iCs/>
          <w:sz w:val="24"/>
          <w:szCs w:val="24"/>
        </w:rPr>
      </w:pPr>
      <m:oMathPara>
        <m:oMathParaPr>
          <m:jc m:val="left"/>
        </m:oMathParaPr>
        <m:oMath>
          <m:r>
            <m:rPr>
              <m:sty m:val="bi"/>
            </m:rPr>
            <w:rPr>
              <w:rFonts w:ascii="Cambria Math" w:cs="ArialMT" w:hAnsi="Cambria Math"/>
              <w:sz w:val="24"/>
              <w:szCs w:val="24"/>
            </w:rPr>
            <m:t xml:space="preserve"> thorium-234 nucleus has become a protactinium-234 nucleus. Protactinium-234 is also a beta emitter and </m:t>
          </m:r>
        </m:oMath>
        <m:oMath>
          <m:r>
            <m:rPr>
              <m:sty m:val="bi"/>
            </m:rPr>
            <w:rPr>
              <w:rFonts w:ascii="Cambria Math" w:cs="ArialMT" w:hAnsi="Cambria Math"/>
              <w:sz w:val="24"/>
              <w:szCs w:val="24"/>
            </w:rPr>
            <m:t xml:space="preserve">produces uranium-234.     </m:t>
          </m:r>
        </m:oMath>
        <m:oMath>
          <m:r>
            <m:rPr>
              <m:sty m:val="bi"/>
            </m:rPr>
            <w:rPr>
              <w:rFonts w:ascii="Cambria Math" w:cs="ArialMT" w:hAnsi="Cambria Math"/>
              <w:sz w:val="24"/>
              <w:szCs w:val="24"/>
            </w:rPr>
            <w:cr/>
          </m:r>
          <m:r>
            <m:rPr>
              <m:sty m:val="bi"/>
            </m:rPr>
            <w:rPr>
              <w:rFonts w:ascii="Cambria Math" w:cs="ArialMT" w:hAnsi="Cambria Math"/>
              <w:sz w:val="24"/>
              <w:szCs w:val="24"/>
            </w:rPr>
            <w:cr/>
          </m:r>
          <m:r>
            <m:rPr>
              <m:sty m:val="bi"/>
            </m:rPr>
            <w:rPr>
              <w:rFonts w:ascii="Cambria Math" w:cs="ArialMT" w:hAnsi="Cambria Math"/>
              <w:sz w:val="24"/>
              <w:szCs w:val="24"/>
            </w:rPr>
            <m:t>_91^234?Pa→_-1^0?e+_9</m:t>
          </m:r>
        </m:oMath>
        <m:oMath>
          <m:r>
            <m:rPr>
              <m:sty m:val="bi"/>
            </m:rPr>
            <w:rPr>
              <w:rFonts w:ascii="Cambria Math" w:cs="ArialMT" w:hAnsi="Cambria Math"/>
              <w:sz w:val="24"/>
              <w:szCs w:val="24"/>
            </w:rPr>
            <m:t>2^234?U</m:t>
          </m:r>
          <m:r>
            <m:rPr>
              <m:sty m:val="bi"/>
            </m:rPr>
            <w:rPr>
              <w:rFonts w:ascii="Cambria Math" w:cs="ArialMT" w:hAnsi="Cambria Math"/>
              <w:sz w:val="24"/>
              <w:szCs w:val="24"/>
            </w:rPr>
            <w:cr/>
          </m:r>
          <m:r>
            <m:rPr>
              <m:sty m:val="bi"/>
            </m:rPr>
            <w:rPr>
              <w:rFonts w:ascii="Cambria Math" w:cs="ArialMT" w:hAnsi="Cambria Math"/>
              <w:sz w:val="24"/>
              <w:szCs w:val="24"/>
            </w:rPr>
            <m:t>Once again, the</m:t>
          </m:r>
        </m:oMath>
      </m:oMathPara>
    </w:p>
    <w:p>
      <w:pPr>
        <w:pStyle w:val="style0"/>
        <w:autoSpaceDE w:val="false"/>
        <w:autoSpaceDN w:val="false"/>
        <w:adjustRightInd w:val="false"/>
        <w:spacing w:after="0" w:lineRule="auto" w:line="240"/>
        <w:rPr>
          <w:rFonts w:cs="Times New Roman" w:eastAsia="Times New Roman"/>
          <w:b/>
          <w:sz w:val="24"/>
          <w:szCs w:val="24"/>
        </w:rPr>
      </w:pPr>
    </w:p>
    <w:p>
      <w:pPr>
        <w:pStyle w:val="style0"/>
        <w:autoSpaceDE w:val="false"/>
        <w:autoSpaceDN w:val="false"/>
        <w:adjustRightInd w:val="false"/>
        <w:spacing w:after="0" w:lineRule="auto" w:line="240"/>
        <w:rPr>
          <w:rFonts w:cs="Times New Roman"/>
          <w:b/>
          <w:sz w:val="24"/>
          <w:szCs w:val="24"/>
        </w:rPr>
      </w:pPr>
      <w:r>
        <w:rPr>
          <w:sz w:val="24"/>
          <w:szCs w:val="24"/>
        </w:rPr>
        <w:t>_</w:t>
      </w:r>
      <w:r>
        <m:rPr>
          <m:sty m:val="bi"/>
        </m:rPr>
        <w:rPr>
          <w:rFonts w:ascii="Cambria Math" w:cs="Times New Roman" w:hAnsi="Cambria Math"/>
          <w:sz w:val="24"/>
          <w:szCs w:val="24"/>
        </w:rPr>
        <w:t>91</w:t>
      </w:r>
      <w:r>
        <w:rPr>
          <w:sz w:val="24"/>
          <w:szCs w:val="24"/>
        </w:rPr>
        <w:t>^</w:t>
      </w:r>
      <w:r>
        <m:rPr>
          <m:sty m:val="bi"/>
        </m:rPr>
        <w:rPr>
          <w:rFonts w:ascii="Cambria Math" w:cs="Times New Roman" w:hAnsi="Cambria Math"/>
          <w:sz w:val="24"/>
          <w:szCs w:val="24"/>
        </w:rPr>
        <w:t>234</w:t>
      </w:r>
      <w:r>
        <w:rPr>
          <w:sz w:val="24"/>
          <w:szCs w:val="24"/>
        </w:rPr>
        <w:t>?</w:t>
      </w:r>
      <w:r>
        <m:rPr>
          <m:sty m:val="bi"/>
        </m:rPr>
        <w:rPr>
          <w:rFonts w:ascii="Cambria Math" w:cs="Times New Roman" w:hAnsi="Cambria Math"/>
          <w:sz w:val="24"/>
          <w:szCs w:val="24"/>
        </w:rPr>
        <w:t>Pa→</w:t>
      </w:r>
      <w:r>
        <w:rPr>
          <w:sz w:val="24"/>
          <w:szCs w:val="24"/>
        </w:rPr>
        <w:t>_</w:t>
      </w:r>
      <w:r>
        <m:rPr>
          <m:sty m:val="bi"/>
        </m:rPr>
        <w:rPr>
          <w:rFonts w:ascii="Cambria Math" w:cs="Times New Roman" w:hAnsi="Cambria Math"/>
          <w:sz w:val="24"/>
          <w:szCs w:val="24"/>
        </w:rPr>
        <w:t>-1</w:t>
      </w:r>
      <w:r>
        <w:rPr>
          <w:sz w:val="24"/>
          <w:szCs w:val="24"/>
        </w:rPr>
        <w:t>^</w:t>
      </w:r>
      <w:r>
        <m:rPr>
          <m:sty m:val="bi"/>
        </m:rPr>
        <w:rPr>
          <w:rFonts w:ascii="Cambria Math" w:cs="Times New Roman" w:hAnsi="Cambria Math"/>
          <w:sz w:val="24"/>
          <w:szCs w:val="24"/>
        </w:rPr>
        <w:t>0</w:t>
      </w:r>
      <w:r>
        <w:rPr>
          <w:sz w:val="24"/>
          <w:szCs w:val="24"/>
        </w:rPr>
        <w:t>?</w:t>
      </w:r>
      <w:r>
        <m:rPr>
          <m:sty m:val="bi"/>
        </m:rPr>
        <w:rPr>
          <w:rFonts w:ascii="Cambria Math" w:cs="Times New Roman" w:hAnsi="Cambria Math"/>
          <w:sz w:val="24"/>
          <w:szCs w:val="24"/>
        </w:rPr>
        <w:t>e+</w:t>
      </w:r>
      <w:r>
        <w:rPr>
          <w:sz w:val="24"/>
          <w:szCs w:val="24"/>
        </w:rPr>
        <w:t>_</w:t>
      </w:r>
      <w:r>
        <m:rPr>
          <m:sty m:val="bi"/>
        </m:rPr>
        <w:rPr>
          <w:rFonts w:ascii="Cambria Math" w:cs="Times New Roman" w:hAnsi="Cambria Math"/>
          <w:sz w:val="24"/>
          <w:szCs w:val="24"/>
        </w:rPr>
        <w:t>92</w:t>
      </w:r>
      <w:r>
        <w:rPr>
          <w:sz w:val="24"/>
          <w:szCs w:val="24"/>
        </w:rPr>
        <w:t>^</w:t>
      </w:r>
      <w:r>
        <m:rPr>
          <m:sty m:val="bi"/>
        </m:rPr>
        <w:rPr>
          <w:rFonts w:ascii="Cambria Math" w:cs="Times New Roman" w:hAnsi="Cambria Math"/>
          <w:sz w:val="24"/>
          <w:szCs w:val="24"/>
        </w:rPr>
        <w:t>234</w:t>
      </w:r>
      <w:r>
        <w:rPr>
          <w:sz w:val="24"/>
          <w:szCs w:val="24"/>
        </w:rPr>
        <w:t>?</w:t>
      </w:r>
      <w:r>
        <m:rPr>
          <m:sty m:val="bi"/>
        </m:rPr>
        <w:rPr>
          <w:rFonts w:ascii="Cambria Math" w:cs="Times New Roman" w:hAnsi="Cambria Math"/>
          <w:sz w:val="24"/>
          <w:szCs w:val="24"/>
        </w:rPr>
        <w:t>U</w:t>
      </w:r>
    </w:p>
    <w:p>
      <w:pPr>
        <w:pStyle w:val="style0"/>
        <w:numPr>
          <w:ilvl w:val="0"/>
          <w:numId w:val="74"/>
        </w:numPr>
        <w:autoSpaceDE w:val="false"/>
        <w:autoSpaceDN w:val="false"/>
        <w:adjustRightInd w:val="false"/>
        <w:spacing w:after="0" w:lineRule="auto" w:line="240"/>
        <w:rPr>
          <w:rFonts w:cs="ArialMT"/>
          <w:iCs/>
          <w:sz w:val="24"/>
          <w:szCs w:val="24"/>
        </w:rPr>
      </w:pPr>
      <w:r>
        <w:rPr>
          <w:rFonts w:cs="ArialMT"/>
          <w:iCs/>
          <w:sz w:val="24"/>
          <w:szCs w:val="24"/>
        </w:rPr>
        <w:t>Once again, the atomic number increases by one and the mass number remains the same; confirm that the equation is correctly balanced.</w:t>
      </w:r>
    </w:p>
    <w:p>
      <w:pPr>
        <w:pStyle w:val="style0"/>
        <w:autoSpaceDE w:val="false"/>
        <w:autoSpaceDN w:val="false"/>
        <w:adjustRightInd w:val="false"/>
        <w:spacing w:after="0" w:lineRule="auto" w:line="240"/>
        <w:rPr>
          <w:rFonts w:cs="Times New Roman"/>
          <w:i/>
          <w:sz w:val="24"/>
          <w:szCs w:val="24"/>
          <w:highlight w:val="yellow"/>
        </w:rPr>
      </w:pPr>
    </w:p>
    <w:p>
      <w:pPr>
        <w:pStyle w:val="style0"/>
        <w:autoSpaceDE w:val="false"/>
        <w:autoSpaceDN w:val="false"/>
        <w:adjustRightInd w:val="false"/>
        <w:spacing w:after="0" w:lineRule="auto" w:line="240"/>
        <w:rPr>
          <w:rFonts w:cs="Times New Roman"/>
          <w:i/>
          <w:sz w:val="24"/>
          <w:szCs w:val="24"/>
          <w:highlight w:val="yellow"/>
        </w:rPr>
      </w:pPr>
    </w:p>
    <w:p>
      <w:pPr>
        <w:pStyle w:val="style0"/>
        <w:autoSpaceDE w:val="false"/>
        <w:autoSpaceDN w:val="false"/>
        <w:adjustRightInd w:val="false"/>
        <w:spacing w:after="0" w:lineRule="auto" w:line="240"/>
        <w:rPr>
          <w:rFonts w:cs="Times New Roman" w:eastAsia="Times New Roman"/>
          <w:sz w:val="24"/>
          <w:szCs w:val="24"/>
          <w:highlight w:val="none"/>
        </w:rPr>
      </w:pPr>
      <w:r>
        <w:rPr>
          <w:rFonts w:cs="Times New Roman"/>
          <w:i/>
          <w:sz w:val="24"/>
          <w:szCs w:val="24"/>
          <w:highlight w:val="none"/>
        </w:rPr>
        <w:t xml:space="preserve">The change of one element to another by bombarding the nucleus of the element with nuclear particles or nuclei is called </w:t>
      </w:r>
      <w:r>
        <w:rPr>
          <w:rFonts w:cs="Times New Roman"/>
          <w:b/>
          <w:i/>
          <w:sz w:val="24"/>
          <w:szCs w:val="24"/>
          <w:highlight w:val="none"/>
        </w:rPr>
        <w:t>Transmutation</w:t>
      </w:r>
      <w:r>
        <w:rPr>
          <w:rFonts w:cs="Times New Roman"/>
          <w:sz w:val="24"/>
          <w:szCs w:val="24"/>
          <w:highlight w:val="none"/>
        </w:rPr>
        <w:t>.</w:t>
      </w:r>
    </w:p>
    <w:p>
      <w:pPr>
        <w:pStyle w:val="style157"/>
        <w:rPr>
          <w:sz w:val="24"/>
          <w:szCs w:val="24"/>
        </w:rPr>
      </w:pPr>
    </w:p>
    <w:p>
      <w:pPr>
        <w:pStyle w:val="style157"/>
        <w:rPr>
          <w:b/>
          <w:bCs/>
          <w:sz w:val="24"/>
          <w:szCs w:val="24"/>
        </w:rPr>
      </w:pPr>
      <m:oMathPara>
        <m:oMathParaPr>
          <m:jc m:val="left"/>
        </m:oMathParaPr>
        <m:oMath>
          <m:r>
            <m:rPr>
              <m:sty m:val="p"/>
            </m:rPr>
            <w:rPr>
              <w:rFonts w:ascii="Cambria Math" w:hAnsi="Cambria Math"/>
              <w:b/>
              <w:bCs/>
              <w:sz w:val="24"/>
              <w:szCs w:val="24"/>
            </w:rPr>
            <m:t>Examples of transmutation</m:t>
          </m:r>
        </m:oMath>
      </m:oMathPara>
    </w:p>
    <w:p>
      <w:pPr>
        <w:pStyle w:val="style157"/>
        <w:rPr>
          <w:sz w:val="24"/>
          <w:szCs w:val="24"/>
        </w:rPr>
      </w:pPr>
    </w:p>
    <w:p>
      <w:pPr>
        <w:pStyle w:val="style157"/>
        <w:rPr>
          <w:bCs/>
          <w:sz w:val="24"/>
          <w:szCs w:val="24"/>
        </w:rPr>
      </w:pPr>
      <m:oMathPara>
        <m:oMathParaPr>
          <m:jc m:val="left"/>
        </m:oMathParaPr>
        <m:oMath>
          <m:sPre>
            <m:sPrePr>
              <m:ctrlPr>
                <w:rPr>
                  <w:rFonts w:ascii="Cambria Math" w:hAnsi="Cambria Math"/>
                  <w:bCs/>
                  <w:sz w:val="24"/>
                  <w:szCs w:val="24"/>
                </w:rPr>
              </m:ctrlPr>
            </m:sPrePr>
            <m:sub>
              <m:r>
                <m:rPr>
                  <m:sty m:val="p"/>
                </m:rPr>
                <w:rPr>
                  <w:rFonts w:ascii="Cambria Math" w:hAnsi="Cambria Math"/>
                  <w:sz w:val="24"/>
                  <w:szCs w:val="24"/>
                </w:rPr>
                <m:t>7</m:t>
              </m:r>
              <m:ctrlPr>
                <w:rPr>
                  <w:sz w:val="24"/>
                  <w:szCs w:val="24"/>
                </w:rPr>
              </m:ctrlPr>
            </m:sub>
            <m:sup>
              <m:r>
                <m:rPr>
                  <m:sty m:val="p"/>
                </m:rPr>
                <w:rPr>
                  <w:rFonts w:ascii="Cambria Math" w:hAnsi="Cambria Math"/>
                  <w:sz w:val="24"/>
                  <w:szCs w:val="24"/>
                </w:rPr>
                <m:t>14</m:t>
              </m:r>
              <m:ctrlPr>
                <w:rPr>
                  <w:sz w:val="24"/>
                  <w:szCs w:val="24"/>
                </w:rPr>
              </m:ctrlPr>
            </m:sup>
            <m:e>
              <m:r>
                <m:rPr>
                  <m:sty m:val="p"/>
                </m:rPr>
                <w:rPr>
                  <w:rFonts w:ascii="Cambria Math" w:hAnsi="Cambria Math"/>
                  <w:sz w:val="24"/>
                  <w:szCs w:val="24"/>
                </w:rPr>
                <m:t>N+</m:t>
              </m:r>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8</m:t>
                      </m:r>
                      <m:ctrlPr>
                        <w:rPr>
                          <w:sz w:val="24"/>
                          <w:szCs w:val="24"/>
                        </w:rPr>
                      </m:ctrlPr>
                    </m:sub>
                    <m:sup>
                      <m:r>
                        <m:rPr>
                          <m:sty m:val="p"/>
                        </m:rPr>
                        <w:rPr>
                          <w:rFonts w:ascii="Cambria Math" w:hAnsi="Cambria Math"/>
                          <w:sz w:val="24"/>
                          <w:szCs w:val="24"/>
                        </w:rPr>
                        <m:t>17</m:t>
                      </m:r>
                      <m:ctrlPr>
                        <w:rPr>
                          <w:sz w:val="24"/>
                          <w:szCs w:val="24"/>
                        </w:rPr>
                      </m:ctrlPr>
                    </m:sup>
                    <m:e>
                      <m:r>
                        <m:rPr>
                          <m:sty m:val="p"/>
                        </m:rPr>
                        <w:rPr>
                          <w:rFonts w:ascii="Cambria Math" w:hAnsi="Cambria Math"/>
                          <w:sz w:val="24"/>
                          <w:szCs w:val="24"/>
                        </w:rPr>
                        <m:t>O+</m:t>
                      </m:r>
                      <m:sPre>
                        <m:sPrePr>
                          <m:ctrlPr>
                            <w:rPr>
                              <w:rFonts w:ascii="Cambria Math" w:hAnsi="Cambria Math"/>
                              <w:bCs/>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H</m:t>
                          </m:r>
                          <m:ctrlPr>
                            <w:rPr>
                              <w:sz w:val="24"/>
                              <w:szCs w:val="24"/>
                            </w:rPr>
                          </m:ctrlPr>
                        </m:e>
                      </m:sPre>
                      <m:ctrlPr>
                        <w:rPr>
                          <w:sz w:val="24"/>
                          <w:szCs w:val="24"/>
                        </w:rPr>
                      </m:ctrlPr>
                    </m:e>
                  </m:sPre>
                  <m:ctrlPr>
                    <w:rPr>
                      <w:sz w:val="24"/>
                      <w:szCs w:val="24"/>
                    </w:rPr>
                  </m:ctrlPr>
                </m:e>
              </m:sPre>
              <m:ctrlPr>
                <w:rPr>
                  <w:sz w:val="24"/>
                  <w:szCs w:val="24"/>
                </w:rPr>
              </m:ctrlPr>
            </m:e>
          </m:sPre>
        </m:oMath>
      </m:oMathPara>
    </w:p>
    <w:p>
      <w:pPr>
        <w:pStyle w:val="style157"/>
        <w:rPr>
          <w:sz w:val="24"/>
          <w:szCs w:val="24"/>
        </w:rPr>
      </w:pPr>
    </w:p>
    <w:p>
      <w:pPr>
        <w:pStyle w:val="style157"/>
        <w:rPr>
          <w:bCs/>
          <w:sz w:val="24"/>
          <w:szCs w:val="24"/>
        </w:rPr>
      </w:pPr>
      <m:oMathPara>
        <m:oMathParaPr>
          <m:jc m:val="left"/>
        </m:oMathParaPr>
        <m:oMath>
          <m:sPre>
            <m:sPrePr>
              <m:ctrlPr>
                <w:rPr>
                  <w:rFonts w:ascii="Cambria Math" w:hAnsi="Cambria Math"/>
                  <w:bCs/>
                  <w:sz w:val="24"/>
                  <w:szCs w:val="24"/>
                </w:rPr>
              </m:ctrlPr>
            </m:sPrePr>
            <m:sub>
              <m:r>
                <m:rPr>
                  <m:sty m:val="p"/>
                </m:rPr>
                <w:rPr>
                  <w:rFonts w:ascii="Cambria Math" w:hAnsi="Cambria Math"/>
                  <w:sz w:val="24"/>
                  <w:szCs w:val="24"/>
                </w:rPr>
                <m:t>4</m:t>
              </m:r>
              <m:ctrlPr>
                <w:rPr>
                  <w:sz w:val="24"/>
                  <w:szCs w:val="24"/>
                </w:rPr>
              </m:ctrlPr>
            </m:sub>
            <m:sup>
              <m:r>
                <m:rPr>
                  <m:sty m:val="p"/>
                </m:rPr>
                <w:rPr>
                  <w:rFonts w:ascii="Cambria Math" w:hAnsi="Cambria Math"/>
                  <w:sz w:val="24"/>
                  <w:szCs w:val="24"/>
                </w:rPr>
                <m:t>9</m:t>
              </m:r>
              <m:ctrlPr>
                <w:rPr>
                  <w:sz w:val="24"/>
                  <w:szCs w:val="24"/>
                </w:rPr>
              </m:ctrlPr>
            </m:sup>
            <m:e>
              <m:r>
                <m:rPr>
                  <m:sty m:val="p"/>
                </m:rPr>
                <w:rPr>
                  <w:rFonts w:ascii="Cambria Math" w:hAnsi="Cambria Math"/>
                  <w:sz w:val="24"/>
                  <w:szCs w:val="24"/>
                </w:rPr>
                <m:t>Be+</m:t>
              </m:r>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6</m:t>
                      </m:r>
                      <m:ctrlPr>
                        <w:rPr>
                          <w:sz w:val="24"/>
                          <w:szCs w:val="24"/>
                        </w:rPr>
                      </m:ctrlPr>
                    </m:sub>
                    <m:sup>
                      <m:r>
                        <m:rPr>
                          <m:sty m:val="p"/>
                        </m:rPr>
                        <w:rPr>
                          <w:rFonts w:ascii="Cambria Math" w:hAnsi="Cambria Math"/>
                          <w:sz w:val="24"/>
                          <w:szCs w:val="24"/>
                        </w:rPr>
                        <m:t>12</m:t>
                      </m:r>
                      <m:ctrlPr>
                        <w:rPr>
                          <w:sz w:val="24"/>
                          <w:szCs w:val="24"/>
                        </w:rPr>
                      </m:ctrlPr>
                    </m:sup>
                    <m:e>
                      <m:r>
                        <m:rPr>
                          <m:sty m:val="p"/>
                        </m:rPr>
                        <w:rPr>
                          <w:rFonts w:ascii="Cambria Math" w:hAnsi="Cambria Math"/>
                          <w:sz w:val="24"/>
                          <w:szCs w:val="24"/>
                        </w:rPr>
                        <m:t>C+</m:t>
                      </m:r>
                      <m:sPre>
                        <m:sPrePr>
                          <m:ctrlPr>
                            <w:rPr>
                              <w:rFonts w:ascii="Cambria Math" w:hAnsi="Cambria Math"/>
                              <w:bCs/>
                              <w:sz w:val="24"/>
                              <w:szCs w:val="24"/>
                            </w:rPr>
                          </m:ctrlPr>
                        </m:sPrePr>
                        <m:sub>
                          <m:r>
                            <m:rPr>
                              <m:sty m:val="p"/>
                            </m:rPr>
                            <w:rPr>
                              <w:rFonts w:ascii="Cambria Math" w:hAnsi="Cambria Math"/>
                              <w:sz w:val="24"/>
                              <w:szCs w:val="24"/>
                            </w:rPr>
                            <m:t>0</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n</m:t>
                          </m:r>
                          <m:ctrlPr>
                            <w:rPr>
                              <w:sz w:val="24"/>
                              <w:szCs w:val="24"/>
                            </w:rPr>
                          </m:ctrlPr>
                        </m:e>
                      </m:sPre>
                      <m:ctrlPr>
                        <w:rPr>
                          <w:sz w:val="24"/>
                          <w:szCs w:val="24"/>
                        </w:rPr>
                      </m:ctrlPr>
                    </m:e>
                  </m:sPre>
                  <m:ctrlPr>
                    <w:rPr>
                      <w:sz w:val="24"/>
                      <w:szCs w:val="24"/>
                    </w:rPr>
                  </m:ctrlPr>
                </m:e>
              </m:sPre>
              <m:ctrlPr>
                <w:rPr>
                  <w:sz w:val="24"/>
                  <w:szCs w:val="24"/>
                </w:rPr>
              </m:ctrlPr>
            </m:e>
          </m:sPre>
        </m:oMath>
      </m:oMathPara>
    </w:p>
    <w:p>
      <w:pPr>
        <w:pStyle w:val="style157"/>
        <w:rPr>
          <w:sz w:val="24"/>
          <w:szCs w:val="24"/>
        </w:rPr>
      </w:pPr>
    </w:p>
    <w:p>
      <w:pPr>
        <w:pStyle w:val="style157"/>
        <w:rPr>
          <w:bCs/>
          <w:sz w:val="24"/>
          <w:szCs w:val="24"/>
        </w:rPr>
      </w:pPr>
      <m:oMathPara>
        <m:oMathParaPr>
          <m:jc m:val="left"/>
        </m:oMathParaPr>
        <m:oMath>
          <m:sPre>
            <m:sPrePr>
              <m:ctrlPr>
                <w:rPr>
                  <w:rFonts w:ascii="Cambria Math" w:hAnsi="Cambria Math"/>
                  <w:bCs/>
                  <w:sz w:val="24"/>
                  <w:szCs w:val="24"/>
                </w:rPr>
              </m:ctrlPr>
            </m:sPrePr>
            <m:sub>
              <m:r>
                <m:rPr>
                  <m:sty m:val="p"/>
                </m:rPr>
                <w:rPr>
                  <w:rFonts w:ascii="Cambria Math" w:hAnsi="Cambria Math"/>
                  <w:sz w:val="24"/>
                  <w:szCs w:val="24"/>
                </w:rPr>
                <m:t>15</m:t>
              </m:r>
              <m:ctrlPr>
                <w:rPr>
                  <w:sz w:val="24"/>
                  <w:szCs w:val="24"/>
                </w:rPr>
              </m:ctrlPr>
            </m:sub>
            <m:sup>
              <m:r>
                <m:rPr>
                  <m:sty m:val="p"/>
                </m:rPr>
                <w:rPr>
                  <w:rFonts w:ascii="Cambria Math" w:hAnsi="Cambria Math"/>
                  <w:sz w:val="24"/>
                  <w:szCs w:val="24"/>
                </w:rPr>
                <m:t>30</m:t>
              </m:r>
              <m:ctrlPr>
                <w:rPr>
                  <w:sz w:val="24"/>
                  <w:szCs w:val="24"/>
                </w:rPr>
              </m:ctrlPr>
            </m:sup>
            <m:e>
              <m:r>
                <m:rPr>
                  <m:sty m:val="p"/>
                </m:rPr>
                <w:rPr>
                  <w:rFonts w:ascii="Cambria Math" w:hAnsi="Cambria Math"/>
                  <w:sz w:val="24"/>
                  <w:szCs w:val="24"/>
                </w:rPr>
                <m:t>P→</m:t>
              </m:r>
              <m:sPre>
                <m:sPrePr>
                  <m:ctrlPr>
                    <w:rPr>
                      <w:rFonts w:ascii="Cambria Math" w:hAnsi="Cambria Math"/>
                      <w:bCs/>
                      <w:sz w:val="24"/>
                      <w:szCs w:val="24"/>
                    </w:rPr>
                  </m:ctrlPr>
                </m:sPrePr>
                <m:sub>
                  <m:r>
                    <m:rPr>
                      <m:sty m:val="p"/>
                    </m:rPr>
                    <w:rPr>
                      <w:rFonts w:ascii="Cambria Math" w:hAnsi="Cambria Math"/>
                      <w:sz w:val="24"/>
                      <w:szCs w:val="24"/>
                    </w:rPr>
                    <m:t>14</m:t>
                  </m:r>
                  <m:ctrlPr>
                    <w:rPr>
                      <w:sz w:val="24"/>
                      <w:szCs w:val="24"/>
                    </w:rPr>
                  </m:ctrlPr>
                </m:sub>
                <m:sup>
                  <m:r>
                    <m:rPr>
                      <m:sty m:val="p"/>
                    </m:rPr>
                    <w:rPr>
                      <w:rFonts w:ascii="Cambria Math" w:hAnsi="Cambria Math"/>
                      <w:sz w:val="24"/>
                      <w:szCs w:val="24"/>
                    </w:rPr>
                    <m:t>30</m:t>
                  </m:r>
                  <m:ctrlPr>
                    <w:rPr>
                      <w:sz w:val="24"/>
                      <w:szCs w:val="24"/>
                    </w:rPr>
                  </m:ctrlPr>
                </m:sup>
                <m:e>
                  <m:r>
                    <m:rPr>
                      <m:sty m:val="p"/>
                    </m:rPr>
                    <w:rPr>
                      <w:rFonts w:ascii="Cambria Math" w:hAnsi="Cambria Math"/>
                      <w:sz w:val="24"/>
                      <w:szCs w:val="24"/>
                    </w:rPr>
                    <m:t>Si+</m:t>
                  </m:r>
                  <m:sPre>
                    <m:sPrePr>
                      <m:ctrlPr>
                        <w:rPr>
                          <w:rFonts w:ascii="Cambria Math" w:hAnsi="Cambria Math"/>
                          <w:bCs/>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e</m:t>
                      </m:r>
                      <m:ctrlPr>
                        <w:rPr>
                          <w:sz w:val="24"/>
                          <w:szCs w:val="24"/>
                        </w:rPr>
                      </m:ctrlPr>
                    </m:e>
                  </m:sPre>
                  <m:ctrlPr>
                    <w:rPr>
                      <w:sz w:val="24"/>
                      <w:szCs w:val="24"/>
                    </w:rPr>
                  </m:ctrlPr>
                </m:e>
              </m:sPre>
              <m:ctrlPr>
                <w:rPr>
                  <w:sz w:val="24"/>
                  <w:szCs w:val="24"/>
                </w:rPr>
              </m:ctrlPr>
            </m:e>
          </m:sPre>
        </m:oMath>
      </m:oMathPara>
    </w:p>
    <w:p>
      <w:pPr>
        <w:pStyle w:val="style157"/>
        <w:rPr>
          <w:b/>
          <w:bCs/>
          <w:sz w:val="24"/>
          <w:szCs w:val="24"/>
        </w:rPr>
      </w:pPr>
    </w:p>
    <w:p>
      <w:pPr>
        <w:pStyle w:val="style157"/>
        <w:rPr>
          <w:b/>
          <w:bCs/>
          <w:sz w:val="24"/>
          <w:szCs w:val="24"/>
        </w:rPr>
      </w:pPr>
      <w:r>
        <w:rPr>
          <w:b/>
          <w:bCs/>
          <w:sz w:val="24"/>
          <w:szCs w:val="24"/>
        </w:rPr>
        <w:t>NATURAL AND ARTICFICIAL RADIOACTIVITY</w:t>
      </w:r>
    </w:p>
    <w:p>
      <w:pPr>
        <w:pStyle w:val="style0"/>
        <w:numPr>
          <w:ilvl w:val="0"/>
          <w:numId w:val="74"/>
        </w:numPr>
        <w:autoSpaceDE w:val="false"/>
        <w:autoSpaceDN w:val="false"/>
        <w:adjustRightInd w:val="false"/>
        <w:spacing w:after="0" w:lineRule="auto" w:line="240"/>
        <w:rPr>
          <w:rFonts w:cs="ArialMT"/>
          <w:iCs/>
          <w:sz w:val="24"/>
          <w:szCs w:val="24"/>
        </w:rPr>
      </w:pPr>
      <w:r>
        <w:rPr>
          <w:rFonts w:cs="ArialMT"/>
          <w:iCs/>
          <w:sz w:val="24"/>
          <w:szCs w:val="24"/>
        </w:rPr>
        <w:t>There are several ways in which nuclei can undergo reaction and change their identity.</w:t>
      </w:r>
    </w:p>
    <w:p>
      <w:pPr>
        <w:pStyle w:val="style0"/>
        <w:numPr>
          <w:ilvl w:val="0"/>
          <w:numId w:val="74"/>
        </w:numPr>
        <w:autoSpaceDE w:val="false"/>
        <w:autoSpaceDN w:val="false"/>
        <w:adjustRightInd w:val="false"/>
        <w:spacing w:after="0" w:lineRule="auto" w:line="240"/>
        <w:rPr>
          <w:rFonts w:cs="ArialMT"/>
          <w:iCs/>
          <w:sz w:val="24"/>
          <w:szCs w:val="24"/>
        </w:rPr>
      </w:pPr>
      <w:r>
        <w:rPr>
          <w:rFonts w:cs="ArialMT"/>
          <w:iCs/>
          <w:sz w:val="24"/>
          <w:szCs w:val="24"/>
        </w:rPr>
        <w:t>Some nuclei are unstable and spontaneously emit particles and electromagnetic radiation.</w:t>
      </w:r>
    </w:p>
    <w:p>
      <w:pPr>
        <w:pStyle w:val="style0"/>
        <w:numPr>
          <w:ilvl w:val="0"/>
          <w:numId w:val="74"/>
        </w:numPr>
        <w:autoSpaceDE w:val="false"/>
        <w:autoSpaceDN w:val="false"/>
        <w:adjustRightInd w:val="false"/>
        <w:spacing w:after="0" w:lineRule="auto" w:line="240"/>
        <w:rPr>
          <w:rFonts w:cs="ArialMT"/>
          <w:iCs/>
          <w:sz w:val="24"/>
          <w:szCs w:val="24"/>
        </w:rPr>
      </w:pPr>
      <w:r>
        <w:rPr>
          <w:rFonts w:cs="ArialMT"/>
          <w:iCs/>
          <w:sz w:val="24"/>
          <w:szCs w:val="24"/>
        </w:rPr>
        <w:t xml:space="preserve">The spontaneous disintegration of nuclei is known as </w:t>
      </w:r>
      <m:oMath>
        <m:r>
          <m:rPr>
            <m:sty m:val="bi"/>
          </m:rPr>
          <w:rPr>
            <w:rFonts w:ascii="Cambria Math" w:cs="Arial-BoldMT" w:eastAsia="Arial-BoldMT" w:hAnsi="Cambria Math"/>
            <w:sz w:val="24"/>
            <w:szCs w:val="24"/>
          </w:rPr>
          <m:t>natural radioactivity</m:t>
        </m:r>
      </m:oMath>
      <w:r>
        <m:rPr>
          <m:sty m:val="bi"/>
        </m:rPr>
        <w:rPr>
          <w:rFonts w:ascii="Cambria Math" w:cs="Arial-BoldMT" w:eastAsia="Arial-BoldMT" w:hAnsi="Cambria Math"/>
          <w:sz w:val="24"/>
          <w:szCs w:val="24"/>
        </w:rPr>
        <w:t xml:space="preserve"> </w:t>
      </w:r>
      <w:r>
        <w:rPr>
          <w:rFonts w:cs="Arial-BoldMT" w:eastAsia="Arial-BoldMT"/>
          <w:bCs/>
          <w:iCs/>
          <w:sz w:val="24"/>
          <w:szCs w:val="24"/>
        </w:rPr>
        <w:t>whereas when the nuclear disintegration is caused by striking a nucleus with another particles, it is called</w:t>
      </w:r>
      <w:r>
        <w:rPr>
          <w:rFonts w:cs="Arial-BoldMT" w:eastAsia="Arial-BoldMT"/>
          <w:bCs/>
          <w:iCs/>
          <w:sz w:val="24"/>
          <w:szCs w:val="24"/>
          <w:lang w:val="en-US"/>
        </w:rPr>
        <w:t xml:space="preserve"> </w:t>
      </w:r>
      <m:oMath>
        <m:r>
          <m:rPr>
            <m:sty m:val="bi"/>
          </m:rPr>
          <w:rPr>
            <w:rFonts w:ascii="Cambria Math" w:cs="Arial-BoldMT" w:eastAsia="Arial-BoldMT" w:hAnsi="Cambria Math"/>
            <w:sz w:val="24"/>
            <w:szCs w:val="24"/>
          </w:rPr>
          <m:t>artificial radioactivity</m:t>
        </m:r>
      </m:oMath>
      <w:r>
        <w:rPr>
          <w:rFonts w:cs="Arial-BoldMT" w:eastAsia="Arial-BoldMT"/>
          <w:b/>
          <w:bCs/>
          <w:iCs/>
          <w:sz w:val="24"/>
          <w:szCs w:val="24"/>
        </w:rPr>
        <w:t xml:space="preserve">. </w:t>
      </w:r>
    </w:p>
    <w:p>
      <w:pPr>
        <w:pStyle w:val="style157"/>
        <w:rPr>
          <w:rFonts w:ascii="Cambria Math" w:hAnsi="Cambria Math"/>
          <w:sz w:val="24"/>
          <w:szCs w:val="24"/>
        </w:rPr>
      </w:pPr>
      <m:oMathPara>
        <m:oMathParaPr>
          <m:jc m:val="left"/>
        </m:oMathParaPr>
        <m:oMath>
          <m:r>
            <m:rPr>
              <m:sty m:val="p"/>
            </m:rPr>
            <w:rPr>
              <w:rFonts w:ascii="Cambria Math" w:hAnsi="Cambria Math"/>
              <w:sz w:val="24"/>
              <w:szCs w:val="24"/>
            </w:rPr>
            <m:t xml:space="preserve">Examples </m:t>
          </m:r>
        </m:oMath>
      </m:oMathPara>
    </w:p>
    <w:p>
      <w:pPr>
        <w:pStyle w:val="style157"/>
        <w:numPr>
          <w:ilvl w:val="0"/>
          <w:numId w:val="70"/>
        </w:numPr>
        <w:rPr>
          <w:bCs/>
          <w:sz w:val="24"/>
          <w:szCs w:val="24"/>
        </w:rPr>
      </w:pPr>
      <m:oMath>
        <m:sPre>
          <m:sPrePr>
            <m:ctrlPr>
              <w:rPr>
                <w:rFonts w:ascii="Cambria Math" w:hAnsi="Cambria Math"/>
                <w:bCs/>
                <w:sz w:val="24"/>
                <w:szCs w:val="24"/>
              </w:rPr>
            </m:ctrlPr>
          </m:sPrePr>
          <m:sub>
            <m:r>
              <m:rPr>
                <m:sty m:val="p"/>
              </m:rPr>
              <w:rPr>
                <w:rFonts w:ascii="Cambria Math" w:hAnsi="Cambria Math"/>
                <w:sz w:val="24"/>
                <w:szCs w:val="24"/>
              </w:rPr>
              <m:t>7</m:t>
            </m:r>
            <m:ctrlPr>
              <w:rPr>
                <w:sz w:val="24"/>
                <w:szCs w:val="24"/>
              </w:rPr>
            </m:ctrlPr>
          </m:sub>
          <m:sup>
            <m:r>
              <m:rPr>
                <m:sty m:val="p"/>
              </m:rPr>
              <w:rPr>
                <w:rFonts w:ascii="Cambria Math" w:hAnsi="Cambria Math"/>
                <w:sz w:val="24"/>
                <w:szCs w:val="24"/>
              </w:rPr>
              <m:t>14</m:t>
            </m:r>
            <m:ctrlPr>
              <w:rPr>
                <w:sz w:val="24"/>
                <w:szCs w:val="24"/>
              </w:rPr>
            </m:ctrlPr>
          </m:sup>
          <m:e>
            <m:r>
              <m:rPr>
                <m:sty m:val="p"/>
              </m:rPr>
              <w:rPr>
                <w:rFonts w:ascii="Cambria Math" w:hAnsi="Cambria Math"/>
                <w:sz w:val="24"/>
                <w:szCs w:val="24"/>
              </w:rPr>
              <m:t>N+</m:t>
            </m:r>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8</m:t>
                    </m:r>
                    <m:ctrlPr>
                      <w:rPr>
                        <w:sz w:val="24"/>
                        <w:szCs w:val="24"/>
                      </w:rPr>
                    </m:ctrlPr>
                  </m:sub>
                  <m:sup>
                    <m:r>
                      <m:rPr>
                        <m:sty m:val="p"/>
                      </m:rPr>
                      <w:rPr>
                        <w:rFonts w:ascii="Cambria Math" w:hAnsi="Cambria Math"/>
                        <w:sz w:val="24"/>
                        <w:szCs w:val="24"/>
                      </w:rPr>
                      <m:t>17</m:t>
                    </m:r>
                    <m:ctrlPr>
                      <w:rPr>
                        <w:sz w:val="24"/>
                        <w:szCs w:val="24"/>
                      </w:rPr>
                    </m:ctrlPr>
                  </m:sup>
                  <m:e>
                    <m:r>
                      <m:rPr>
                        <m:sty m:val="p"/>
                      </m:rPr>
                      <w:rPr>
                        <w:rFonts w:ascii="Cambria Math" w:hAnsi="Cambria Math"/>
                        <w:sz w:val="24"/>
                        <w:szCs w:val="24"/>
                      </w:rPr>
                      <m:t>O+</m:t>
                    </m:r>
                    <m:sPre>
                      <m:sPrePr>
                        <m:ctrlPr>
                          <w:rPr>
                            <w:rFonts w:ascii="Cambria Math" w:hAnsi="Cambria Math"/>
                            <w:bCs/>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H</m:t>
                        </m:r>
                        <m:ctrlPr>
                          <w:rPr>
                            <w:sz w:val="24"/>
                            <w:szCs w:val="24"/>
                          </w:rPr>
                        </m:ctrlPr>
                      </m:e>
                    </m:sPre>
                    <m:ctrlPr>
                      <w:rPr>
                        <w:sz w:val="24"/>
                        <w:szCs w:val="24"/>
                      </w:rPr>
                    </m:ctrlPr>
                  </m:e>
                </m:sPre>
                <m:ctrlPr>
                  <w:rPr>
                    <w:sz w:val="24"/>
                    <w:szCs w:val="24"/>
                  </w:rPr>
                </m:ctrlPr>
              </m:e>
            </m:sPre>
            <m:ctrlPr>
              <w:rPr>
                <w:sz w:val="24"/>
                <w:szCs w:val="24"/>
              </w:rPr>
            </m:ctrlPr>
          </m:e>
        </m:sPre>
      </m:oMath>
    </w:p>
    <w:p>
      <w:pPr>
        <w:pStyle w:val="style157"/>
        <w:rPr>
          <w:sz w:val="24"/>
          <w:szCs w:val="24"/>
        </w:rPr>
      </w:pPr>
    </w:p>
    <w:p>
      <w:pPr>
        <w:pStyle w:val="style157"/>
        <w:numPr>
          <w:ilvl w:val="0"/>
          <w:numId w:val="70"/>
        </w:numPr>
        <w:rPr>
          <w:bCs/>
          <w:sz w:val="24"/>
          <w:szCs w:val="24"/>
        </w:rPr>
      </w:pPr>
      <m:oMath>
        <m:sPre>
          <m:sPrePr>
            <m:ctrlPr>
              <w:rPr>
                <w:rFonts w:ascii="Cambria Math" w:hAnsi="Cambria Math"/>
                <w:bCs/>
                <w:sz w:val="24"/>
                <w:szCs w:val="24"/>
              </w:rPr>
            </m:ctrlPr>
          </m:sPrePr>
          <m:sub>
            <m:r>
              <m:rPr>
                <m:sty m:val="p"/>
              </m:rPr>
              <w:rPr>
                <w:rFonts w:ascii="Cambria Math" w:hAnsi="Cambria Math"/>
                <w:sz w:val="24"/>
                <w:szCs w:val="24"/>
              </w:rPr>
              <m:t>13</m:t>
            </m:r>
            <m:ctrlPr>
              <w:rPr>
                <w:sz w:val="24"/>
                <w:szCs w:val="24"/>
              </w:rPr>
            </m:ctrlPr>
          </m:sub>
          <m:sup>
            <m:r>
              <m:rPr>
                <m:sty m:val="p"/>
              </m:rPr>
              <w:rPr>
                <w:rFonts w:ascii="Cambria Math" w:hAnsi="Cambria Math"/>
                <w:sz w:val="24"/>
                <w:szCs w:val="24"/>
              </w:rPr>
              <m:t>27</m:t>
            </m:r>
            <m:ctrlPr>
              <w:rPr>
                <w:sz w:val="24"/>
                <w:szCs w:val="24"/>
              </w:rPr>
            </m:ctrlPr>
          </m:sup>
          <m:e>
            <m:r>
              <m:rPr>
                <m:sty m:val="p"/>
              </m:rPr>
              <w:rPr>
                <w:rFonts w:ascii="Cambria Math" w:hAnsi="Cambria Math"/>
                <w:sz w:val="24"/>
                <w:szCs w:val="24"/>
              </w:rPr>
              <m:t>Al+</m:t>
            </m:r>
            <m:sPre>
              <m:sPrePr>
                <m:ctrlPr>
                  <w:rPr>
                    <w:rFonts w:ascii="Cambria Math" w:hAnsi="Cambria Math"/>
                    <w:bCs/>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sPre>
                  <m:sPrePr>
                    <m:ctrlPr>
                      <w:rPr>
                        <w:rFonts w:ascii="Cambria Math" w:hAnsi="Cambria Math"/>
                        <w:bCs/>
                        <w:sz w:val="24"/>
                        <w:szCs w:val="24"/>
                      </w:rPr>
                    </m:ctrlPr>
                  </m:sPrePr>
                  <m:sub>
                    <m:r>
                      <m:rPr>
                        <m:sty m:val="p"/>
                      </m:rPr>
                      <w:rPr>
                        <w:rFonts w:ascii="Cambria Math" w:hAnsi="Cambria Math"/>
                        <w:sz w:val="24"/>
                        <w:szCs w:val="24"/>
                      </w:rPr>
                      <m:t>15</m:t>
                    </m:r>
                    <m:ctrlPr>
                      <w:rPr>
                        <w:sz w:val="24"/>
                        <w:szCs w:val="24"/>
                      </w:rPr>
                    </m:ctrlPr>
                  </m:sub>
                  <m:sup>
                    <m:r>
                      <m:rPr>
                        <m:sty m:val="p"/>
                      </m:rPr>
                      <w:rPr>
                        <w:rFonts w:ascii="Cambria Math" w:hAnsi="Cambria Math"/>
                        <w:sz w:val="24"/>
                        <w:szCs w:val="24"/>
                      </w:rPr>
                      <m:t>30</m:t>
                    </m:r>
                    <m:ctrlPr>
                      <w:rPr>
                        <w:sz w:val="24"/>
                        <w:szCs w:val="24"/>
                      </w:rPr>
                    </m:ctrlPr>
                  </m:sup>
                  <m:e>
                    <m:r>
                      <m:rPr>
                        <m:sty m:val="p"/>
                      </m:rPr>
                      <w:rPr>
                        <w:rFonts w:ascii="Cambria Math" w:hAnsi="Cambria Math"/>
                        <w:sz w:val="24"/>
                        <w:szCs w:val="24"/>
                      </w:rPr>
                      <m:t>P+</m:t>
                    </m:r>
                    <m:sPre>
                      <m:sPrePr>
                        <m:ctrlPr>
                          <w:rPr>
                            <w:rFonts w:ascii="Cambria Math" w:hAnsi="Cambria Math"/>
                            <w:bCs/>
                            <w:sz w:val="24"/>
                            <w:szCs w:val="24"/>
                          </w:rPr>
                        </m:ctrlPr>
                      </m:sPrePr>
                      <m:sub>
                        <m:r>
                          <m:rPr>
                            <m:sty m:val="p"/>
                          </m:rPr>
                          <w:rPr>
                            <w:rFonts w:ascii="Cambria Math" w:hAnsi="Cambria Math"/>
                            <w:sz w:val="24"/>
                            <w:szCs w:val="24"/>
                          </w:rPr>
                          <m:t>0</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n</m:t>
                        </m:r>
                        <m:ctrlPr>
                          <w:rPr>
                            <w:sz w:val="24"/>
                            <w:szCs w:val="24"/>
                          </w:rPr>
                        </m:ctrlPr>
                      </m:e>
                    </m:sPre>
                    <m:ctrlPr>
                      <w:rPr>
                        <w:sz w:val="24"/>
                        <w:szCs w:val="24"/>
                      </w:rPr>
                    </m:ctrlPr>
                  </m:e>
                </m:sPre>
                <m:ctrlPr>
                  <w:rPr>
                    <w:sz w:val="24"/>
                    <w:szCs w:val="24"/>
                  </w:rPr>
                </m:ctrlPr>
              </m:e>
            </m:sPre>
            <m:ctrlPr>
              <w:rPr>
                <w:sz w:val="24"/>
                <w:szCs w:val="24"/>
              </w:rPr>
            </m:ctrlPr>
          </m:e>
        </m:sPre>
      </m:oMath>
    </w:p>
    <w:p>
      <w:pPr>
        <w:pStyle w:val="style157"/>
        <w:rPr>
          <w:sz w:val="24"/>
          <w:szCs w:val="24"/>
        </w:rPr>
      </w:pPr>
    </w:p>
    <w:p>
      <w:pPr>
        <w:pStyle w:val="style157"/>
        <w:rPr>
          <w:b/>
          <w:bCs/>
          <w:sz w:val="24"/>
          <w:szCs w:val="24"/>
        </w:rPr>
      </w:pPr>
      <w:r>
        <w:rPr>
          <w:b/>
          <w:bCs/>
          <w:sz w:val="24"/>
          <w:szCs w:val="24"/>
        </w:rPr>
        <w:t>Gamma Ray Emission</w:t>
      </w:r>
    </w:p>
    <w:p>
      <w:pPr>
        <w:pStyle w:val="style157"/>
        <w:numPr>
          <w:ilvl w:val="0"/>
          <w:numId w:val="37"/>
        </w:numPr>
        <w:rPr>
          <w:sz w:val="24"/>
          <w:szCs w:val="24"/>
        </w:rPr>
      </w:pPr>
      <w:r>
        <w:rPr>
          <w:sz w:val="24"/>
          <w:szCs w:val="24"/>
        </w:rPr>
        <w:t>Gamma rays are sometimes emitted during a nuclear reaction which involves alpha or beta particledecay.</w:t>
      </w:r>
    </w:p>
    <w:p>
      <w:pPr>
        <w:pStyle w:val="style157"/>
        <w:numPr>
          <w:ilvl w:val="0"/>
          <w:numId w:val="37"/>
        </w:numPr>
        <w:rPr>
          <w:rFonts w:cs="Times New Roman"/>
          <w:sz w:val="24"/>
          <w:szCs w:val="24"/>
        </w:rPr>
      </w:pPr>
      <w:r>
        <w:rPr>
          <w:sz w:val="24"/>
          <w:szCs w:val="24"/>
        </w:rPr>
        <w:t>In the alpha decay of U-238, two gamma rays of different energies are emitted in addition to the alpha particle.</w:t>
      </w:r>
    </w:p>
    <w:p>
      <w:pPr>
        <w:pStyle w:val="style157"/>
        <w:rPr>
          <w:sz w:val="24"/>
          <w:szCs w:val="24"/>
        </w:rPr>
      </w:pPr>
      <w:r>
        <w:rPr>
          <w:noProof/>
          <w:sz w:val="24"/>
          <w:szCs w:val="24"/>
        </w:rPr>
        <w:drawing>
          <wp:inline distL="0" distT="0" distB="0" distR="0">
            <wp:extent cx="2884805" cy="373380"/>
            <wp:effectExtent l="0" t="0" r="0" b="7620"/>
            <wp:docPr id="1119" name="Picture 71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186"/>
                    <pic:cNvPicPr/>
                  </pic:nvPicPr>
                  <pic:blipFill>
                    <a:blip r:embed="rId61" cstate="print"/>
                    <a:srcRect l="0" t="0" r="0" b="0"/>
                    <a:stretch/>
                  </pic:blipFill>
                  <pic:spPr>
                    <a:xfrm rot="0">
                      <a:off x="0" y="0"/>
                      <a:ext cx="2884805" cy="373380"/>
                    </a:xfrm>
                    <a:prstGeom prst="rect"/>
                    <a:ln>
                      <a:noFill/>
                    </a:ln>
                  </pic:spPr>
                </pic:pic>
              </a:graphicData>
            </a:graphic>
          </wp:inline>
        </w:drawing>
      </w:r>
    </w:p>
    <w:p>
      <w:pPr>
        <w:pStyle w:val="style0"/>
        <w:autoSpaceDE w:val="false"/>
        <w:autoSpaceDN w:val="false"/>
        <w:adjustRightInd w:val="false"/>
        <w:spacing w:after="0" w:lineRule="auto" w:line="240"/>
        <w:ind w:left="784"/>
        <w:rPr>
          <w:rFonts w:ascii="ArialMT" w:cs="ArialMT" w:hAnsi="ArialMT"/>
          <w:iCs/>
          <w:sz w:val="24"/>
          <w:szCs w:val="24"/>
        </w:rPr>
      </w:pPr>
    </w:p>
    <w:p>
      <w:pPr>
        <w:pStyle w:val="style157"/>
        <w:rPr>
          <w:sz w:val="24"/>
          <w:szCs w:val="24"/>
        </w:rPr>
      </w:pPr>
    </w:p>
    <w:p>
      <w:pPr>
        <w:pStyle w:val="style0"/>
        <w:autoSpaceDE w:val="false"/>
        <w:autoSpaceDN w:val="false"/>
        <w:adjustRightInd w:val="false"/>
        <w:spacing w:after="0" w:lineRule="auto" w:line="240"/>
        <w:rPr>
          <w:rFonts w:cs="Arial-BoldMT" w:eastAsia="Arial-BoldMT"/>
          <w:b/>
          <w:bCs/>
          <w:iCs/>
          <w:sz w:val="24"/>
          <w:szCs w:val="24"/>
          <w:u w:val="double"/>
        </w:rPr>
      </w:pPr>
      <w:r>
        <w:rPr>
          <w:rFonts w:cs="Arial-BoldMT" w:eastAsia="Arial-BoldMT"/>
          <w:b/>
          <w:bCs/>
          <w:iCs/>
          <w:sz w:val="24"/>
          <w:szCs w:val="24"/>
          <w:u w:val="double"/>
        </w:rPr>
        <w:t>Decay Series</w:t>
      </w:r>
    </w:p>
    <w:p>
      <w:pPr>
        <w:pStyle w:val="style0"/>
        <w:autoSpaceDE w:val="false"/>
        <w:autoSpaceDN w:val="false"/>
        <w:adjustRightInd w:val="false"/>
        <w:spacing w:after="0" w:lineRule="auto" w:line="240"/>
        <w:rPr>
          <w:rFonts w:cs="ArialMT" w:eastAsia="Arial-BoldMT"/>
          <w:iCs/>
          <w:sz w:val="24"/>
          <w:szCs w:val="24"/>
        </w:rPr>
      </w:pPr>
      <w:r>
        <w:rPr>
          <w:rFonts w:cs="ArialMT" w:eastAsia="Arial-BoldMT"/>
          <w:iCs/>
          <w:sz w:val="24"/>
          <w:szCs w:val="24"/>
        </w:rPr>
        <w:t>The decay of a radioactive nucleus is a move toward becoming stable. Often, a radioactive nucleus cannotreach a stable state through a single decay. In such cases, a series of decays will occur until a stable nucleusis formed. The decay of U-238 is an example of this. The U-238 decay series starts with U-238 and goesthrough fourteen separate decays to finally reach a stable nucleus, Pb-206. There are similar decay seriesfor U-235 and Th-232. The U-235 series ends with Pb-207 and the Th-232 series ends with Pb-208.</w:t>
      </w:r>
    </w:p>
    <w:p>
      <w:pPr>
        <w:pStyle w:val="style157"/>
        <w:rPr>
          <w:rFonts w:eastAsia="Arial-BoldMT"/>
          <w:sz w:val="24"/>
          <w:szCs w:val="24"/>
        </w:rPr>
      </w:pPr>
    </w:p>
    <w:p>
      <w:pPr>
        <w:pStyle w:val="style0"/>
        <w:autoSpaceDE w:val="false"/>
        <w:autoSpaceDN w:val="false"/>
        <w:adjustRightInd w:val="false"/>
        <w:spacing w:after="0" w:lineRule="auto" w:line="240"/>
        <w:rPr>
          <w:rFonts w:cs="Arial-BoldMT" w:eastAsia="Arial-BoldMT"/>
          <w:b/>
          <w:bCs/>
          <w:iCs/>
          <w:sz w:val="24"/>
          <w:szCs w:val="24"/>
        </w:rPr>
      </w:pPr>
      <w:r>
        <w:rPr>
          <w:rFonts w:cs="Arial-BoldMT" w:eastAsia="Arial-BoldMT"/>
          <w:b/>
          <w:bCs/>
          <w:iCs/>
          <w:sz w:val="24"/>
          <w:szCs w:val="24"/>
        </w:rPr>
        <w:t>U-238 Decay Series</w:t>
      </w:r>
    </w:p>
    <w:p>
      <w:pPr>
        <w:pStyle w:val="style0"/>
        <w:autoSpaceDE w:val="false"/>
        <w:autoSpaceDN w:val="false"/>
        <w:adjustRightInd w:val="false"/>
        <w:spacing w:after="0" w:lineRule="auto" w:line="240"/>
        <w:rPr>
          <w:rFonts w:cs="Arial-BoldMT" w:eastAsia="Arial-BoldMT"/>
          <w:b/>
          <w:bCs/>
          <w:iCs/>
          <w:sz w:val="24"/>
          <w:szCs w:val="24"/>
        </w:rPr>
      </w:pPr>
      <w:r>
        <w:rPr>
          <w:rFonts w:cs="Arial-BoldMT" w:eastAsia="Arial-BoldMT"/>
          <w:b/>
          <w:bCs/>
          <w:iCs/>
          <w:sz w:val="24"/>
          <w:szCs w:val="24"/>
        </w:rPr>
        <w:t>NucleusType of decay     Product</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U-238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Th-234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Th-234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Pa-234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Pa-234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U-234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U-234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Th-230</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Th-230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Ra-226</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Ra-226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Rn-222</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Rn-222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Po-218</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Po-218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Pb-214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Pb-214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Bi-214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Bi-214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Po-214</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Po-214  </w:t>
      </w:r>
      <m:oMath>
        <m:r>
          <m:rPr>
            <m:sty m:val="bi"/>
          </m:rPr>
          <w:rPr>
            <w:rFonts w:ascii="Cambria Math" w:cs="Times New Roman" w:hAnsi="Cambria Math"/>
            <w:sz w:val="24"/>
            <w:szCs w:val="24"/>
          </w:rPr>
          <m:t>→</m:t>
        </m:r>
        <m:r>
          <m:rPr>
            <m:sty m:val="b"/>
          </m:rPr>
          <w:rPr>
            <w:rFonts w:ascii="Cambria Math" w:eastAsia="SymbolMT" w:hAnsi="Cambria Math"/>
            <w:sz w:val="24"/>
            <w:szCs w:val="24"/>
          </w:rPr>
          <m:t>α</m:t>
        </m:r>
        <m:r>
          <m:rPr>
            <m:sty m:val="bi"/>
          </m:rPr>
          <w:rPr>
            <w:rFonts w:ascii="Cambria Math" w:cs="Times New Roman" w:hAnsi="Cambria Math"/>
            <w:sz w:val="24"/>
            <w:szCs w:val="24"/>
          </w:rPr>
          <m:t>→</m:t>
        </m:r>
      </m:oMath>
      <w:r>
        <w:rPr>
          <w:rFonts w:cs="ArialMT" w:eastAsia="Arial-BoldMT"/>
          <w:b/>
          <w:iCs/>
          <w:sz w:val="24"/>
          <w:szCs w:val="24"/>
        </w:rPr>
        <w:t>Pb-210</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Pb-210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Bi-210</w:t>
      </w:r>
    </w:p>
    <w:p>
      <w:pPr>
        <w:pStyle w:val="style0"/>
        <w:autoSpaceDE w:val="false"/>
        <w:autoSpaceDN w:val="false"/>
        <w:adjustRightInd w:val="false"/>
        <w:spacing w:after="0" w:lineRule="auto" w:line="240"/>
        <w:rPr>
          <w:rFonts w:cs="ArialMT" w:eastAsia="Arial-BoldMT"/>
          <w:b/>
          <w:iCs/>
          <w:sz w:val="24"/>
          <w:szCs w:val="24"/>
        </w:rPr>
      </w:pPr>
      <w:r>
        <w:rPr>
          <w:rFonts w:cs="ArialMT" w:eastAsia="Arial-BoldMT"/>
          <w:b/>
          <w:iCs/>
          <w:sz w:val="24"/>
          <w:szCs w:val="24"/>
        </w:rPr>
        <w:t xml:space="preserve">Bi-210  </w:t>
      </w:r>
      <m:oMath>
        <m:r>
          <m:rPr>
            <m:sty m:val="bi"/>
          </m:rPr>
          <w:rPr>
            <w:rFonts w:ascii="Cambria Math" w:cs="Times New Roman" w:hAnsi="Cambria Math"/>
            <w:sz w:val="24"/>
            <w:szCs w:val="24"/>
          </w:rPr>
          <m:t>→</m:t>
        </m:r>
        <m:r>
          <m:rPr>
            <m:sty m:val="b"/>
          </m:rPr>
          <w:rPr>
            <w:rFonts w:ascii="Cambria Math" w:eastAsia="SymbolMT" w:hAnsi="Cambria Math"/>
            <w:sz w:val="24"/>
            <w:szCs w:val="24"/>
          </w:rPr>
          <m:t>β</m:t>
        </m:r>
        <m:r>
          <m:rPr>
            <m:sty m:val="bi"/>
          </m:rPr>
          <w:rPr>
            <w:rFonts w:ascii="Cambria Math" w:cs="Times New Roman" w:hAnsi="Cambria Math"/>
            <w:sz w:val="24"/>
            <w:szCs w:val="24"/>
          </w:rPr>
          <m:t>→</m:t>
        </m:r>
      </m:oMath>
      <w:r>
        <w:rPr>
          <w:rFonts w:cs="ArialMT" w:eastAsia="Arial-BoldMT"/>
          <w:b/>
          <w:iCs/>
          <w:sz w:val="24"/>
          <w:szCs w:val="24"/>
        </w:rPr>
        <w:t>Po-210</w:t>
      </w:r>
    </w:p>
    <w:p>
      <w:pPr>
        <w:pStyle w:val="style157"/>
        <w:rPr>
          <w:rFonts w:eastAsia="Arial-BoldMT"/>
          <w:sz w:val="24"/>
          <w:szCs w:val="24"/>
        </w:rPr>
      </w:pPr>
      <w:r>
        <w:rPr>
          <w:rFonts w:eastAsia="Arial-BoldMT"/>
          <w:sz w:val="24"/>
          <w:szCs w:val="24"/>
        </w:rPr>
        <w:t xml:space="preserve">Po-210  </w:t>
      </w:r>
      <m:oMath>
        <m:r>
          <m:rPr>
            <m:sty m:val="p"/>
          </m:rPr>
          <w:rPr>
            <w:rFonts w:ascii="Cambria Math" w:cs="Times New Roman" w:hAnsi="Cambria Math"/>
            <w:sz w:val="24"/>
            <w:szCs w:val="24"/>
          </w:rPr>
          <m:t>→</m:t>
        </m:r>
        <m:r>
          <m:rPr>
            <m:sty m:val="p"/>
          </m:rPr>
          <w:rPr>
            <w:rFonts w:ascii="Cambria Math" w:eastAsia="SymbolMT" w:hAnsi="Cambria Math"/>
            <w:sz w:val="24"/>
            <w:szCs w:val="24"/>
          </w:rPr>
          <m:t>α</m:t>
        </m:r>
        <m:r>
          <m:rPr>
            <m:sty m:val="p"/>
          </m:rPr>
          <w:rPr>
            <w:rFonts w:ascii="Cambria Math" w:cs="Times New Roman" w:hAnsi="Cambria Math"/>
            <w:sz w:val="24"/>
            <w:szCs w:val="24"/>
          </w:rPr>
          <m:t>→</m:t>
        </m:r>
      </m:oMath>
      <w:r>
        <w:rPr>
          <w:rFonts w:eastAsia="Arial-BoldMT"/>
          <w:sz w:val="24"/>
          <w:szCs w:val="24"/>
        </w:rPr>
        <w:t>Pb-206</w:t>
      </w:r>
    </w:p>
    <w:p>
      <w:pPr>
        <w:pStyle w:val="style157"/>
        <w:rPr>
          <w:sz w:val="24"/>
          <w:szCs w:val="24"/>
        </w:rPr>
      </w:pPr>
    </w:p>
    <w:p>
      <w:pPr>
        <w:pStyle w:val="style157"/>
        <w:rPr>
          <w:b/>
          <w:bCs/>
          <w:sz w:val="24"/>
          <w:szCs w:val="24"/>
        </w:rPr>
      </w:pPr>
    </w:p>
    <w:p>
      <w:pPr>
        <w:pStyle w:val="style157"/>
        <w:rPr>
          <w:b/>
          <w:bCs/>
          <w:sz w:val="24"/>
          <w:szCs w:val="24"/>
        </w:rPr>
      </w:pPr>
      <w:r>
        <w:rPr>
          <w:b/>
          <w:bCs/>
          <w:sz w:val="24"/>
          <w:szCs w:val="24"/>
        </w:rPr>
        <w:t>IONIZING AND PENETRATING POWER</w:t>
      </w:r>
    </w:p>
    <w:p>
      <w:pPr>
        <w:pStyle w:val="style0"/>
        <w:numPr>
          <w:ilvl w:val="0"/>
          <w:numId w:val="75"/>
        </w:numPr>
        <w:autoSpaceDE w:val="false"/>
        <w:autoSpaceDN w:val="false"/>
        <w:adjustRightInd w:val="false"/>
        <w:spacing w:after="0" w:lineRule="auto" w:line="240"/>
        <w:rPr>
          <w:rFonts w:cs="ArialMT"/>
          <w:iCs/>
          <w:sz w:val="24"/>
          <w:szCs w:val="24"/>
        </w:rPr>
      </w:pPr>
      <w:r>
        <w:rPr>
          <w:rFonts w:cs="ArialMT"/>
          <w:iCs/>
          <w:sz w:val="24"/>
          <w:szCs w:val="24"/>
        </w:rPr>
        <w:t xml:space="preserve">The ability of radiation to damage molecules is analyzed in terms of what is called </w:t>
      </w:r>
      <w:r>
        <w:rPr>
          <w:rFonts w:cs="Arial-BoldMT" w:eastAsia="Arial-BoldMT"/>
          <w:b/>
          <w:bCs/>
          <w:iCs/>
          <w:sz w:val="24"/>
          <w:szCs w:val="24"/>
        </w:rPr>
        <w:t xml:space="preserve">ionizing power. </w:t>
      </w:r>
    </w:p>
    <w:p>
      <w:pPr>
        <w:pStyle w:val="style0"/>
        <w:numPr>
          <w:ilvl w:val="0"/>
          <w:numId w:val="75"/>
        </w:numPr>
        <w:autoSpaceDE w:val="false"/>
        <w:autoSpaceDN w:val="false"/>
        <w:adjustRightInd w:val="false"/>
        <w:spacing w:after="0" w:lineRule="auto" w:line="240"/>
        <w:rPr>
          <w:rFonts w:cs="ArialMT"/>
          <w:iCs/>
          <w:sz w:val="24"/>
          <w:szCs w:val="24"/>
        </w:rPr>
      </w:pPr>
      <w:r>
        <w:rPr>
          <w:rFonts w:cs="ArialMT"/>
          <w:iCs/>
          <w:sz w:val="24"/>
          <w:szCs w:val="24"/>
        </w:rPr>
        <w:t>When a radiation particle interacts with atoms, the interaction can cause the atom to lose electrons and thus becomeionized. The greater the likelihood that damage will occur by an interaction is the ionizing power of the radiation.</w:t>
      </w:r>
    </w:p>
    <w:p>
      <w:pPr>
        <w:pStyle w:val="style0"/>
        <w:numPr>
          <w:ilvl w:val="0"/>
          <w:numId w:val="75"/>
        </w:numPr>
        <w:autoSpaceDE w:val="false"/>
        <w:autoSpaceDN w:val="false"/>
        <w:adjustRightInd w:val="false"/>
        <w:spacing w:after="0" w:lineRule="auto" w:line="240"/>
        <w:rPr>
          <w:rFonts w:cs="ArialMT"/>
          <w:iCs/>
          <w:sz w:val="24"/>
          <w:szCs w:val="24"/>
        </w:rPr>
      </w:pPr>
      <w:r>
        <w:rPr>
          <w:rFonts w:cs="ArialMT"/>
          <w:iCs/>
          <w:sz w:val="24"/>
          <w:szCs w:val="24"/>
        </w:rPr>
        <w:t xml:space="preserve">Much of the threat from radiation is involved with the ease or difficulty of protecting oneself from theparticles. How thick of a wall do you need to hide behind to be safe? The ability of each type of radiation to pass through matter is expressed in terms of </w:t>
      </w:r>
      <w:r>
        <w:rPr>
          <w:rFonts w:cs="Arial-BoldMT" w:eastAsia="Arial-BoldMT"/>
          <w:b/>
          <w:bCs/>
          <w:iCs/>
          <w:sz w:val="24"/>
          <w:szCs w:val="24"/>
        </w:rPr>
        <w:t xml:space="preserve">penetration power. </w:t>
      </w:r>
    </w:p>
    <w:p>
      <w:pPr>
        <w:pStyle w:val="style0"/>
        <w:autoSpaceDE w:val="false"/>
        <w:autoSpaceDN w:val="false"/>
        <w:adjustRightInd w:val="false"/>
        <w:spacing w:after="0" w:lineRule="auto" w:line="240"/>
        <w:rPr>
          <w:rFonts w:cs="ArialMT"/>
          <w:iCs/>
          <w:sz w:val="24"/>
          <w:szCs w:val="24"/>
        </w:rPr>
      </w:pPr>
      <w:r>
        <w:rPr>
          <w:rFonts w:cs="ArialMT"/>
          <w:iCs/>
          <w:sz w:val="24"/>
          <w:szCs w:val="24"/>
        </w:rPr>
        <w:t>The more material the radiation can pass through, the greater the penetration power and the more dangerous they are.</w:t>
      </w:r>
    </w:p>
    <w:p>
      <w:pPr>
        <w:pStyle w:val="style157"/>
        <w:rPr>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PENETRATING POWER</m:t>
          </m:r>
        </m:oMath>
      </m:oMathPara>
    </w:p>
    <w:p>
      <w:pPr>
        <w:pStyle w:val="style157"/>
        <w:numPr>
          <w:ilvl w:val="0"/>
          <w:numId w:val="72"/>
        </w:numPr>
        <w:rPr>
          <w:sz w:val="24"/>
          <w:szCs w:val="24"/>
        </w:rPr>
      </w:pPr>
      <w:r>
        <w:rPr>
          <w:sz w:val="24"/>
          <w:szCs w:val="24"/>
        </w:rPr>
        <w:t xml:space="preserve">The three radiations are all dangerous to living things. </w:t>
      </w:r>
    </w:p>
    <w:p>
      <w:pPr>
        <w:pStyle w:val="style157"/>
        <w:numPr>
          <w:ilvl w:val="0"/>
          <w:numId w:val="72"/>
        </w:numPr>
        <w:rPr>
          <w:sz w:val="24"/>
          <w:szCs w:val="24"/>
        </w:rPr>
      </w:pPr>
      <w:r>
        <w:rPr>
          <w:sz w:val="24"/>
          <w:szCs w:val="24"/>
        </w:rPr>
        <w:t xml:space="preserve">Alpha radiation is the least harmful as its particles cannot even pass through a sheet of paper. </w:t>
      </w:r>
    </w:p>
    <w:p>
      <w:pPr>
        <w:pStyle w:val="style157"/>
        <w:numPr>
          <w:ilvl w:val="0"/>
          <w:numId w:val="72"/>
        </w:numPr>
        <w:rPr>
          <w:sz w:val="24"/>
          <w:szCs w:val="24"/>
        </w:rPr>
      </w:pPr>
      <w:r>
        <w:rPr>
          <w:sz w:val="24"/>
          <w:szCs w:val="24"/>
        </w:rPr>
        <w:t>Metal is needed to stop the beta particles. But only thick lead or concrete can stop the powerful gamma rays.</w:t>
      </w:r>
    </w:p>
    <w:p>
      <w:pPr>
        <w:pStyle w:val="style157"/>
        <w:rPr>
          <w:sz w:val="24"/>
          <w:szCs w:val="24"/>
        </w:rPr>
      </w:pPr>
      <m:oMathPara>
        <m:oMath>
          <m:r>
            <m:rPr>
              <m:sty m:val="p"/>
            </m:rPr>
            <w:rPr>
              <w:rFonts w:ascii="Cambria Math" w:hAnsi="Cambria Math"/>
              <w:sz w:val="24"/>
              <w:szCs w:val="24"/>
            </w:rPr>
            <m:t xml:space="preserve"> γ</m:t>
          </m:r>
          <m:r>
            <w:rPr>
              <w:rFonts w:ascii="Cambria Math" w:hAnsi="Cambria Math"/>
              <w:sz w:val="24"/>
              <w:szCs w:val="24"/>
            </w:rPr>
            <m:t>&gt;β&gt;α</m:t>
          </m:r>
        </m:oMath>
      </m:oMathPara>
    </w:p>
    <w:p>
      <w:pPr>
        <w:pStyle w:val="style157"/>
        <w:rPr>
          <w:sz w:val="24"/>
          <w:szCs w:val="24"/>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IONIZING POWER</m:t>
          </m:r>
        </m:oMath>
      </m:oMathPara>
    </w:p>
    <w:p>
      <w:pPr>
        <w:pStyle w:val="style157"/>
        <w:numPr>
          <w:ilvl w:val="0"/>
          <w:numId w:val="73"/>
        </w:numPr>
        <w:rPr>
          <w:sz w:val="24"/>
          <w:szCs w:val="24"/>
        </w:rPr>
      </w:pPr>
      <w:r>
        <w:rPr>
          <w:b w:val="false"/>
          <w:bCs w:val="false"/>
          <w:sz w:val="24"/>
          <w:szCs w:val="24"/>
        </w:rPr>
        <w:t>Among the three radia</w:t>
      </w:r>
      <w:r>
        <w:rPr>
          <w:sz w:val="24"/>
          <w:szCs w:val="24"/>
        </w:rPr>
        <w:t>tions, alpha has the higest ionizing power followed by beta and the least is gamma rays.</w:t>
      </w:r>
    </w:p>
    <w:p>
      <w:pPr>
        <w:pStyle w:val="style157"/>
        <w:rPr>
          <w:sz w:val="24"/>
          <w:szCs w:val="24"/>
        </w:rPr>
      </w:pPr>
      <m:oMathPara>
        <m:oMath>
          <m:r>
            <m:rPr>
              <m:sty m:val="p"/>
            </m:rPr>
            <w:rPr>
              <w:rFonts w:ascii="Cambria Math" w:hAnsi="Cambria Math"/>
              <w:sz w:val="24"/>
              <w:szCs w:val="24"/>
            </w:rPr>
            <m:t>α</m:t>
          </m:r>
          <m:r>
            <w:rPr>
              <w:rFonts w:ascii="Cambria Math" w:hAnsi="Cambria Math"/>
              <w:sz w:val="24"/>
              <w:szCs w:val="24"/>
            </w:rPr>
            <m:t>&gt;β&gt;γ</m:t>
          </m:r>
        </m:oMath>
      </m:oMathPara>
    </w:p>
    <w:p>
      <w:pPr>
        <w:pStyle w:val="style157"/>
        <w:rPr>
          <w:sz w:val="24"/>
          <w:szCs w:val="24"/>
        </w:rPr>
      </w:pPr>
    </w:p>
    <w:p>
      <w:pPr>
        <w:pStyle w:val="style157"/>
        <w:rPr>
          <w:b/>
          <w:bCs/>
          <w:sz w:val="24"/>
          <w:szCs w:val="24"/>
          <w:highlight w:val="cyan"/>
        </w:rPr>
      </w:pPr>
    </w:p>
    <w:p>
      <w:pPr>
        <w:pStyle w:val="style157"/>
        <w:rPr>
          <w:sz w:val="24"/>
          <w:szCs w:val="24"/>
        </w:rPr>
      </w:pPr>
      <w:r>
        <w:rPr>
          <w:b/>
          <w:bCs/>
          <w:sz w:val="24"/>
          <w:szCs w:val="24"/>
        </w:rPr>
        <w:t>NOTE:</w:t>
      </w:r>
      <w:r>
        <w:rPr>
          <w:sz w:val="24"/>
          <w:szCs w:val="24"/>
        </w:rPr>
        <w:t xml:space="preserve"> Radioactive materials are often stored in water. the water acts as a shield to absorb the radiation.</w:t>
      </w:r>
    </w:p>
    <w:p>
      <w:pPr>
        <w:pStyle w:val="style157"/>
        <w:rPr>
          <w:sz w:val="24"/>
          <w:szCs w:val="24"/>
          <w:highlight w:val="cyan"/>
        </w:rPr>
      </w:pP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HALF-LIFE</m:t>
          </m:r>
        </m:oMath>
      </m:oMathPara>
    </w:p>
    <w:p>
      <w:pPr>
        <w:pStyle w:val="style157"/>
        <w:rPr>
          <w:sz w:val="24"/>
          <w:szCs w:val="24"/>
        </w:rPr>
      </w:pPr>
      <w:r>
        <w:rPr>
          <w:sz w:val="24"/>
          <w:szCs w:val="24"/>
        </w:rPr>
        <w:t>Half life( t</w:t>
      </w:r>
      <w:r>
        <w:rPr>
          <w:sz w:val="24"/>
          <w:szCs w:val="24"/>
          <w:vertAlign w:val="subscript"/>
        </w:rPr>
        <w:t>1/2</w:t>
      </w:r>
      <w:r>
        <w:rPr>
          <w:sz w:val="24"/>
          <w:szCs w:val="24"/>
        </w:rPr>
        <w:t>,) which is the time required for an initial(large) number of atoms to be reduced on the average to half of that numberby transformations. E.g 1.00g of the isotope used in treating thyroid cancer(iodine-131) decays to 0.500g in 8.07 days. Thus, its half-life is 8.07 days. In another 8.07 days, this sample would decay to one-half of 0.500g (0.025g) and so on.</w:t>
      </w:r>
    </w:p>
    <w:p>
      <w:pPr>
        <w:pStyle w:val="style157"/>
        <w:rPr>
          <w:sz w:val="24"/>
          <w:szCs w:val="24"/>
        </w:rPr>
      </w:pPr>
      <m:oMathPara>
        <m:oMath>
          <m:sSub>
            <m:sSubPr>
              <m:ctrlPr>
                <w:rPr>
                  <w:rFonts w:ascii="Cambria Math" w:hAnsi="Cambria Math"/>
                  <w:sz w:val="24"/>
                  <w:szCs w:val="24"/>
                  <w:highlight w:val="yellow"/>
                </w:rPr>
              </m:ctrlPr>
            </m:sSubPr>
            <m:e>
              <m:r>
                <m:rPr>
                  <m:sty m:val="p"/>
                </m:rPr>
                <w:rPr>
                  <w:rFonts w:ascii="Cambria Math" w:hAnsi="Cambria Math"/>
                  <w:sz w:val="24"/>
                  <w:szCs w:val="24"/>
                  <w:highlight w:val="yellow"/>
                </w:rPr>
                <m:t>t</m:t>
              </m:r>
              <m:ctrlPr>
                <w:rPr>
                  <w:sz w:val="24"/>
                  <w:szCs w:val="24"/>
                </w:rPr>
              </m:ctrlPr>
            </m:e>
            <m:sub>
              <m:r>
                <m:rPr>
                  <m:sty m:val="p"/>
                </m:rPr>
                <w:rPr>
                  <w:rFonts w:ascii="Cambria Math" w:hAnsi="Cambria Math"/>
                  <w:sz w:val="24"/>
                  <w:szCs w:val="24"/>
                  <w:highlight w:val="yellow"/>
                </w:rPr>
                <m:t>1/2</m:t>
              </m:r>
              <m:ctrlPr>
                <w:rPr>
                  <w:sz w:val="24"/>
                  <w:szCs w:val="24"/>
                </w:rPr>
              </m:ctrlPr>
            </m:sub>
          </m:sSub>
          <m:r>
            <m:rPr>
              <m:sty m:val="p"/>
            </m:rPr>
            <w:rPr>
              <w:rFonts w:ascii="Cambria Math" w:hAnsi="Cambria Math"/>
              <w:sz w:val="24"/>
              <w:szCs w:val="24"/>
              <w:highlight w:val="yellow"/>
            </w:rPr>
            <m:t>=</m:t>
          </m:r>
          <m:f>
            <m:fPr>
              <m:ctrlPr>
                <w:rPr>
                  <w:rFonts w:ascii="Cambria Math" w:hAnsi="Cambria Math"/>
                  <w:sz w:val="24"/>
                  <w:szCs w:val="24"/>
                  <w:highlight w:val="yellow"/>
                </w:rPr>
              </m:ctrlPr>
            </m:fPr>
            <m:num>
              <m:r>
                <m:rPr>
                  <m:sty m:val="p"/>
                </m:rPr>
                <w:rPr>
                  <w:rFonts w:ascii="Cambria Math" w:hAnsi="Cambria Math"/>
                  <w:sz w:val="24"/>
                  <w:szCs w:val="24"/>
                  <w:highlight w:val="yellow"/>
                </w:rPr>
                <m:t>0.693</m:t>
              </m:r>
              <m:ctrlPr>
                <w:rPr>
                  <w:sz w:val="24"/>
                  <w:szCs w:val="24"/>
                </w:rPr>
              </m:ctrlPr>
            </m:num>
            <m:den>
              <m:r>
                <m:rPr>
                  <m:sty m:val="p"/>
                </m:rPr>
                <w:rPr>
                  <w:rFonts w:ascii="Cambria Math" w:hAnsi="Cambria Math"/>
                  <w:sz w:val="24"/>
                  <w:szCs w:val="24"/>
                  <w:highlight w:val="yellow"/>
                </w:rPr>
                <m:t>k</m:t>
              </m:r>
              <m:ctrlPr>
                <w:rPr>
                  <w:sz w:val="24"/>
                  <w:szCs w:val="24"/>
                </w:rPr>
              </m:ctrlPr>
            </m:den>
          </m:f>
          <m:r>
            <m:rPr>
              <m:sty m:val="p"/>
            </m:rPr>
            <w:rPr>
              <w:rFonts w:ascii="Cambria Math" w:hAnsi="Cambria Math"/>
              <w:sz w:val="24"/>
              <w:szCs w:val="24"/>
              <w:highlight w:val="yellow"/>
            </w:rPr>
            <m:t>, k is the decay constant.</m:t>
          </m:r>
        </m:oMath>
      </m:oMathPara>
    </w:p>
    <w:p>
      <w:pPr>
        <w:pStyle w:val="style157"/>
        <w:rPr>
          <w:sz w:val="24"/>
          <w:szCs w:val="24"/>
        </w:rPr>
      </w:pPr>
    </w:p>
    <w:p>
      <w:pPr>
        <w:pStyle w:val="style157"/>
        <w:numPr>
          <w:ilvl w:val="0"/>
          <w:numId w:val="37"/>
        </w:numPr>
        <w:rPr>
          <w:sz w:val="24"/>
          <w:szCs w:val="24"/>
        </w:rPr>
      </w:pPr>
      <w:r>
        <w:rPr>
          <w:sz w:val="24"/>
          <w:szCs w:val="24"/>
        </w:rPr>
        <w:t>The rate at which a radioactive isotope decays is not constant</w:t>
      </w:r>
    </w:p>
    <w:p>
      <w:pPr>
        <w:pStyle w:val="style157"/>
        <w:numPr>
          <w:ilvl w:val="0"/>
          <w:numId w:val="37"/>
        </w:numPr>
        <w:rPr>
          <w:sz w:val="24"/>
          <w:szCs w:val="24"/>
        </w:rPr>
      </w:pPr>
      <w:r>
        <w:rPr>
          <w:sz w:val="24"/>
          <w:szCs w:val="24"/>
        </w:rPr>
        <w:t>We commonly use half-lives to predict changes in the amounts of an unstable isotope</w:t>
      </w:r>
    </w:p>
    <w:p>
      <w:pPr>
        <w:pStyle w:val="style157"/>
        <w:numPr>
          <w:ilvl w:val="0"/>
          <w:numId w:val="37"/>
        </w:numPr>
        <w:rPr>
          <w:sz w:val="24"/>
          <w:szCs w:val="24"/>
        </w:rPr>
      </w:pPr>
      <m:oMath>
        <m:r>
          <m:rPr>
            <m:sty m:val="p"/>
          </m:rPr>
          <w:rPr>
            <w:rFonts w:ascii="Cambria Math" w:hAnsi="Cambria Math"/>
            <w:sz w:val="24"/>
            <w:szCs w:val="24"/>
          </w:rPr>
          <m:t xml:space="preserve">The half-life of a radioactive isotope is the amount of time required </m:t>
        </m:r>
      </m:oMath>
      <m:oMath>
        <m:r>
          <m:rPr>
            <m:sty m:val="p"/>
          </m:rPr>
          <w:rPr>
            <w:rFonts w:ascii="Cambria Math" w:hAnsi="Cambria Math"/>
            <w:sz w:val="24"/>
            <w:szCs w:val="24"/>
          </w:rPr>
          <m:t>for half of a sample of the isotope to decay.</m:t>
        </m:r>
      </m:oMath>
      <m:oMath>
        <m:r>
          <m:rPr>
            <m:sty m:val="p"/>
          </m:rPr>
          <w:rPr>
            <w:rFonts w:ascii="Cambria Math" w:hAnsi="Cambria Math"/>
            <w:sz w:val="24"/>
            <w:szCs w:val="24"/>
          </w:rPr>
          <w:cr/>
        </m:r>
        <m:r>
          <m:rPr>
            <m:sty m:val="p"/>
          </m:rPr>
          <w:rPr>
            <w:rFonts w:ascii="Cambria Math" w:hAnsi="Cambria Math"/>
            <w:sz w:val="24"/>
            <w:szCs w:val="24"/>
          </w:rPr>
          <m:t>The half-life of U-238 is 4,500 million year</m:t>
        </m:r>
      </m:oMath>
      <m:oMath>
        <m:r>
          <m:rPr>
            <m:sty m:val="p"/>
          </m:rPr>
          <w:rPr>
            <w:rFonts w:ascii="Cambria Math" w:hAnsi="Cambria Math"/>
            <w:sz w:val="24"/>
            <w:szCs w:val="24"/>
          </w:rPr>
          <m:t>s, because it takes 4,500 million years for h</m:t>
        </m:r>
      </m:oMath>
    </w:p>
    <w:p>
      <w:pPr>
        <w:pStyle w:val="style157"/>
        <w:numPr>
          <w:ilvl w:val="0"/>
          <w:numId w:val="37"/>
        </w:numPr>
        <w:rPr>
          <w:rFonts w:ascii="Cambria Math" w:hAnsi="Cambria Math"/>
          <w:sz w:val="24"/>
          <w:szCs w:val="24"/>
        </w:rPr>
      </w:pPr>
      <w:r>
        <w:rPr>
          <w:sz w:val="24"/>
          <w:szCs w:val="24"/>
        </w:rPr>
        <w:t>lf the atoms in any amount of U-238 to decay spontaneously.</w:t>
      </w:r>
    </w:p>
    <w:p>
      <w:pPr>
        <w:pStyle w:val="style157"/>
        <w:numPr>
          <w:ilvl w:val="0"/>
          <w:numId w:val="37"/>
        </w:numPr>
        <w:rPr>
          <w:sz w:val="24"/>
          <w:szCs w:val="24"/>
        </w:rPr>
      </w:pPr>
      <w:r>
        <w:rPr>
          <w:sz w:val="24"/>
          <w:szCs w:val="24"/>
        </w:rPr>
        <w:t>The half-life of some isotopes is very small, only a fraction of a second.</w:t>
      </w:r>
    </w:p>
    <w:p>
      <w:pPr>
        <w:pStyle w:val="style157"/>
        <w:numPr>
          <w:ilvl w:val="0"/>
          <w:numId w:val="37"/>
        </w:numPr>
        <w:rPr>
          <w:sz w:val="24"/>
          <w:szCs w:val="24"/>
        </w:rPr>
      </w:pPr>
      <w:r>
        <w:rPr>
          <w:sz w:val="24"/>
          <w:szCs w:val="24"/>
        </w:rPr>
        <w:t>Half-lives of other isotopes may be considerably larger, and can be measured in minutes, days,years, and sometimes even millions of years or longer.</w:t>
      </w:r>
    </w:p>
    <w:p>
      <w:pPr>
        <w:pStyle w:val="style157"/>
        <w:numPr>
          <w:ilvl w:val="0"/>
          <w:numId w:val="37"/>
        </w:numPr>
        <w:rPr>
          <w:sz w:val="24"/>
          <w:szCs w:val="24"/>
        </w:rPr>
      </w:pPr>
      <w:r>
        <w:rPr>
          <w:sz w:val="24"/>
          <w:szCs w:val="24"/>
        </w:rPr>
        <w:t>Suppose that we have 100. micrograms of a radioactive isotope, and this particular isotope has a halflifeof 4 hours.</w:t>
      </w:r>
    </w:p>
    <w:p>
      <w:pPr>
        <w:pStyle w:val="style157"/>
        <w:numPr>
          <w:ilvl w:val="0"/>
          <w:numId w:val="37"/>
        </w:numPr>
        <w:rPr>
          <w:sz w:val="24"/>
          <w:szCs w:val="24"/>
        </w:rPr>
      </w:pPr>
      <w:r>
        <w:rPr>
          <w:sz w:val="24"/>
          <w:szCs w:val="24"/>
        </w:rPr>
        <w:t>After 4 hours have passed, half of the sample will have decayed, leaving 50. Micrograms</w:t>
      </w:r>
      <w:r>
        <w:rPr>
          <w:sz w:val="24"/>
          <w:szCs w:val="24"/>
          <w:lang w:val="en-US"/>
        </w:rPr>
        <w:t xml:space="preserve"> </w:t>
      </w:r>
      <w:r>
        <w:rPr>
          <w:sz w:val="24"/>
          <w:szCs w:val="24"/>
        </w:rPr>
        <w:t>remaining</w:t>
      </w:r>
    </w:p>
    <w:p>
      <w:pPr>
        <w:pStyle w:val="style157"/>
        <w:numPr>
          <w:ilvl w:val="0"/>
          <w:numId w:val="37"/>
        </w:numPr>
        <w:rPr>
          <w:sz w:val="24"/>
          <w:szCs w:val="24"/>
        </w:rPr>
      </w:pPr>
      <w:r>
        <w:rPr>
          <w:sz w:val="24"/>
          <w:szCs w:val="24"/>
        </w:rPr>
        <w:t>After an additional 4 hours, half of this amount will have decayed, leaving 25 micrograms.</w:t>
      </w:r>
    </w:p>
    <w:p>
      <w:pPr>
        <w:pStyle w:val="style157"/>
        <w:numPr>
          <w:ilvl w:val="0"/>
          <w:numId w:val="37"/>
        </w:numPr>
        <w:rPr>
          <w:sz w:val="24"/>
          <w:szCs w:val="24"/>
        </w:rPr>
      </w:pPr>
      <w:r>
        <w:rPr>
          <w:sz w:val="24"/>
          <w:szCs w:val="24"/>
        </w:rPr>
        <w:t>After yet another 4 hours (12 hours total so far), 12.5 micrograms still remain</w:t>
      </w:r>
    </w:p>
    <w:p>
      <w:pPr>
        <w:pStyle w:val="style157"/>
        <w:numPr>
          <w:ilvl w:val="0"/>
          <w:numId w:val="37"/>
        </w:numPr>
        <w:rPr>
          <w:sz w:val="24"/>
          <w:szCs w:val="24"/>
        </w:rPr>
      </w:pPr>
      <w:r>
        <w:rPr>
          <w:sz w:val="24"/>
          <w:szCs w:val="24"/>
        </w:rPr>
        <w:t>The rate of decay is constantly slowing down, as less and less of the isotope decays with the passage of</w:t>
      </w:r>
      <w:r>
        <w:rPr>
          <w:sz w:val="24"/>
          <w:szCs w:val="24"/>
          <w:lang w:val="en-US"/>
        </w:rPr>
        <w:t xml:space="preserve"> </w:t>
      </w:r>
      <w:r>
        <w:rPr>
          <w:sz w:val="24"/>
          <w:szCs w:val="24"/>
        </w:rPr>
        <w:t>Time</w:t>
      </w:r>
    </w:p>
    <w:p>
      <w:pPr>
        <w:pStyle w:val="style157"/>
        <w:rPr>
          <w:sz w:val="24"/>
          <w:szCs w:val="24"/>
        </w:rPr>
      </w:pPr>
      <w:r>
        <w:rPr>
          <w:noProof/>
          <w:sz w:val="24"/>
          <w:szCs w:val="24"/>
        </w:rPr>
      </w:r>
      <w:r>
        <w:rPr>
          <w:noProof/>
          <w:sz w:val="24"/>
          <w:szCs w:val="24"/>
        </w:rPr>
      </w:r>
      <w:r>
        <w:rPr>
          <w:noProof/>
          <w:sz w:val="24"/>
          <w:szCs w:val="24"/>
        </w:rPr>
      </w:r>
      <w:r>
        <w:rPr>
          <w:noProof/>
          <w:sz w:val="24"/>
          <w:szCs w:val="24"/>
        </w:rPr>
        <w:pict>
          <v:line id="1120" stroked="t" from="159.7pt,1.65pt" to="159.7pt,81.25pt" style="position:absolute;z-index:2;mso-position-horizontal-relative:text;mso-position-vertical-relative:text;mso-width-relative:margin;mso-height-relative:margin;mso-wrap-distance-left:0.0pt;mso-wrap-distance-right:0.0pt;visibility:visible;">
            <v:fill rotate="true"/>
          </v:line>
        </w:pict>
      </w:r>
      <w:r>
        <w:rPr>
          <w:noProof/>
          <w:sz w:val="24"/>
          <w:szCs w:val="24"/>
        </w:rPr>
      </w:r>
      <w:r>
        <w:rPr>
          <w:noProof/>
          <w:sz w:val="24"/>
          <w:szCs w:val="24"/>
        </w:rPr>
      </w:r>
      <w:r>
        <w:rPr>
          <w:sz w:val="24"/>
          <w:szCs w:val="24"/>
        </w:rPr>
        <w:t>Number of Half-Lives Elapsed          Amount of Original Isotope Remaining</w:t>
      </w:r>
    </w:p>
    <w:p>
      <w:pPr>
        <w:pStyle w:val="style157"/>
        <w:rPr>
          <w:sz w:val="24"/>
          <w:szCs w:val="24"/>
        </w:rPr>
      </w:pPr>
      <w:r>
        <w:rPr>
          <w:noProof/>
          <w:sz w:val="24"/>
          <w:szCs w:val="24"/>
        </w:rPr>
      </w:r>
      <w:r>
        <w:rPr>
          <w:noProof/>
          <w:sz w:val="24"/>
          <w:szCs w:val="24"/>
        </w:rPr>
      </w:r>
      <w:r>
        <w:rPr>
          <w:noProof/>
          <w:sz w:val="24"/>
          <w:szCs w:val="24"/>
        </w:rPr>
      </w:r>
      <w:r>
        <w:rPr>
          <w:noProof/>
          <w:sz w:val="24"/>
          <w:szCs w:val="24"/>
        </w:rPr>
        <w:pict>
          <v:line id="1122" stroked="t" from="0.0pt,0.05pt" to="248.35pt,0.05pt" style="position:absolute;z-index:3;mso-position-horizontal-relative:text;mso-position-vertical-relative:text;mso-width-relative:margin;mso-height-relative:margin;mso-wrap-distance-left:0.0pt;mso-wrap-distance-right:0.0pt;visibility:visible;">
            <v:fill rotate="true"/>
          </v:line>
        </w:pict>
      </w:r>
      <w:r>
        <w:rPr>
          <w:noProof/>
          <w:sz w:val="24"/>
          <w:szCs w:val="24"/>
        </w:rPr>
      </w:r>
      <w:r>
        <w:rPr>
          <w:noProof/>
          <w:sz w:val="24"/>
          <w:szCs w:val="24"/>
        </w:rPr>
      </w:r>
      <w:r>
        <w:rPr>
          <w:sz w:val="24"/>
          <w:szCs w:val="24"/>
        </w:rPr>
        <w:t>1                                                                1/2</w:t>
      </w:r>
    </w:p>
    <w:p>
      <w:pPr>
        <w:pStyle w:val="style157"/>
        <w:rPr>
          <w:sz w:val="24"/>
          <w:szCs w:val="24"/>
        </w:rPr>
      </w:pPr>
      <w:r>
        <w:rPr>
          <w:sz w:val="24"/>
          <w:szCs w:val="24"/>
        </w:rPr>
        <w:t>2                                                                 1/4</w:t>
      </w:r>
    </w:p>
    <w:p>
      <w:pPr>
        <w:pStyle w:val="style157"/>
        <w:rPr>
          <w:sz w:val="24"/>
          <w:szCs w:val="24"/>
        </w:rPr>
      </w:pPr>
      <w:r>
        <w:rPr>
          <w:sz w:val="24"/>
          <w:szCs w:val="24"/>
        </w:rPr>
        <w:t>3                                  1/8</w:t>
      </w:r>
    </w:p>
    <w:p>
      <w:pPr>
        <w:pStyle w:val="style157"/>
        <w:rPr>
          <w:sz w:val="24"/>
          <w:szCs w:val="24"/>
        </w:rPr>
      </w:pPr>
      <w:r>
        <w:rPr>
          <w:sz w:val="24"/>
          <w:szCs w:val="24"/>
        </w:rPr>
        <w:t>4                                                              1/16</w:t>
      </w:r>
    </w:p>
    <w:p>
      <w:pPr>
        <w:pStyle w:val="style157"/>
        <w:rPr>
          <w:sz w:val="24"/>
          <w:szCs w:val="24"/>
        </w:rPr>
      </w:pPr>
      <w:r>
        <w:rPr>
          <w:sz w:val="24"/>
          <w:szCs w:val="24"/>
        </w:rPr>
        <w:t>n                                                                1/(2n)</w:t>
      </w:r>
    </w:p>
    <w:p>
      <w:pPr>
        <w:pStyle w:val="style157"/>
        <w:rPr>
          <w:sz w:val="24"/>
          <w:szCs w:val="24"/>
        </w:rPr>
      </w:pPr>
    </w:p>
    <w:p>
      <w:pPr>
        <w:pStyle w:val="style157"/>
        <w:rPr>
          <w:sz w:val="24"/>
          <w:szCs w:val="24"/>
        </w:rPr>
      </w:pPr>
      <w:r>
        <w:rPr>
          <w:sz w:val="24"/>
          <w:szCs w:val="24"/>
        </w:rPr>
        <w:t>Example 1:</w:t>
      </w:r>
    </w:p>
    <w:p>
      <w:pPr>
        <w:pStyle w:val="style157"/>
        <w:numPr>
          <w:ilvl w:val="0"/>
          <w:numId w:val="38"/>
        </w:numPr>
        <w:rPr>
          <w:sz w:val="24"/>
          <w:szCs w:val="24"/>
        </w:rPr>
      </w:pPr>
      <w:r>
        <w:rPr>
          <w:sz w:val="24"/>
          <w:szCs w:val="24"/>
        </w:rPr>
        <w:t>A radioactive isotope has a half-life of 30 minutes. If we have a 6.00 milligram sample of this isotopeat 12:00 pm, how much will be left at 2:00 pm?</w:t>
      </w:r>
    </w:p>
    <w:p>
      <w:pPr>
        <w:pStyle w:val="style157"/>
        <w:rPr>
          <w:sz w:val="24"/>
          <w:szCs w:val="24"/>
        </w:rPr>
      </w:pPr>
      <w:r>
        <w:rPr>
          <w:sz w:val="24"/>
          <w:szCs w:val="24"/>
        </w:rPr>
        <w:t>Solution</w:t>
      </w:r>
    </w:p>
    <w:p>
      <w:pPr>
        <w:pStyle w:val="style157"/>
        <w:numPr>
          <w:ilvl w:val="0"/>
          <w:numId w:val="38"/>
        </w:numPr>
        <w:rPr>
          <w:sz w:val="24"/>
          <w:szCs w:val="24"/>
        </w:rPr>
      </w:pPr>
      <w:r>
        <w:rPr>
          <w:sz w:val="24"/>
          <w:szCs w:val="24"/>
        </w:rPr>
        <w:t>At 12:30 pm, only 3.00 mg will remain</w:t>
      </w:r>
    </w:p>
    <w:p>
      <w:pPr>
        <w:pStyle w:val="style157"/>
        <w:numPr>
          <w:ilvl w:val="0"/>
          <w:numId w:val="38"/>
        </w:numPr>
        <w:rPr>
          <w:sz w:val="24"/>
          <w:szCs w:val="24"/>
        </w:rPr>
      </w:pPr>
      <w:r>
        <w:rPr>
          <w:sz w:val="24"/>
          <w:szCs w:val="24"/>
        </w:rPr>
        <w:t>At 1:00 pm 1.50 mg remains</w:t>
      </w:r>
    </w:p>
    <w:p>
      <w:pPr>
        <w:pStyle w:val="style157"/>
        <w:numPr>
          <w:ilvl w:val="0"/>
          <w:numId w:val="38"/>
        </w:numPr>
        <w:rPr>
          <w:sz w:val="24"/>
          <w:szCs w:val="24"/>
        </w:rPr>
      </w:pPr>
      <w:r>
        <w:rPr>
          <w:sz w:val="24"/>
          <w:szCs w:val="24"/>
        </w:rPr>
        <w:t>At 1:30 pm, 0.750 mg remains</w:t>
      </w:r>
    </w:p>
    <w:p>
      <w:pPr>
        <w:pStyle w:val="style157"/>
        <w:numPr>
          <w:ilvl w:val="0"/>
          <w:numId w:val="38"/>
        </w:numPr>
        <w:rPr>
          <w:sz w:val="24"/>
          <w:szCs w:val="24"/>
        </w:rPr>
      </w:pPr>
      <w:r>
        <w:rPr>
          <w:sz w:val="24"/>
          <w:szCs w:val="24"/>
        </w:rPr>
        <w:t>At 2:00 pm, 0.375 mg remains</w:t>
      </w:r>
    </w:p>
    <w:p>
      <w:pPr>
        <w:pStyle w:val="style157"/>
        <w:rPr>
          <w:sz w:val="24"/>
          <w:szCs w:val="24"/>
        </w:rPr>
      </w:pPr>
    </w:p>
    <w:p>
      <w:pPr>
        <w:pStyle w:val="style157"/>
        <w:rPr>
          <w:sz w:val="24"/>
          <w:szCs w:val="24"/>
        </w:rPr>
      </w:pPr>
      <w:r>
        <w:rPr>
          <w:sz w:val="24"/>
          <w:szCs w:val="24"/>
        </w:rPr>
        <w:t>Example 2:</w:t>
      </w:r>
    </w:p>
    <w:p>
      <w:pPr>
        <w:pStyle w:val="style157"/>
        <w:numPr>
          <w:ilvl w:val="0"/>
          <w:numId w:val="39"/>
        </w:numPr>
        <w:rPr>
          <w:sz w:val="24"/>
          <w:szCs w:val="24"/>
        </w:rPr>
      </w:pPr>
      <w:r>
        <w:rPr>
          <w:sz w:val="24"/>
          <w:szCs w:val="24"/>
        </w:rPr>
        <w:t>Suppose that we are trying to determine the half-life of a radioactive isotope. Suppose we have 40 micrograms of the isotope at 8:00 am, and only 5.0 micrograms of the isotope remains at 8:45 am.</w:t>
      </w:r>
    </w:p>
    <w:p>
      <w:pPr>
        <w:pStyle w:val="style157"/>
        <w:rPr>
          <w:sz w:val="24"/>
          <w:szCs w:val="24"/>
        </w:rPr>
      </w:pPr>
      <w:r>
        <w:rPr>
          <w:sz w:val="24"/>
          <w:szCs w:val="24"/>
        </w:rPr>
        <w:t>What is the half-life of the isotope? How much of it will be left at 9:30 am?</w:t>
      </w:r>
    </w:p>
    <w:p>
      <w:pPr>
        <w:pStyle w:val="style157"/>
        <w:rPr>
          <w:sz w:val="24"/>
          <w:szCs w:val="24"/>
        </w:rPr>
      </w:pPr>
    </w:p>
    <w:p>
      <w:pPr>
        <w:pStyle w:val="style157"/>
        <w:rPr>
          <w:sz w:val="24"/>
          <w:szCs w:val="24"/>
        </w:rPr>
      </w:pPr>
    </w:p>
    <w:p>
      <w:pPr>
        <w:pStyle w:val="style157"/>
        <w:rPr>
          <w:sz w:val="24"/>
          <w:szCs w:val="24"/>
        </w:rPr>
      </w:pPr>
      <w:r>
        <w:rPr>
          <w:sz w:val="24"/>
          <w:szCs w:val="24"/>
        </w:rPr>
        <w:t>Solution</w:t>
      </w:r>
    </w:p>
    <w:p>
      <w:pPr>
        <w:pStyle w:val="style157"/>
        <w:numPr>
          <w:ilvl w:val="0"/>
          <w:numId w:val="0"/>
        </w:numPr>
        <w:ind w:left="784" w:firstLine="0"/>
        <w:rPr>
          <w:sz w:val="24"/>
          <w:szCs w:val="24"/>
        </w:rPr>
      </w:pPr>
      <w:r>
        <w:rPr>
          <w:sz w:val="24"/>
          <w:szCs w:val="24"/>
        </w:rPr>
        <w:t>How many half-lives have elapsed?</w:t>
      </w:r>
    </w:p>
    <w:p>
      <w:pPr>
        <w:pStyle w:val="style157"/>
        <w:numPr>
          <w:ilvl w:val="0"/>
          <w:numId w:val="0"/>
        </w:numPr>
        <w:ind w:left="784" w:firstLine="0"/>
        <w:rPr>
          <w:sz w:val="24"/>
          <w:szCs w:val="24"/>
        </w:rPr>
      </w:pPr>
      <w:r>
        <w:rPr>
          <w:sz w:val="24"/>
          <w:szCs w:val="24"/>
        </w:rPr>
        <w:t>40. μg Ø 20. μg Ø 10. μg Ø 5.0 μg</w:t>
      </w:r>
    </w:p>
    <w:p>
      <w:pPr>
        <w:pStyle w:val="style157"/>
        <w:numPr>
          <w:ilvl w:val="0"/>
          <w:numId w:val="0"/>
        </w:numPr>
        <w:ind w:left="784" w:firstLine="0"/>
        <w:rPr>
          <w:sz w:val="24"/>
          <w:szCs w:val="24"/>
        </w:rPr>
      </w:pPr>
      <w:r>
        <w:rPr>
          <w:sz w:val="24"/>
          <w:szCs w:val="24"/>
        </w:rPr>
        <w:t>3 half-lives have passed</w:t>
      </w:r>
    </w:p>
    <w:p>
      <w:pPr>
        <w:pStyle w:val="style157"/>
        <w:numPr>
          <w:ilvl w:val="0"/>
          <w:numId w:val="0"/>
        </w:numPr>
        <w:ind w:left="784" w:firstLine="0"/>
        <w:rPr>
          <w:sz w:val="24"/>
          <w:szCs w:val="24"/>
        </w:rPr>
      </w:pPr>
    </w:p>
    <w:p>
      <w:pPr>
        <w:pStyle w:val="style157"/>
        <w:numPr>
          <w:ilvl w:val="0"/>
          <w:numId w:val="0"/>
        </w:numPr>
        <w:ind w:left="784" w:firstLine="0"/>
        <w:rPr>
          <w:sz w:val="24"/>
          <w:szCs w:val="24"/>
        </w:rPr>
      </w:pPr>
      <w:r>
        <w:rPr>
          <w:sz w:val="24"/>
          <w:szCs w:val="24"/>
        </w:rPr>
        <w:t>How much time has elapsed?</w:t>
      </w:r>
    </w:p>
    <w:p>
      <w:pPr>
        <w:pStyle w:val="style157"/>
        <w:numPr>
          <w:ilvl w:val="0"/>
          <w:numId w:val="0"/>
        </w:numPr>
        <w:ind w:left="784" w:firstLine="0"/>
        <w:rPr>
          <w:sz w:val="24"/>
          <w:szCs w:val="24"/>
        </w:rPr>
      </w:pPr>
      <w:r>
        <w:rPr>
          <w:sz w:val="24"/>
          <w:szCs w:val="24"/>
        </w:rPr>
        <w:t>From 8:00 to 8:45 am is 45 minutes</w:t>
      </w:r>
    </w:p>
    <w:p>
      <w:pPr>
        <w:pStyle w:val="style157"/>
        <w:numPr>
          <w:ilvl w:val="0"/>
          <w:numId w:val="0"/>
        </w:numPr>
        <w:ind w:left="784" w:firstLine="0"/>
        <w:rPr>
          <w:sz w:val="24"/>
          <w:szCs w:val="24"/>
        </w:rPr>
      </w:pPr>
    </w:p>
    <w:p>
      <w:pPr>
        <w:pStyle w:val="style157"/>
        <w:numPr>
          <w:ilvl w:val="0"/>
          <w:numId w:val="0"/>
        </w:numPr>
        <w:ind w:left="784" w:firstLine="0"/>
        <w:rPr>
          <w:sz w:val="24"/>
          <w:szCs w:val="24"/>
        </w:rPr>
      </w:pPr>
      <w:r>
        <w:rPr>
          <w:sz w:val="24"/>
          <w:szCs w:val="24"/>
        </w:rPr>
        <w:t>What is the length of a half-life?</w:t>
      </w:r>
    </w:p>
    <w:p>
      <w:pPr>
        <w:pStyle w:val="style157"/>
        <w:numPr>
          <w:ilvl w:val="0"/>
          <w:numId w:val="0"/>
        </w:numPr>
        <w:ind w:left="784" w:firstLine="0"/>
        <w:rPr>
          <w:sz w:val="24"/>
          <w:szCs w:val="24"/>
        </w:rPr>
      </w:pPr>
      <w:r>
        <w:rPr>
          <w:sz w:val="24"/>
          <w:szCs w:val="24"/>
        </w:rPr>
        <w:t>It takes 45 minutes to go through 3 half lives</w:t>
      </w:r>
    </w:p>
    <w:p>
      <w:pPr>
        <w:pStyle w:val="style157"/>
        <w:numPr>
          <w:ilvl w:val="0"/>
          <w:numId w:val="0"/>
        </w:numPr>
        <w:ind w:left="784" w:firstLine="0"/>
        <w:rPr>
          <w:sz w:val="24"/>
          <w:szCs w:val="24"/>
        </w:rPr>
      </w:pPr>
      <w:r>
        <w:rPr>
          <w:sz w:val="24"/>
          <w:szCs w:val="24"/>
        </w:rPr>
        <w:t>Half-life is 15 minutes</w:t>
      </w:r>
    </w:p>
    <w:p>
      <w:pPr>
        <w:pStyle w:val="style157"/>
        <w:numPr>
          <w:ilvl w:val="0"/>
          <w:numId w:val="0"/>
        </w:numPr>
        <w:ind w:left="784" w:firstLine="0"/>
        <w:rPr>
          <w:sz w:val="24"/>
          <w:szCs w:val="24"/>
        </w:rPr>
      </w:pPr>
    </w:p>
    <w:p>
      <w:pPr>
        <w:pStyle w:val="style157"/>
        <w:numPr>
          <w:ilvl w:val="0"/>
          <w:numId w:val="0"/>
        </w:numPr>
        <w:ind w:left="784" w:firstLine="0"/>
        <w:rPr>
          <w:sz w:val="24"/>
          <w:szCs w:val="24"/>
        </w:rPr>
      </w:pPr>
      <w:r>
        <w:rPr>
          <w:sz w:val="24"/>
          <w:szCs w:val="24"/>
        </w:rPr>
        <w:t>How much is left at 9:30 am?</w:t>
      </w:r>
    </w:p>
    <w:p>
      <w:pPr>
        <w:pStyle w:val="style157"/>
        <w:numPr>
          <w:ilvl w:val="0"/>
          <w:numId w:val="0"/>
        </w:numPr>
        <w:ind w:left="784" w:firstLine="0"/>
        <w:rPr>
          <w:sz w:val="24"/>
          <w:szCs w:val="24"/>
        </w:rPr>
      </w:pPr>
      <w:r>
        <w:rPr>
          <w:sz w:val="24"/>
          <w:szCs w:val="24"/>
        </w:rPr>
        <w:t>From 8:45 to 9:30 am is 45 minutes</w:t>
      </w:r>
    </w:p>
    <w:p>
      <w:pPr>
        <w:pStyle w:val="style157"/>
        <w:numPr>
          <w:ilvl w:val="0"/>
          <w:numId w:val="0"/>
        </w:numPr>
        <w:ind w:left="784" w:firstLine="0"/>
        <w:rPr>
          <w:sz w:val="24"/>
          <w:szCs w:val="24"/>
        </w:rPr>
      </w:pPr>
      <w:r>
        <w:rPr>
          <w:sz w:val="24"/>
          <w:szCs w:val="24"/>
        </w:rPr>
        <w:t>3 more half-lives</w:t>
      </w:r>
    </w:p>
    <w:p>
      <w:pPr>
        <w:pStyle w:val="style157"/>
        <w:numPr>
          <w:ilvl w:val="0"/>
          <w:numId w:val="0"/>
        </w:numPr>
        <w:ind w:left="784" w:firstLine="0"/>
        <w:rPr>
          <w:sz w:val="24"/>
          <w:szCs w:val="24"/>
        </w:rPr>
      </w:pPr>
      <w:r>
        <w:rPr>
          <w:sz w:val="24"/>
          <w:szCs w:val="24"/>
        </w:rPr>
        <w:t>5.0 μg Ø 2.5 μg Ø 1.25 μg Ø 0.625 μg</w:t>
      </w:r>
    </w:p>
    <w:p>
      <w:pPr>
        <w:pStyle w:val="style157"/>
        <w:numPr>
          <w:ilvl w:val="0"/>
          <w:numId w:val="0"/>
        </w:numPr>
        <w:ind w:left="784" w:firstLine="0"/>
        <w:rPr>
          <w:sz w:val="24"/>
          <w:szCs w:val="24"/>
        </w:rPr>
      </w:pPr>
      <w:r>
        <w:rPr>
          <w:sz w:val="24"/>
          <w:szCs w:val="24"/>
        </w:rPr>
        <w:t>0.625 μg remains at 9:30 am</w:t>
      </w:r>
    </w:p>
    <w:p>
      <w:pPr>
        <w:pStyle w:val="style157"/>
        <w:rPr>
          <w:sz w:val="24"/>
          <w:szCs w:val="24"/>
        </w:rPr>
      </w:pPr>
    </w:p>
    <w:p>
      <w:pPr>
        <w:pStyle w:val="style157"/>
        <w:rPr>
          <w:sz w:val="24"/>
          <w:szCs w:val="24"/>
        </w:rPr>
      </w:pPr>
      <w:r>
        <w:rPr>
          <w:sz w:val="24"/>
          <w:szCs w:val="24"/>
        </w:rPr>
        <w:t>EXAMPLE 3</w:t>
      </w:r>
    </w:p>
    <w:p>
      <w:pPr>
        <w:pStyle w:val="style157"/>
        <w:rPr>
          <w:sz w:val="24"/>
          <w:szCs w:val="24"/>
        </w:rPr>
      </w:pPr>
      <w:r>
        <w:rPr>
          <w:sz w:val="24"/>
          <w:szCs w:val="24"/>
        </w:rPr>
        <w:t>Cobalt-60,uesd in cancer therapy,decays by beta and gamma emission. the decay constant is 4.18 x 10</w:t>
      </w:r>
      <w:r>
        <w:rPr>
          <w:sz w:val="24"/>
          <w:szCs w:val="24"/>
          <w:vertAlign w:val="superscript"/>
        </w:rPr>
        <w:t>-9</w:t>
      </w:r>
      <w:r>
        <w:rPr>
          <w:sz w:val="24"/>
          <w:szCs w:val="24"/>
        </w:rPr>
        <w:t>/s. what is the half-life in years?</w:t>
      </w:r>
    </w:p>
    <w:p>
      <w:pPr>
        <w:pStyle w:val="style157"/>
        <w:rPr>
          <w:sz w:val="24"/>
          <w:szCs w:val="24"/>
        </w:rPr>
      </w:pPr>
      <w:r>
        <w:rPr>
          <w:sz w:val="24"/>
          <w:szCs w:val="24"/>
        </w:rPr>
        <w:t>Solution</w:t>
      </w:r>
    </w:p>
    <w:p>
      <w:pPr>
        <w:pStyle w:val="style157"/>
        <w:rPr>
          <w:sz w:val="24"/>
          <w:szCs w:val="24"/>
        </w:rPr>
      </w:pPr>
      <w:r>
        <w:rPr>
          <w:sz w:val="24"/>
          <w:szCs w:val="24"/>
        </w:rPr>
        <w:t xml:space="preserve">Using </w:t>
      </w:r>
      <m:oMath>
        <m:sSub>
          <m:sSubPr>
            <m:ctrlPr>
              <w:rPr>
                <w:rFonts w:ascii="Cambria Math" w:hAnsi="Cambria Math"/>
                <w:sz w:val="24"/>
                <w:szCs w:val="24"/>
              </w:rPr>
            </m:ctrlPr>
          </m:sSubPr>
          <m:e>
            <m:r>
              <m:rPr>
                <m:sty m:val="p"/>
              </m:rPr>
              <w:rPr>
                <w:rFonts w:ascii="Cambria Math" w:hAnsi="Cambria Math"/>
                <w:sz w:val="24"/>
                <w:szCs w:val="24"/>
              </w:rPr>
              <m:t>t</m:t>
            </m:r>
            <m:ctrlPr>
              <w:rPr>
                <w:sz w:val="24"/>
                <w:szCs w:val="24"/>
              </w:rPr>
            </m:ctrlPr>
          </m:e>
          <m:sub>
            <m:f>
              <m:fPr>
                <m:ctrlPr>
                  <w:rPr>
                    <w:rFonts w:ascii="Cambria Math" w:hAnsi="Cambria Math"/>
                    <w:sz w:val="24"/>
                    <w:szCs w:val="24"/>
                  </w:rPr>
                </m:ctrlPr>
              </m:fPr>
              <m:num>
                <m:r>
                  <m:rPr>
                    <m:sty m:val="p"/>
                  </m:rPr>
                  <w:rPr>
                    <w:rFonts w:ascii="Cambria Math" w:hAnsi="Cambria Math"/>
                    <w:sz w:val="24"/>
                    <w:szCs w:val="24"/>
                  </w:rPr>
                  <m:t>1</m:t>
                </m:r>
                <m:ctrlPr>
                  <w:rPr>
                    <w:sz w:val="24"/>
                    <w:szCs w:val="24"/>
                  </w:rPr>
                </m:ctrlPr>
              </m:num>
              <m:den>
                <m:r>
                  <m:rPr>
                    <m:sty m:val="p"/>
                  </m:rPr>
                  <w:rPr>
                    <w:rFonts w:ascii="Cambria Math" w:hAnsi="Cambria Math"/>
                    <w:sz w:val="24"/>
                    <w:szCs w:val="24"/>
                  </w:rPr>
                  <m:t>2</m:t>
                </m:r>
                <m:ctrlPr>
                  <w:rPr>
                    <w:sz w:val="24"/>
                    <w:szCs w:val="24"/>
                  </w:rPr>
                </m:ctrlPr>
              </m:den>
            </m:f>
            <m:ctrlPr>
              <w:rPr>
                <w:sz w:val="24"/>
                <w:szCs w:val="24"/>
              </w:rPr>
            </m:ctrlP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r>
              <m:rPr>
                <m:sty m:val="p"/>
              </m:rPr>
              <w:rPr>
                <w:rFonts w:ascii="Cambria Math" w:hAnsi="Cambria Math"/>
                <w:sz w:val="24"/>
                <w:szCs w:val="24"/>
              </w:rPr>
              <m:t>k</m:t>
            </m:r>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r>
              <m:rPr>
                <m:sty m:val="p"/>
              </m:rPr>
              <w:rPr>
                <w:rFonts w:ascii="Cambria Math" w:hAnsi="Cambria Math"/>
                <w:sz w:val="24"/>
                <w:szCs w:val="24"/>
              </w:rPr>
              <m:t>4.18X</m:t>
            </m:r>
            <m:sSup>
              <m:sSupPr>
                <m:ctrlPr>
                  <w:rPr>
                    <w:rFonts w:ascii="Cambria Math" w:hAnsi="Cambria Math"/>
                    <w:sz w:val="24"/>
                    <w:szCs w:val="24"/>
                  </w:rPr>
                </m:ctrlPr>
              </m:sSupPr>
              <m:e>
                <m:r>
                  <m:rPr>
                    <m:sty m:val="p"/>
                  </m:rPr>
                  <w:rPr>
                    <w:rFonts w:ascii="Cambria Math" w:hAnsi="Cambria Math"/>
                    <w:sz w:val="24"/>
                    <w:szCs w:val="24"/>
                  </w:rPr>
                  <m:t>10</m:t>
                </m:r>
                <m:ctrlPr>
                  <w:rPr>
                    <w:sz w:val="24"/>
                    <w:szCs w:val="24"/>
                  </w:rPr>
                </m:ctrlPr>
              </m:e>
              <m: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9</m:t>
                    </m:r>
                    <m:ctrlPr>
                      <w:rPr>
                        <w:sz w:val="24"/>
                        <w:szCs w:val="24"/>
                      </w:rPr>
                    </m:ctrlPr>
                  </m:num>
                  <m:den>
                    <m:r>
                      <m:rPr>
                        <m:sty m:val="p"/>
                      </m:rPr>
                      <w:rPr>
                        <w:rFonts w:ascii="Cambria Math" w:hAnsi="Cambria Math"/>
                        <w:sz w:val="24"/>
                        <w:szCs w:val="24"/>
                      </w:rPr>
                      <m:t>s</m:t>
                    </m:r>
                    <m:ctrlPr>
                      <w:rPr>
                        <w:sz w:val="24"/>
                        <w:szCs w:val="24"/>
                      </w:rPr>
                    </m:ctrlPr>
                  </m:den>
                </m:f>
                <m:ctrlPr>
                  <w:rPr>
                    <w:sz w:val="24"/>
                    <w:szCs w:val="24"/>
                  </w:rPr>
                </m:ctrlPr>
              </m:sup>
            </m:sSup>
            <m:ctrlPr>
              <w:rPr>
                <w:sz w:val="24"/>
                <w:szCs w:val="24"/>
              </w:rPr>
            </m:ctrlPr>
          </m:den>
        </m:f>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1.6579×10</m:t>
            </m:r>
            <m:ctrlPr>
              <w:rPr>
                <w:sz w:val="24"/>
                <w:szCs w:val="24"/>
              </w:rPr>
            </m:ctrlPr>
          </m:e>
          <m:sup>
            <m:r>
              <m:rPr>
                <m:sty m:val="p"/>
              </m:rPr>
              <w:rPr>
                <w:rFonts w:ascii="Cambria Math" w:hAnsi="Cambria Math"/>
                <w:sz w:val="24"/>
                <w:szCs w:val="24"/>
              </w:rPr>
              <m:t>8</m:t>
            </m:r>
            <m:ctrlPr>
              <w:rPr>
                <w:sz w:val="24"/>
                <w:szCs w:val="24"/>
              </w:rPr>
            </m:ctrlPr>
          </m:sup>
        </m:sSup>
        <m:r>
          <m:rPr>
            <m:sty m:val="p"/>
          </m:rPr>
          <w:rPr>
            <w:rFonts w:ascii="Cambria Math" w:hAnsi="Cambria Math"/>
            <w:sz w:val="24"/>
            <w:szCs w:val="24"/>
          </w:rPr>
          <m:t>sec.</m:t>
        </m:r>
      </m:oMath>
    </w:p>
    <w:p>
      <w:pPr>
        <w:pStyle w:val="style157"/>
        <w:rPr>
          <w:rFonts w:ascii="Cambria Math" w:hAnsi="Cambria Math"/>
          <w:sz w:val="24"/>
          <w:szCs w:val="24"/>
        </w:rPr>
      </w:pPr>
      <m:oMathPara>
        <m:oMathParaPr>
          <m:jc m:val="left"/>
        </m:oMathParaPr>
        <m:oMath>
          <m:r>
            <m:rPr>
              <m:sty m:val="p"/>
            </m:rPr>
            <w:rPr>
              <w:rFonts w:ascii="Cambria Math" w:hAnsi="Cambria Math"/>
              <w:sz w:val="24"/>
              <w:szCs w:val="24"/>
            </w:rPr>
            <m:t>Then we convert this half-life in seconds to years.</m:t>
          </m:r>
        </m:oMath>
      </m:oMathPara>
    </w:p>
    <w:p>
      <w:pPr>
        <w:pStyle w:val="style157"/>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1.6579×10</m:t>
              </m:r>
              <m:ctrlPr>
                <w:rPr>
                  <w:sz w:val="24"/>
                  <w:szCs w:val="24"/>
                </w:rPr>
              </m:ctrlPr>
            </m:e>
            <m:sup>
              <m:r>
                <m:rPr>
                  <m:sty m:val="p"/>
                </m:rPr>
                <w:rPr>
                  <w:rFonts w:ascii="Cambria Math" w:hAnsi="Cambria Math"/>
                  <w:sz w:val="24"/>
                  <w:szCs w:val="24"/>
                </w:rPr>
                <m:t>8</m:t>
              </m:r>
              <m:ctrlPr>
                <w:rPr>
                  <w:sz w:val="24"/>
                  <w:szCs w:val="24"/>
                </w:rPr>
              </m:ctrlPr>
            </m:sup>
          </m:sSup>
          <m:r>
            <m:rPr>
              <m:sty m:val="p"/>
            </m:rPr>
            <w:rPr>
              <w:rFonts w:ascii="Cambria Math" w:hAnsi="Cambria Math"/>
              <w:sz w:val="24"/>
              <w:szCs w:val="24"/>
            </w:rPr>
            <m:t>sec×</m:t>
          </m:r>
          <m:f>
            <m:fPr>
              <m:ctrlPr>
                <w:rPr>
                  <w:rFonts w:ascii="Cambria Math" w:hAnsi="Cambria Math"/>
                  <w:sz w:val="24"/>
                  <w:szCs w:val="24"/>
                </w:rPr>
              </m:ctrlPr>
            </m:fPr>
            <m:num>
              <m:r>
                <m:rPr>
                  <m:sty m:val="p"/>
                </m:rPr>
                <w:rPr>
                  <w:rFonts w:ascii="Cambria Math" w:hAnsi="Cambria Math"/>
                  <w:sz w:val="24"/>
                  <w:szCs w:val="24"/>
                </w:rPr>
                <m:t>1min</m:t>
              </m:r>
              <m:ctrlPr>
                <w:rPr>
                  <w:sz w:val="24"/>
                  <w:szCs w:val="24"/>
                </w:rPr>
              </m:ctrlPr>
            </m:num>
            <m:den>
              <m:r>
                <m:rPr>
                  <m:sty m:val="p"/>
                </m:rPr>
                <w:rPr>
                  <w:rFonts w:ascii="Cambria Math" w:hAnsi="Cambria Math"/>
                  <w:sz w:val="24"/>
                  <w:szCs w:val="24"/>
                </w:rPr>
                <m:t>60sec</m:t>
              </m:r>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1hr</m:t>
              </m:r>
              <m:ctrlPr>
                <w:rPr>
                  <w:sz w:val="24"/>
                  <w:szCs w:val="24"/>
                </w:rPr>
              </m:ctrlPr>
            </m:num>
            <m:den>
              <m:r>
                <m:rPr>
                  <m:sty m:val="p"/>
                </m:rPr>
                <w:rPr>
                  <w:rFonts w:ascii="Cambria Math" w:hAnsi="Cambria Math"/>
                  <w:sz w:val="24"/>
                  <w:szCs w:val="24"/>
                </w:rPr>
                <m:t>60min</m:t>
              </m:r>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1d</m:t>
              </m:r>
              <m:ctrlPr>
                <w:rPr>
                  <w:sz w:val="24"/>
                  <w:szCs w:val="24"/>
                </w:rPr>
              </m:ctrlPr>
            </m:num>
            <m:den>
              <m:r>
                <m:rPr>
                  <m:sty m:val="p"/>
                </m:rPr>
                <w:rPr>
                  <w:rFonts w:ascii="Cambria Math" w:hAnsi="Cambria Math"/>
                  <w:sz w:val="24"/>
                  <w:szCs w:val="24"/>
                </w:rPr>
                <m:t>24hrs</m:t>
              </m:r>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1yr</m:t>
              </m:r>
              <m:ctrlPr>
                <w:rPr>
                  <w:sz w:val="24"/>
                  <w:szCs w:val="24"/>
                </w:rPr>
              </m:ctrlPr>
            </m:num>
            <m:den>
              <m:r>
                <m:rPr>
                  <m:sty m:val="p"/>
                </m:rPr>
                <w:rPr>
                  <w:rFonts w:ascii="Cambria Math" w:hAnsi="Cambria Math"/>
                  <w:sz w:val="24"/>
                  <w:szCs w:val="24"/>
                </w:rPr>
                <m:t>365yrs</m:t>
              </m:r>
              <m:ctrlPr>
                <w:rPr>
                  <w:sz w:val="24"/>
                  <w:szCs w:val="24"/>
                </w:rPr>
              </m:ctrlPr>
            </m:den>
          </m:f>
          <m:r>
            <m:rPr>
              <m:sty m:val="p"/>
            </m:rPr>
            <w:rPr>
              <w:rFonts w:ascii="Cambria Math" w:hAnsi="Cambria Math"/>
              <w:sz w:val="24"/>
              <w:szCs w:val="24"/>
            </w:rPr>
            <m:t>=5.26 years.</m:t>
          </m:r>
        </m:oMath>
      </m:oMathPara>
    </w:p>
    <w:p>
      <w:pPr>
        <w:pStyle w:val="style157"/>
        <w:rPr>
          <w:sz w:val="24"/>
          <w:szCs w:val="24"/>
        </w:rPr>
      </w:pPr>
    </w:p>
    <w:p>
      <w:pPr>
        <w:pStyle w:val="style157"/>
        <w:rPr>
          <w:sz w:val="24"/>
          <w:szCs w:val="24"/>
          <w:highlight w:val="yellow"/>
        </w:rPr>
      </w:pPr>
      <m:oMath>
        <m:r>
          <m:rPr>
            <m:sty m:val="p"/>
          </m:rPr>
          <w:rPr>
            <w:rFonts w:ascii="Cambria Math" w:hAnsi="Cambria Math"/>
            <w:sz w:val="24"/>
            <w:szCs w:val="24"/>
          </w:rPr>
          <m:t>Note</m:t>
        </m:r>
      </m:oMath>
      <w:r>
        <w:rPr>
          <w:sz w:val="24"/>
          <w:szCs w:val="24"/>
        </w:rPr>
        <w:t>:</w:t>
      </w:r>
      <m:oMath>
        <m:r>
          <m:rPr>
            <m:sty m:val="p"/>
          </m:rPr>
          <w:rPr>
            <w:rFonts w:ascii="Cambria Math" w:hAnsi="Cambria Math"/>
            <w:sz w:val="24"/>
            <w:szCs w:val="24"/>
            <w:highlight w:val="yellow"/>
          </w:rPr>
          <m:t>To convert seconds to years, simply divide the given seconds by 31536000 years.</m:t>
        </m:r>
      </m:oMath>
    </w:p>
    <w:p>
      <w:pPr>
        <w:pStyle w:val="style157"/>
        <w:rPr>
          <w:sz w:val="24"/>
          <w:szCs w:val="24"/>
        </w:rPr>
      </w:pPr>
      <m:oMathPara>
        <m:oMath>
          <m:r>
            <m:rPr>
              <m:sty m:val="p"/>
            </m:rPr>
            <w:rPr>
              <w:rFonts w:ascii="Cambria Math" w:hAnsi="Cambria Math"/>
              <w:sz w:val="24"/>
              <w:szCs w:val="24"/>
              <w:highlight w:val="yellow"/>
            </w:rPr>
            <m:t>To convert years to seconds, simply multiply the given years by 31536000 seconds.</m:t>
          </m:r>
        </m:oMath>
      </m:oMathPara>
    </w:p>
    <w:p>
      <w:pPr>
        <w:pStyle w:val="style157"/>
        <w:rPr>
          <w:sz w:val="24"/>
          <w:szCs w:val="24"/>
        </w:rPr>
      </w:pPr>
    </w:p>
    <w:p>
      <w:pPr>
        <w:pStyle w:val="style157"/>
        <w:rPr>
          <w:sz w:val="24"/>
          <w:szCs w:val="24"/>
        </w:rPr>
      </w:pPr>
      <w:r>
        <w:rPr>
          <w:sz w:val="24"/>
          <w:szCs w:val="24"/>
        </w:rPr>
        <w:t>Example 4:</w:t>
      </w:r>
    </w:p>
    <w:p>
      <w:pPr>
        <w:pStyle w:val="style157"/>
        <w:rPr>
          <w:sz w:val="24"/>
          <w:szCs w:val="24"/>
        </w:rPr>
      </w:pPr>
      <w:r>
        <w:rPr>
          <w:sz w:val="24"/>
          <w:szCs w:val="24"/>
        </w:rPr>
        <w:t>Tritium is a radioactive nucleus of hydrogen. It is used in luminous watch dials. Tritium decays by emission with a half-life of 12.3 years. What is the decay constant in seconds?</w:t>
      </w:r>
    </w:p>
    <w:p>
      <w:pPr>
        <w:pStyle w:val="style157"/>
        <w:rPr>
          <w:sz w:val="24"/>
          <w:szCs w:val="24"/>
        </w:rPr>
      </w:pPr>
      <w:r>
        <w:rPr>
          <w:sz w:val="24"/>
          <w:szCs w:val="24"/>
        </w:rPr>
        <w:t>Solution</w:t>
      </w:r>
    </w:p>
    <w:p>
      <w:pPr>
        <w:pStyle w:val="style157"/>
        <w:rPr>
          <w:rFonts w:ascii="Cambria Math" w:hAnsi="Cambria Math"/>
          <w:sz w:val="24"/>
          <w:szCs w:val="24"/>
        </w:rPr>
      </w:pPr>
      <m:oMathPara>
        <m:oMathParaPr>
          <m:jc m:val="left"/>
        </m:oMathParaPr>
        <m:oMath>
          <m:r>
            <m:rPr>
              <m:sty m:val="p"/>
            </m:rPr>
            <w:rPr>
              <w:rFonts w:ascii="Cambria Math" w:hAnsi="Cambria Math"/>
              <w:sz w:val="24"/>
              <w:szCs w:val="24"/>
            </w:rPr>
            <m:t>First convert the half-life to its value in seconds and then calculate k.</m:t>
          </m:r>
        </m:oMath>
      </m:oMathPara>
    </w:p>
    <w:p>
      <w:pPr>
        <w:pStyle w:val="style157"/>
        <w:rPr>
          <w:sz w:val="24"/>
          <w:szCs w:val="24"/>
        </w:rPr>
      </w:pPr>
      <w:r>
        <w:rPr>
          <w:sz w:val="24"/>
          <w:szCs w:val="24"/>
        </w:rPr>
        <w:t>12.3 years X 31536000 = 3.88 X10</w:t>
      </w:r>
      <w:r>
        <w:rPr>
          <w:sz w:val="24"/>
          <w:szCs w:val="24"/>
          <w:vertAlign w:val="superscript"/>
        </w:rPr>
        <w:t>8</w:t>
      </w:r>
      <w:r>
        <w:rPr>
          <w:sz w:val="24"/>
          <w:szCs w:val="24"/>
        </w:rPr>
        <w:t>s</w:t>
      </w:r>
    </w:p>
    <w:p>
      <w:pPr>
        <w:pStyle w:val="style157"/>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t</m:t>
              </m:r>
              <m:ctrlPr>
                <w:rPr>
                  <w:sz w:val="24"/>
                  <w:szCs w:val="24"/>
                </w:rPr>
              </m:ctrlPr>
            </m:e>
            <m:sub>
              <m:f>
                <m:fPr>
                  <m:ctrlPr>
                    <w:rPr>
                      <w:rFonts w:ascii="Cambria Math" w:hAnsi="Cambria Math"/>
                      <w:sz w:val="24"/>
                      <w:szCs w:val="24"/>
                    </w:rPr>
                  </m:ctrlPr>
                </m:fPr>
                <m:num>
                  <m:r>
                    <m:rPr>
                      <m:sty m:val="p"/>
                    </m:rPr>
                    <w:rPr>
                      <w:rFonts w:ascii="Cambria Math" w:hAnsi="Cambria Math"/>
                      <w:sz w:val="24"/>
                      <w:szCs w:val="24"/>
                    </w:rPr>
                    <m:t>1</m:t>
                  </m:r>
                  <m:ctrlPr>
                    <w:rPr>
                      <w:sz w:val="24"/>
                      <w:szCs w:val="24"/>
                    </w:rPr>
                  </m:ctrlPr>
                </m:num>
                <m:den>
                  <m:r>
                    <m:rPr>
                      <m:sty m:val="p"/>
                    </m:rPr>
                    <w:rPr>
                      <w:rFonts w:ascii="Cambria Math" w:hAnsi="Cambria Math"/>
                      <w:sz w:val="24"/>
                      <w:szCs w:val="24"/>
                    </w:rPr>
                    <m:t>2</m:t>
                  </m:r>
                  <m:ctrlPr>
                    <w:rPr>
                      <w:sz w:val="24"/>
                      <w:szCs w:val="24"/>
                    </w:rPr>
                  </m:ctrlPr>
                </m:den>
              </m:f>
              <m:ctrlPr>
                <w:rPr>
                  <w:sz w:val="24"/>
                  <w:szCs w:val="24"/>
                </w:rPr>
              </m:ctrlP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r>
                <m:rPr>
                  <m:sty m:val="p"/>
                </m:rPr>
                <w:rPr>
                  <w:rFonts w:ascii="Cambria Math" w:hAnsi="Cambria Math"/>
                  <w:sz w:val="24"/>
                  <w:szCs w:val="24"/>
                </w:rPr>
                <m:t>k</m:t>
              </m:r>
              <m:ctrlPr>
                <w:rPr>
                  <w:sz w:val="24"/>
                  <w:szCs w:val="24"/>
                </w:rPr>
              </m:ctrlPr>
            </m:den>
          </m:f>
        </m:oMath>
      </m:oMathPara>
    </w:p>
    <w:p>
      <w:pPr>
        <w:pStyle w:val="style157"/>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3.88×10</m:t>
              </m:r>
              <m:ctrlPr>
                <w:rPr>
                  <w:sz w:val="24"/>
                  <w:szCs w:val="24"/>
                </w:rPr>
              </m:ctrlPr>
            </m:e>
            <m:sup>
              <m:r>
                <m:rPr>
                  <m:sty m:val="p"/>
                </m:rPr>
                <w:rPr>
                  <w:rFonts w:ascii="Cambria Math" w:hAnsi="Cambria Math"/>
                  <w:sz w:val="24"/>
                  <w:szCs w:val="24"/>
                </w:rPr>
                <m:t>8</m:t>
              </m:r>
              <m:ctrlPr>
                <w:rPr>
                  <w:sz w:val="24"/>
                  <w:szCs w:val="24"/>
                </w:rPr>
              </m:ctrlP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r>
                <m:rPr>
                  <m:sty m:val="p"/>
                </m:rPr>
                <w:rPr>
                  <w:rFonts w:ascii="Cambria Math" w:hAnsi="Cambria Math"/>
                  <w:sz w:val="24"/>
                  <w:szCs w:val="24"/>
                </w:rPr>
                <m:t>k</m:t>
              </m:r>
              <m:ctrlPr>
                <w:rPr>
                  <w:sz w:val="24"/>
                  <w:szCs w:val="24"/>
                </w:rPr>
              </m:ctrlPr>
            </m:den>
          </m:f>
        </m:oMath>
      </m:oMathPara>
    </w:p>
    <w:p>
      <w:pPr>
        <w:pStyle w:val="style157"/>
        <w:rPr>
          <w:sz w:val="24"/>
          <w:szCs w:val="24"/>
        </w:rPr>
      </w:pPr>
      <m:oMathPara>
        <m:oMathParaPr>
          <m:jc m:val="left"/>
        </m:oMathParaPr>
        <m:oMath>
          <m:r>
            <m:rPr>
              <m:sty m:val="p"/>
            </m:rPr>
            <w:rPr>
              <w:rFonts w:ascii="Cambria Math" w:hAnsi="Cambria Math"/>
              <w:sz w:val="24"/>
              <w:szCs w:val="24"/>
            </w:rPr>
            <m:t>k=</m:t>
          </m:r>
          <m:f>
            <m:fPr>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sSup>
                <m:sSupPr>
                  <m:ctrlPr>
                    <w:rPr>
                      <w:rFonts w:ascii="Cambria Math" w:hAnsi="Cambria Math"/>
                      <w:sz w:val="24"/>
                      <w:szCs w:val="24"/>
                    </w:rPr>
                  </m:ctrlPr>
                </m:sSupPr>
                <m:e>
                  <m:r>
                    <m:rPr>
                      <m:sty m:val="p"/>
                    </m:rPr>
                    <w:rPr>
                      <w:rFonts w:ascii="Cambria Math" w:hAnsi="Cambria Math"/>
                      <w:sz w:val="24"/>
                      <w:szCs w:val="24"/>
                    </w:rPr>
                    <m:t>3.88×10</m:t>
                  </m:r>
                  <m:ctrlPr>
                    <w:rPr>
                      <w:sz w:val="24"/>
                      <w:szCs w:val="24"/>
                    </w:rPr>
                  </m:ctrlPr>
                </m:e>
                <m:sup>
                  <m:r>
                    <m:rPr>
                      <m:sty m:val="p"/>
                    </m:rPr>
                    <w:rPr>
                      <w:rFonts w:ascii="Cambria Math" w:hAnsi="Cambria Math"/>
                      <w:sz w:val="24"/>
                      <w:szCs w:val="24"/>
                    </w:rPr>
                    <m:t>8</m:t>
                  </m:r>
                  <m:ctrlPr>
                    <w:rPr>
                      <w:sz w:val="24"/>
                      <w:szCs w:val="24"/>
                    </w:rPr>
                  </m:ctrlPr>
                </m:sup>
              </m:sSup>
              <m:ctrlPr>
                <w:rPr>
                  <w:sz w:val="24"/>
                  <w:szCs w:val="24"/>
                </w:rPr>
              </m:ctrlPr>
            </m:den>
          </m:f>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1.79×10</m:t>
              </m:r>
              <m:ctrlPr>
                <w:rPr>
                  <w:sz w:val="24"/>
                  <w:szCs w:val="24"/>
                </w:rPr>
              </m:ctrlPr>
            </m:e>
            <m:sup>
              <m:r>
                <m:rPr>
                  <m:sty m:val="p"/>
                </m:rPr>
                <w:rPr>
                  <w:rFonts w:ascii="Cambria Math" w:hAnsi="Cambria Math"/>
                  <w:sz w:val="24"/>
                  <w:szCs w:val="24"/>
                </w:rPr>
                <m:t>-9</m:t>
              </m:r>
              <m:ctrlPr>
                <w:rPr>
                  <w:sz w:val="24"/>
                  <w:szCs w:val="24"/>
                </w:rPr>
              </m:ctrlPr>
            </m:sup>
          </m:sSup>
          <m:r>
            <m:rPr>
              <m:sty m:val="p"/>
            </m:rPr>
            <w:rPr>
              <w:rFonts w:ascii="Cambria Math" w:hAnsi="Cambria Math"/>
              <w:sz w:val="24"/>
              <w:szCs w:val="24"/>
            </w:rPr>
            <m:t>/s</m:t>
          </m:r>
        </m:oMath>
      </m:oMathPara>
    </w:p>
    <w:p>
      <w:pPr>
        <w:pStyle w:val="style157"/>
        <w:rPr>
          <w:sz w:val="24"/>
          <w:szCs w:val="24"/>
        </w:rPr>
      </w:pPr>
    </w:p>
    <w:p>
      <w:pPr>
        <w:pStyle w:val="style157"/>
        <w:rPr>
          <w:sz w:val="24"/>
          <w:szCs w:val="24"/>
        </w:rPr>
      </w:pPr>
    </w:p>
    <w:p>
      <w:pPr>
        <w:pStyle w:val="style0"/>
        <w:autoSpaceDE w:val="false"/>
        <w:autoSpaceDN w:val="false"/>
        <w:adjustRightInd w:val="false"/>
        <w:spacing w:after="0" w:lineRule="auto" w:line="240"/>
        <w:rPr>
          <w:rFonts w:cs="GaramondPremrPro-Bd"/>
          <w:b/>
          <w:sz w:val="24"/>
          <w:szCs w:val="24"/>
        </w:rPr>
      </w:pPr>
      <w:r>
        <w:rPr>
          <w:rFonts w:cs="GaramondPremrPro-Bd"/>
          <w:b/>
          <w:sz w:val="24"/>
          <w:szCs w:val="24"/>
        </w:rPr>
        <w:t>Rates of Radioactive Decay</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 xml:space="preserve">Because the different radioactive nuclides have different stabilities, the rates at which they decay differ as well. </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 xml:space="preserve">These rates are described in terms of a nuclide’s </w:t>
      </w:r>
      <w:r>
        <w:rPr>
          <w:rFonts w:cs="GaramondPremrPro-Bd"/>
          <w:sz w:val="24"/>
          <w:szCs w:val="24"/>
        </w:rPr>
        <w:t>half-life</w:t>
      </w:r>
      <w:r>
        <w:rPr>
          <w:rFonts w:cs="AGaramondPro-Regular"/>
          <w:sz w:val="24"/>
          <w:szCs w:val="24"/>
        </w:rPr>
        <w:t>, thetime it takes for one-half of a sample to disappear.</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 xml:space="preserve"> For example, radioactive carbon-14,which decays to form nitrogen-14 by emitting a beta particle, has a half-life of 5730years. </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After 5730 years, one-half of a sample remains, and one-half has become nitrogen-14.</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After 11,460 years (two half-lives), half of that remainder will have decayed to form nitrogen-14, bringing the sample down to one-fourth of its original amount.</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After 17,190 years (three half-lives), half of what remained after 11,460 years will have decayed to form nitrogen-14, so one-eighth of the original sample will remain.</w:t>
      </w:r>
    </w:p>
    <w:p>
      <w:pPr>
        <w:pStyle w:val="style0"/>
        <w:numPr>
          <w:ilvl w:val="0"/>
          <w:numId w:val="40"/>
        </w:numPr>
        <w:autoSpaceDE w:val="false"/>
        <w:autoSpaceDN w:val="false"/>
        <w:adjustRightInd w:val="false"/>
        <w:spacing w:after="0" w:lineRule="auto" w:line="240"/>
        <w:rPr>
          <w:rFonts w:cs="AGaramondPro-Regular"/>
          <w:sz w:val="24"/>
          <w:szCs w:val="24"/>
        </w:rPr>
      </w:pPr>
      <w:r>
        <w:rPr>
          <w:rFonts w:cs="AGaramondPro-Regular"/>
          <w:sz w:val="24"/>
          <w:szCs w:val="24"/>
        </w:rPr>
        <w:t xml:space="preserve"> This continues, with one-half of the sample decaying each half-life.</w:t>
      </w:r>
    </w:p>
    <w:p>
      <w:pPr>
        <w:pStyle w:val="style0"/>
        <w:autoSpaceDE w:val="false"/>
        <w:autoSpaceDN w:val="false"/>
        <w:adjustRightInd w:val="false"/>
        <w:spacing w:after="0" w:lineRule="auto" w:line="240"/>
        <w:rPr>
          <w:rFonts w:cs="AGaramondPro-Regular"/>
          <w:b/>
          <w:sz w:val="24"/>
          <w:szCs w:val="24"/>
        </w:rPr>
      </w:pPr>
      <w:r>
        <w:rPr>
          <w:rFonts w:cs="AGaramondPro-Regular"/>
          <w:b/>
          <w:sz w:val="24"/>
          <w:szCs w:val="24"/>
        </w:rPr>
        <w:t xml:space="preserve">Imagine having a pie and being told that you are only allowed to eat one half of whatever amount is on the plate each day. The first day you eat one-half of the pie. The next day you eat half of what is there, but that’s only one-fourth of a pie ( 1/ 2 </w:t>
      </w:r>
      <w:r>
        <w:rPr>
          <w:rFonts w:cs="SymbolMT" w:eastAsia="SymbolMT"/>
          <w:b/>
          <w:sz w:val="24"/>
          <w:szCs w:val="24"/>
        </w:rPr>
        <w:t xml:space="preserve">× </w:t>
      </w:r>
      <w:r>
        <w:rPr>
          <w:rFonts w:cs="AGaramondPro-Regular"/>
          <w:b/>
          <w:sz w:val="24"/>
          <w:szCs w:val="24"/>
        </w:rPr>
        <w:t xml:space="preserve">1/ 2). The next day you can only eat one-eighth of the original pie( 1/ 2 </w:t>
      </w:r>
      <w:r>
        <w:rPr>
          <w:rFonts w:cs="SymbolMT" w:eastAsia="SymbolMT"/>
          <w:b/>
          <w:sz w:val="24"/>
          <w:szCs w:val="24"/>
        </w:rPr>
        <w:t xml:space="preserve">× </w:t>
      </w:r>
      <w:r>
        <w:rPr>
          <w:rFonts w:cs="AGaramondPro-Regular"/>
          <w:b/>
          <w:sz w:val="24"/>
          <w:szCs w:val="24"/>
        </w:rPr>
        <w:t xml:space="preserve">1/ 4 or 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 and on the next day one-sixteenth ( 1 /2 </w:t>
      </w:r>
      <w:r>
        <w:rPr>
          <w:rFonts w:cs="SymbolMT" w:eastAsia="SymbolMT"/>
          <w:b/>
          <w:sz w:val="24"/>
          <w:szCs w:val="24"/>
        </w:rPr>
        <w:t xml:space="preserve">× </w:t>
      </w:r>
      <w:r>
        <w:rPr>
          <w:rFonts w:cs="AGaramondPro-Regular"/>
          <w:b/>
          <w:sz w:val="24"/>
          <w:szCs w:val="24"/>
        </w:rPr>
        <w:t xml:space="preserve">1/ 8 or1/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 On the fifth day (after five half-lives), the piece you eat is only 1/32 of the original pie ( 1/ 2 </w:t>
      </w:r>
      <w:r>
        <w:rPr>
          <w:rFonts w:cs="SymbolMT" w:eastAsia="SymbolMT"/>
          <w:b/>
          <w:sz w:val="24"/>
          <w:szCs w:val="24"/>
        </w:rPr>
        <w:t xml:space="preserve">× </w:t>
      </w:r>
      <w:r>
        <w:rPr>
          <w:rFonts w:cs="AGaramondPro-Regular"/>
          <w:b/>
          <w:sz w:val="24"/>
          <w:szCs w:val="24"/>
        </w:rPr>
        <w:t xml:space="preserve">1 /16 or 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w:t>
      </w:r>
      <w:r>
        <w:rPr>
          <w:rFonts w:cs="SymbolMT" w:eastAsia="SymbolMT"/>
          <w:b/>
          <w:sz w:val="24"/>
          <w:szCs w:val="24"/>
        </w:rPr>
        <w:t xml:space="preserve">× </w:t>
      </w:r>
      <w:r>
        <w:rPr>
          <w:rFonts w:cs="AGaramondPro-Regular"/>
          <w:b/>
          <w:sz w:val="24"/>
          <w:szCs w:val="24"/>
        </w:rPr>
        <w:t xml:space="preserve">1/ 2). The processcontinues until there is not enough pie to bother eating any. </w:t>
      </w:r>
    </w:p>
    <w:p>
      <w:pPr>
        <w:pStyle w:val="style0"/>
        <w:numPr>
          <w:ilvl w:val="0"/>
          <w:numId w:val="41"/>
        </w:numPr>
        <w:autoSpaceDE w:val="false"/>
        <w:autoSpaceDN w:val="false"/>
        <w:adjustRightInd w:val="false"/>
        <w:spacing w:after="0" w:lineRule="auto" w:line="240"/>
        <w:rPr>
          <w:rFonts w:cs="AGaramondPro-Regular"/>
          <w:sz w:val="24"/>
          <w:szCs w:val="24"/>
        </w:rPr>
      </w:pPr>
      <w:r>
        <w:rPr>
          <w:rFonts w:cs="AGaramondPro-Regular"/>
          <w:sz w:val="24"/>
          <w:szCs w:val="24"/>
        </w:rPr>
        <w:t>It’s a similar situation withradioactive nuclides. One-half of their amount disappears each half-life until there’sno significant amount left.</w:t>
      </w:r>
    </w:p>
    <w:p>
      <w:pPr>
        <w:pStyle w:val="style0"/>
        <w:numPr>
          <w:ilvl w:val="0"/>
          <w:numId w:val="41"/>
        </w:numPr>
        <w:autoSpaceDE w:val="false"/>
        <w:autoSpaceDN w:val="false"/>
        <w:adjustRightInd w:val="false"/>
        <w:spacing w:after="0" w:lineRule="auto" w:line="240"/>
        <w:rPr>
          <w:rFonts w:cs="AGaramondPro-Regular"/>
          <w:sz w:val="24"/>
          <w:szCs w:val="24"/>
        </w:rPr>
      </w:pPr>
      <w:r>
        <w:rPr>
          <w:rFonts w:cs="AGaramondPro-Regular"/>
          <w:sz w:val="24"/>
          <w:szCs w:val="24"/>
        </w:rPr>
        <w:t xml:space="preserve"> The length of time necessary for a radioactive sample todwindle to insignificance depends on its half-life and the amount that was present tobegin with.</w:t>
      </w:r>
    </w:p>
    <w:p>
      <w:pPr>
        <w:pStyle w:val="style0"/>
        <w:autoSpaceDE w:val="false"/>
        <w:autoSpaceDN w:val="false"/>
        <w:adjustRightInd w:val="false"/>
        <w:spacing w:after="0" w:lineRule="auto" w:line="240"/>
        <w:rPr>
          <w:rFonts w:cs="AGaramondPro-Regular"/>
          <w:b/>
          <w:i/>
          <w:sz w:val="24"/>
          <w:szCs w:val="24"/>
        </w:rPr>
      </w:pPr>
      <w:r>
        <w:rPr>
          <w:rFonts w:cs="AGaramondPro-Regular"/>
          <w:b/>
          <w:i/>
          <w:sz w:val="24"/>
          <w:szCs w:val="24"/>
        </w:rPr>
        <w:t>How you can predict what fraction of a sample will remain after one, two,three, four, or five half-lives, remaining.</w:t>
      </w:r>
      <w:r>
        <w:rPr>
          <w:rFonts w:cs="AGaramondPro-Regular"/>
          <w:b/>
          <w:sz w:val="24"/>
          <w:szCs w:val="24"/>
        </w:rPr>
        <w:t>Half-lives</w:t>
      </w:r>
      <w:r>
        <w:rPr>
          <w:rFonts w:cs="AGaramondPro-Regular"/>
          <w:sz w:val="24"/>
          <w:szCs w:val="24"/>
        </w:rPr>
        <w:t>0 1 2 3 4 5 6</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50% remaining after one half-life</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25% remaining after two half-lives</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12.5% remaining after three half-lives</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6.25% remainingafter four half-lives</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3.125% remaining after five half-lives</w:t>
      </w:r>
    </w:p>
    <w:p>
      <w:pPr>
        <w:pStyle w:val="style0"/>
        <w:autoSpaceDE w:val="false"/>
        <w:autoSpaceDN w:val="false"/>
        <w:adjustRightInd w:val="false"/>
        <w:spacing w:after="0" w:lineRule="auto" w:line="240"/>
        <w:rPr>
          <w:rFonts w:cs="AGaramondPro-Regular"/>
          <w:sz w:val="24"/>
          <w:szCs w:val="24"/>
        </w:rPr>
      </w:pPr>
    </w:p>
    <w:p>
      <w:pPr>
        <w:pStyle w:val="style0"/>
        <w:autoSpaceDE w:val="false"/>
        <w:autoSpaceDN w:val="false"/>
        <w:adjustRightInd w:val="false"/>
        <w:spacing w:after="0" w:lineRule="auto" w:line="240"/>
        <w:rPr>
          <w:rFonts w:cs="ArialMT"/>
          <w:b/>
          <w:sz w:val="24"/>
          <w:szCs w:val="24"/>
        </w:rPr>
      </w:pPr>
      <w:r>
        <w:rPr>
          <w:rFonts w:cs="ArialMT"/>
          <w:b/>
          <w:sz w:val="24"/>
          <w:szCs w:val="24"/>
        </w:rPr>
        <w:t>Half-life and Radioactive Decay</w:t>
      </w:r>
    </w:p>
    <w:p>
      <w:pPr>
        <w:pStyle w:val="style0"/>
        <w:autoSpaceDE w:val="false"/>
        <w:autoSpaceDN w:val="false"/>
        <w:adjustRightInd w:val="false"/>
        <w:spacing w:after="0" w:lineRule="auto" w:line="240"/>
        <w:rPr>
          <w:rFonts w:cs="ArialMT"/>
          <w:b/>
          <w:sz w:val="24"/>
          <w:szCs w:val="24"/>
        </w:rPr>
      </w:pPr>
      <w:r>
        <w:rPr>
          <w:rFonts w:cs="ArialMT"/>
          <w:b/>
          <w:sz w:val="24"/>
          <w:szCs w:val="24"/>
        </w:rPr>
        <w:t>Half-Lives of Common Radioactive Isotopes</w:t>
      </w:r>
    </w:p>
    <w:p>
      <w:pPr>
        <w:pStyle w:val="style0"/>
        <w:autoSpaceDE w:val="false"/>
        <w:autoSpaceDN w:val="false"/>
        <w:adjustRightInd w:val="false"/>
        <w:spacing w:after="0" w:lineRule="auto" w:line="240"/>
        <w:rPr>
          <w:rFonts w:cs="GaramondPremrPro-Smbd"/>
          <w:b/>
          <w:sz w:val="24"/>
          <w:szCs w:val="24"/>
        </w:rPr>
      </w:pPr>
      <w:r>
        <w:rPr>
          <w:rFonts w:cs="GaramondPremrPro-Smbd"/>
          <w:b/>
          <w:sz w:val="24"/>
          <w:szCs w:val="24"/>
        </w:rPr>
        <w:t>Nuclide          Half-life      Type of changeNuclideHalf-life Type of change</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rubidium-87     5.7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10</w:t>
      </w:r>
      <w:r>
        <w:rPr>
          <w:rFonts w:cs="AGaramondPro-Regular"/>
          <w:sz w:val="24"/>
          <w:szCs w:val="24"/>
        </w:rPr>
        <w:t xml:space="preserve"> yearsbeta iron-59             45days beta</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thorium-232     1.39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10</w:t>
      </w:r>
      <w:r>
        <w:rPr>
          <w:rFonts w:cs="AGaramondPro-Regular"/>
          <w:sz w:val="24"/>
          <w:szCs w:val="24"/>
        </w:rPr>
        <w:t xml:space="preserve"> yearsalpha phosphorus-3214.3 daysbeta</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uranium-238     4.51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 xml:space="preserve">9 </w:t>
      </w:r>
      <w:r>
        <w:rPr>
          <w:rFonts w:cs="AGaramondPro-Regular"/>
          <w:sz w:val="24"/>
          <w:szCs w:val="24"/>
        </w:rPr>
        <w:t>yearsalphabarium-131 11.6 days electron captureand positron</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uranium-235    7.13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 xml:space="preserve">9 </w:t>
      </w:r>
      <w:r>
        <w:rPr>
          <w:rFonts w:cs="AGaramondPro-Regular"/>
          <w:sz w:val="24"/>
          <w:szCs w:val="24"/>
        </w:rPr>
        <w:t>yearsalphaiodine-131 8.06 days beta</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plutonium-23   2.44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 xml:space="preserve">4 </w:t>
      </w:r>
      <w:r>
        <w:rPr>
          <w:rFonts w:cs="AGaramondPro-Regular"/>
          <w:sz w:val="24"/>
          <w:szCs w:val="24"/>
        </w:rPr>
        <w:t>yearsalpharadon-222 3.82 days alpha</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carbon-14          5730 years beta gold-198 2.70 days beta</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radium-226       1622 yearsalpha krypton-79 34.5 hours electron capture and positron</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cesium-133     30 yearsbeta carbon-11 20.4 min positron</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strontium-90     29 yearsbeta fluorine-17 66 s positron</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hydrogen-3      12.26 years betapolonium-213 4.2 </w:t>
      </w:r>
      <w:r>
        <w:rPr>
          <w:rFonts w:cs="SymbolMT" w:eastAsia="SymbolMT"/>
          <w:sz w:val="24"/>
          <w:szCs w:val="24"/>
        </w:rPr>
        <w:t xml:space="preserve">× </w:t>
      </w:r>
      <w:r>
        <w:rPr>
          <w:rFonts w:cs="AGaramondPro-Regular"/>
          <w:sz w:val="24"/>
          <w:szCs w:val="24"/>
        </w:rPr>
        <w:t>10</w:t>
      </w:r>
      <w:r>
        <w:rPr>
          <w:rFonts w:cs="SymbolMT" w:eastAsia="SymbolMT"/>
          <w:sz w:val="24"/>
          <w:szCs w:val="24"/>
        </w:rPr>
        <w:t>-</w:t>
      </w:r>
      <w:r>
        <w:rPr>
          <w:rFonts w:cs="AGaramondPro-Regular"/>
          <w:sz w:val="24"/>
          <w:szCs w:val="24"/>
        </w:rPr>
        <w:t>6 s alpha</w:t>
      </w:r>
    </w:p>
    <w:p>
      <w:pPr>
        <w:pStyle w:val="style157"/>
        <w:rPr>
          <w:rFonts w:cs="Times New Roman"/>
          <w:sz w:val="24"/>
          <w:szCs w:val="24"/>
        </w:rPr>
      </w:pPr>
      <w:r>
        <w:rPr>
          <w:sz w:val="24"/>
          <w:szCs w:val="24"/>
        </w:rPr>
        <w:t xml:space="preserve">cobalt-60           5.26 years betaberyllium-8 1 </w:t>
      </w:r>
      <w:r>
        <w:rPr>
          <w:rFonts w:cs="SymbolMT" w:eastAsia="SymbolMT"/>
          <w:sz w:val="24"/>
          <w:szCs w:val="24"/>
        </w:rPr>
        <w:t xml:space="preserve">× </w:t>
      </w:r>
      <w:r>
        <w:rPr>
          <w:sz w:val="24"/>
          <w:szCs w:val="24"/>
        </w:rPr>
        <w:t>10</w:t>
      </w:r>
      <w:r>
        <w:rPr>
          <w:rFonts w:cs="SymbolMT" w:eastAsia="SymbolMT"/>
          <w:sz w:val="24"/>
          <w:szCs w:val="24"/>
        </w:rPr>
        <w:t>-</w:t>
      </w:r>
      <w:r>
        <w:rPr>
          <w:sz w:val="24"/>
          <w:szCs w:val="24"/>
        </w:rPr>
        <w:t>16 s alpha</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0"/>
        <w:autoSpaceDE w:val="false"/>
        <w:autoSpaceDN w:val="false"/>
        <w:adjustRightInd w:val="false"/>
        <w:spacing w:after="0" w:lineRule="auto" w:line="240"/>
        <w:rPr>
          <w:rFonts w:cs="ArialMT"/>
          <w:b/>
          <w:sz w:val="24"/>
          <w:szCs w:val="24"/>
        </w:rPr>
      </w:pPr>
      <w:r>
        <w:rPr>
          <w:rFonts w:cs="ArialMT"/>
          <w:b/>
          <w:sz w:val="24"/>
          <w:szCs w:val="24"/>
        </w:rPr>
        <w:t>Further examples on Half-Life</w:t>
      </w:r>
    </w:p>
    <w:p>
      <w:pPr>
        <w:pStyle w:val="style0"/>
        <w:numPr>
          <w:ilvl w:val="0"/>
          <w:numId w:val="42"/>
        </w:numPr>
        <w:autoSpaceDE w:val="false"/>
        <w:autoSpaceDN w:val="false"/>
        <w:adjustRightInd w:val="false"/>
        <w:spacing w:after="0" w:lineRule="auto" w:line="240"/>
        <w:rPr>
          <w:rFonts w:cs="AGaramondPro-Regular"/>
          <w:sz w:val="24"/>
          <w:szCs w:val="24"/>
        </w:rPr>
      </w:pPr>
      <w:r>
        <w:rPr>
          <w:rFonts w:cs="AGaramondPro-Regular"/>
          <w:sz w:val="24"/>
          <w:szCs w:val="24"/>
        </w:rPr>
        <w:t>Radon-222, which is found in the air inside houses built over soil containing uranium,</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has a half-life of 3.82 days. How long before a sample decreases to 1/ 32 of the original</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amount?</w:t>
      </w:r>
    </w:p>
    <w:p>
      <w:pPr>
        <w:pStyle w:val="style0"/>
        <w:autoSpaceDE w:val="false"/>
        <w:autoSpaceDN w:val="false"/>
        <w:adjustRightInd w:val="false"/>
        <w:spacing w:after="0" w:lineRule="auto" w:line="240"/>
        <w:rPr>
          <w:rFonts w:cs="AGaramondPro-Italic"/>
          <w:b/>
          <w:i/>
          <w:iCs/>
          <w:sz w:val="24"/>
          <w:szCs w:val="24"/>
        </w:rPr>
      </w:pPr>
      <w:r>
        <w:rPr>
          <w:rFonts w:cs="AGaramondPro-Italic"/>
          <w:b/>
          <w:i/>
          <w:iCs/>
          <w:sz w:val="24"/>
          <w:szCs w:val="24"/>
        </w:rPr>
        <w:t>Solution</w:t>
      </w:r>
    </w:p>
    <w:p>
      <w:pPr>
        <w:pStyle w:val="style0"/>
        <w:numPr>
          <w:ilvl w:val="0"/>
          <w:numId w:val="42"/>
        </w:numPr>
        <w:autoSpaceDE w:val="false"/>
        <w:autoSpaceDN w:val="false"/>
        <w:adjustRightInd w:val="false"/>
        <w:spacing w:after="0" w:lineRule="auto" w:line="240"/>
        <w:rPr>
          <w:rFonts w:cs="AGaramondPro-Regular"/>
          <w:sz w:val="24"/>
          <w:szCs w:val="24"/>
        </w:rPr>
      </w:pPr>
      <w:r>
        <w:rPr>
          <w:rFonts w:cs="AGaramondPro-Regular"/>
          <w:sz w:val="24"/>
          <w:szCs w:val="24"/>
        </w:rPr>
        <w:t>In each half-life of a radioactive nuclide, the amount diminishes by one-half.</w:t>
      </w:r>
    </w:p>
    <w:p>
      <w:pPr>
        <w:pStyle w:val="style0"/>
        <w:numPr>
          <w:ilvl w:val="0"/>
          <w:numId w:val="42"/>
        </w:numPr>
        <w:autoSpaceDE w:val="false"/>
        <w:autoSpaceDN w:val="false"/>
        <w:adjustRightInd w:val="false"/>
        <w:spacing w:after="0" w:lineRule="auto" w:line="240"/>
        <w:rPr>
          <w:rFonts w:cs="AGaramondPro-Regular"/>
          <w:sz w:val="24"/>
          <w:szCs w:val="24"/>
        </w:rPr>
      </w:pPr>
      <w:r>
        <w:rPr>
          <w:rFonts w:cs="AGaramondPro-Regular"/>
          <w:sz w:val="24"/>
          <w:szCs w:val="24"/>
        </w:rPr>
        <w:t xml:space="preserve"> Thefraction 1</w:t>
      </w:r>
      <w:r>
        <w:rPr>
          <w:rFonts w:cs="AGaramondPro-Regular"/>
          <w:b/>
          <w:sz w:val="24"/>
          <w:szCs w:val="24"/>
        </w:rPr>
        <w:t>/</w:t>
      </w:r>
      <w:r>
        <w:rPr>
          <w:rFonts w:cs="AGaramondPro-Regular"/>
          <w:sz w:val="24"/>
          <w:szCs w:val="24"/>
        </w:rPr>
        <w:t xml:space="preserve"> 32 is 1/ 2 </w:t>
      </w:r>
      <w:r>
        <w:rPr>
          <w:rFonts w:cs="SymbolMT" w:eastAsia="SymbolMT"/>
          <w:sz w:val="24"/>
          <w:szCs w:val="24"/>
        </w:rPr>
        <w:t xml:space="preserve">× </w:t>
      </w:r>
      <w:r>
        <w:rPr>
          <w:rFonts w:cs="AGaramondPro-Regular"/>
          <w:sz w:val="24"/>
          <w:szCs w:val="24"/>
        </w:rPr>
        <w:t xml:space="preserve">1/ 2 </w:t>
      </w:r>
      <w:r>
        <w:rPr>
          <w:rFonts w:cs="SymbolMT" w:eastAsia="SymbolMT"/>
          <w:sz w:val="24"/>
          <w:szCs w:val="24"/>
        </w:rPr>
        <w:t xml:space="preserve">× </w:t>
      </w:r>
      <w:r>
        <w:rPr>
          <w:rFonts w:cs="AGaramondPro-Regular"/>
          <w:sz w:val="24"/>
          <w:szCs w:val="24"/>
        </w:rPr>
        <w:t xml:space="preserve">1/ 2 </w:t>
      </w:r>
      <w:r>
        <w:rPr>
          <w:rFonts w:cs="SymbolMT" w:eastAsia="SymbolMT"/>
          <w:sz w:val="24"/>
          <w:szCs w:val="24"/>
        </w:rPr>
        <w:t xml:space="preserve">× </w:t>
      </w:r>
      <w:r>
        <w:rPr>
          <w:rFonts w:cs="AGaramondPro-Regular"/>
          <w:sz w:val="24"/>
          <w:szCs w:val="24"/>
        </w:rPr>
        <w:t xml:space="preserve">1/ 2 </w:t>
      </w:r>
      <w:r>
        <w:rPr>
          <w:rFonts w:cs="SymbolMT" w:eastAsia="SymbolMT"/>
          <w:sz w:val="24"/>
          <w:szCs w:val="24"/>
        </w:rPr>
        <w:t xml:space="preserve">× </w:t>
      </w:r>
      <w:r>
        <w:rPr>
          <w:rFonts w:cs="AGaramondPro-Regular"/>
          <w:sz w:val="24"/>
          <w:szCs w:val="24"/>
        </w:rPr>
        <w:t xml:space="preserve">1/ 2, so five half-lives are needed to reduce thesample to that extent. For radon-222, five half-lives are 19.1 days (5 </w:t>
      </w:r>
      <w:r>
        <w:rPr>
          <w:rFonts w:cs="SymbolMT" w:eastAsia="SymbolMT"/>
          <w:sz w:val="24"/>
          <w:szCs w:val="24"/>
        </w:rPr>
        <w:t xml:space="preserve">× </w:t>
      </w:r>
      <w:r>
        <w:rPr>
          <w:rFonts w:cs="AGaramondPro-Regular"/>
          <w:sz w:val="24"/>
          <w:szCs w:val="24"/>
        </w:rPr>
        <w:t>3.82 days).</w:t>
      </w:r>
    </w:p>
    <w:p>
      <w:pPr>
        <w:pStyle w:val="style0"/>
        <w:autoSpaceDE w:val="false"/>
        <w:autoSpaceDN w:val="false"/>
        <w:adjustRightInd w:val="false"/>
        <w:spacing w:after="0" w:lineRule="auto" w:line="240"/>
        <w:rPr>
          <w:rFonts w:cs="AGaramondPro-Regular"/>
          <w:b/>
          <w:sz w:val="24"/>
          <w:szCs w:val="24"/>
        </w:rPr>
      </w:pPr>
    </w:p>
    <w:p>
      <w:pPr>
        <w:pStyle w:val="style0"/>
        <w:autoSpaceDE w:val="false"/>
        <w:autoSpaceDN w:val="false"/>
        <w:adjustRightInd w:val="false"/>
        <w:spacing w:after="0" w:lineRule="auto" w:line="240"/>
        <w:rPr>
          <w:rFonts w:ascii="Cambria Math" w:cs="AGaramondPro-Regular" w:hAnsi="Cambria Math"/>
          <w:b/>
          <w:bCs/>
          <w:sz w:val="24"/>
          <w:szCs w:val="24"/>
        </w:rPr>
      </w:pPr>
      <m:oMathPara>
        <m:oMathParaPr>
          <m:jc m:val="left"/>
        </m:oMathParaPr>
        <m:oMath>
          <m:r>
            <m:rPr>
              <m:sty m:val="bi"/>
            </m:rPr>
            <w:rPr>
              <w:rFonts w:ascii="Cambria Math" w:cs="AGaramondPro-Regular" w:hAnsi="Cambria Math"/>
              <w:b/>
              <w:bCs/>
              <w:sz w:val="24"/>
              <w:szCs w:val="24"/>
            </w:rPr>
            <m:t>Test yourself</m:t>
          </m:r>
        </m:oMath>
      </m:oMathPara>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One of the radioactive nuclides formed in nuclear power plants is hydrogen-3, called</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tritium, which has a half-life of 12.26 years. How long before a sample decreases to 1</w:t>
      </w:r>
      <w:r>
        <w:rPr>
          <w:rFonts w:cs="AGaramondPro-Regular"/>
          <w:b/>
          <w:sz w:val="24"/>
          <w:szCs w:val="24"/>
        </w:rPr>
        <w:t>/</w:t>
      </w:r>
      <w:r>
        <w:rPr>
          <w:rFonts w:cs="AGaramondPro-Regular"/>
          <w:sz w:val="24"/>
          <w:szCs w:val="24"/>
        </w:rPr>
        <w:t xml:space="preserve"> 8</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of its original amount?</w:t>
      </w:r>
    </w:p>
    <w:p>
      <w:pPr>
        <w:pStyle w:val="style0"/>
        <w:autoSpaceDE w:val="false"/>
        <w:autoSpaceDN w:val="false"/>
        <w:adjustRightInd w:val="false"/>
        <w:spacing w:after="0" w:lineRule="auto" w:line="240"/>
        <w:rPr>
          <w:rFonts w:cs="AGaramondPro-Regular"/>
          <w:sz w:val="24"/>
          <w:szCs w:val="24"/>
        </w:rPr>
      </w:pPr>
    </w:p>
    <w:p>
      <w:pPr>
        <w:pStyle w:val="style0"/>
        <w:numPr>
          <w:ilvl w:val="0"/>
          <w:numId w:val="43"/>
        </w:numPr>
        <w:autoSpaceDE w:val="false"/>
        <w:autoSpaceDN w:val="false"/>
        <w:adjustRightInd w:val="false"/>
        <w:spacing w:after="0" w:lineRule="auto" w:line="240"/>
        <w:rPr>
          <w:rFonts w:cs="AGaramondPro-Regular"/>
          <w:sz w:val="24"/>
          <w:szCs w:val="24"/>
        </w:rPr>
      </w:pPr>
      <w:r>
        <w:rPr>
          <w:rFonts w:cs="AGaramondPro-Regular"/>
          <w:sz w:val="24"/>
          <w:szCs w:val="24"/>
        </w:rPr>
        <w:t>One of the problems associated with the storage of radioactive wastes from nuclearpower plants is that some of the nuclides remain radioactive for a very long time.</w:t>
      </w:r>
    </w:p>
    <w:p>
      <w:pPr>
        <w:pStyle w:val="style0"/>
        <w:numPr>
          <w:ilvl w:val="0"/>
          <w:numId w:val="43"/>
        </w:numPr>
        <w:autoSpaceDE w:val="false"/>
        <w:autoSpaceDN w:val="false"/>
        <w:adjustRightInd w:val="false"/>
        <w:spacing w:after="0" w:lineRule="auto" w:line="240"/>
        <w:rPr>
          <w:rFonts w:cs="AGaramondPro-Regular"/>
          <w:sz w:val="24"/>
          <w:szCs w:val="24"/>
        </w:rPr>
      </w:pPr>
      <w:r>
        <w:rPr>
          <w:rFonts w:cs="AGaramondPro-Regular"/>
          <w:sz w:val="24"/>
          <w:szCs w:val="24"/>
        </w:rPr>
        <w:t xml:space="preserve"> Anexample is plutonium-239, which has a half-life of 2.44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4</w:t>
      </w:r>
      <w:r>
        <w:rPr>
          <w:rFonts w:cs="AGaramondPro-Regular"/>
          <w:sz w:val="24"/>
          <w:szCs w:val="24"/>
        </w:rPr>
        <w:t xml:space="preserve"> years.</w:t>
      </w:r>
    </w:p>
    <w:p>
      <w:pPr>
        <w:pStyle w:val="style0"/>
        <w:numPr>
          <w:ilvl w:val="0"/>
          <w:numId w:val="43"/>
        </w:numPr>
        <w:autoSpaceDE w:val="false"/>
        <w:autoSpaceDN w:val="false"/>
        <w:adjustRightInd w:val="false"/>
        <w:spacing w:after="0" w:lineRule="auto" w:line="240"/>
        <w:rPr>
          <w:rFonts w:cs="AGaramondPro-Regular"/>
          <w:sz w:val="24"/>
          <w:szCs w:val="24"/>
        </w:rPr>
      </w:pPr>
      <w:r>
        <w:rPr>
          <w:rFonts w:cs="AGaramondPro-Regular"/>
          <w:sz w:val="24"/>
          <w:szCs w:val="24"/>
        </w:rPr>
        <w:t xml:space="preserve"> What fraction ofplutonium-239 is left after 9.76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4</w:t>
      </w:r>
      <w:r>
        <w:rPr>
          <w:rFonts w:cs="AGaramondPro-Regular"/>
          <w:sz w:val="24"/>
          <w:szCs w:val="24"/>
        </w:rPr>
        <w:t xml:space="preserve"> years?</w:t>
      </w:r>
    </w:p>
    <w:p>
      <w:pPr>
        <w:pStyle w:val="style0"/>
        <w:autoSpaceDE w:val="false"/>
        <w:autoSpaceDN w:val="false"/>
        <w:adjustRightInd w:val="false"/>
        <w:spacing w:after="0" w:lineRule="auto" w:line="240"/>
        <w:rPr>
          <w:rFonts w:cs="AGaramondPro-Italic"/>
          <w:b/>
          <w:i/>
          <w:iCs/>
          <w:sz w:val="24"/>
          <w:szCs w:val="24"/>
        </w:rPr>
      </w:pPr>
      <w:r>
        <w:rPr>
          <w:rFonts w:cs="AGaramondPro-Italic"/>
          <w:b/>
          <w:i/>
          <w:iCs/>
          <w:sz w:val="24"/>
          <w:szCs w:val="24"/>
        </w:rPr>
        <w:t>Solution</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The length of time divided by the half-life yields the number of half-lives:</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9.76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 xml:space="preserve">4 </w:t>
      </w:r>
      <w:r>
        <w:rPr>
          <w:rFonts w:cs="AGaramondPro-Regular"/>
          <w:sz w:val="24"/>
          <w:szCs w:val="24"/>
        </w:rPr>
        <w:t>years</w:t>
      </w:r>
    </w:p>
    <w:p>
      <w:pPr>
        <w:pStyle w:val="style0"/>
        <w:autoSpaceDE w:val="false"/>
        <w:autoSpaceDN w:val="false"/>
        <w:adjustRightInd w:val="false"/>
        <w:spacing w:after="0" w:lineRule="auto" w:line="240"/>
        <w:rPr>
          <w:rFonts w:cs="AGaramondPro-Regular"/>
          <w:sz w:val="24"/>
          <w:szCs w:val="24"/>
        </w:rPr>
      </w:pPr>
      <w:r>
        <w:rPr>
          <w:rFonts w:cs="AGaramondPro-Regular"/>
          <w:noProof/>
          <w:sz w:val="24"/>
          <w:szCs w:val="24"/>
        </w:rPr>
      </w:r>
      <w:r>
        <w:rPr>
          <w:rFonts w:cs="AGaramondPro-Regular"/>
          <w:noProof/>
          <w:sz w:val="24"/>
          <w:szCs w:val="24"/>
        </w:rPr>
      </w:r>
      <w:r>
        <w:rPr>
          <w:rFonts w:cs="AGaramondPro-Regular"/>
          <w:noProof/>
          <w:sz w:val="24"/>
          <w:szCs w:val="24"/>
        </w:rPr>
      </w:r>
      <w:r>
        <w:rPr>
          <w:rFonts w:cs="AGaramondPro-Regular"/>
          <w:noProof/>
          <w:sz w:val="24"/>
          <w:szCs w:val="24"/>
        </w:rPr>
        <w:pict>
          <v:line id="1124" stroked="t" from="2.25pt,0.85pt" to="61.95pt,0.85pt" style="position:absolute;z-index:4;mso-position-horizontal-relative:text;mso-position-vertical-relative:text;mso-width-relative:margin;mso-height-relative:margin;mso-wrap-distance-left:0.0pt;mso-wrap-distance-right:0.0pt;visibility:visible;">
            <v:fill rotate="true"/>
          </v:line>
        </w:pict>
      </w:r>
      <w:r>
        <w:rPr>
          <w:rFonts w:cs="AGaramondPro-Regular"/>
          <w:noProof/>
          <w:sz w:val="24"/>
          <w:szCs w:val="24"/>
        </w:rPr>
      </w:r>
      <w:r>
        <w:rPr>
          <w:rFonts w:cs="AGaramondPro-Regular"/>
          <w:noProof/>
          <w:sz w:val="24"/>
          <w:szCs w:val="24"/>
        </w:rPr>
      </w:r>
      <w:r>
        <w:rPr>
          <w:rFonts w:cs="AGaramondPro-Regular"/>
          <w:sz w:val="24"/>
          <w:szCs w:val="24"/>
        </w:rPr>
        <w:t xml:space="preserve">2.44 </w:t>
      </w:r>
      <w:r>
        <w:rPr>
          <w:rFonts w:cs="SymbolMT" w:eastAsia="SymbolMT"/>
          <w:sz w:val="24"/>
          <w:szCs w:val="24"/>
        </w:rPr>
        <w:t xml:space="preserve">× </w:t>
      </w:r>
      <w:r>
        <w:rPr>
          <w:rFonts w:cs="AGaramondPro-Regular"/>
          <w:sz w:val="24"/>
          <w:szCs w:val="24"/>
        </w:rPr>
        <w:t>10</w:t>
      </w:r>
      <w:r>
        <w:rPr>
          <w:rFonts w:cs="AGaramondPro-Regular"/>
          <w:sz w:val="24"/>
          <w:szCs w:val="24"/>
          <w:vertAlign w:val="superscript"/>
        </w:rPr>
        <w:t xml:space="preserve">4 </w:t>
      </w:r>
      <w:r>
        <w:rPr>
          <w:rFonts w:cs="AGaramondPro-Regular"/>
          <w:sz w:val="24"/>
          <w:szCs w:val="24"/>
        </w:rPr>
        <w:t>years</w:t>
      </w:r>
    </w:p>
    <w:p>
      <w:pPr>
        <w:pStyle w:val="style0"/>
        <w:autoSpaceDE w:val="false"/>
        <w:autoSpaceDN w:val="false"/>
        <w:adjustRightInd w:val="false"/>
        <w:spacing w:after="0" w:lineRule="auto" w:line="240"/>
        <w:rPr>
          <w:rFonts w:cs="AGaramondPro-Regular"/>
          <w:sz w:val="24"/>
          <w:szCs w:val="24"/>
        </w:rPr>
      </w:pPr>
      <w:r>
        <w:rPr>
          <w:rFonts w:cs="SymbolMT" w:eastAsia="SymbolMT"/>
          <w:sz w:val="24"/>
          <w:szCs w:val="24"/>
        </w:rPr>
        <w:t xml:space="preserve">= </w:t>
      </w:r>
      <w:r>
        <w:rPr>
          <w:rFonts w:cs="AGaramondPro-Regular"/>
          <w:sz w:val="24"/>
          <w:szCs w:val="24"/>
        </w:rPr>
        <w:t>4 half-lives</w:t>
      </w:r>
    </w:p>
    <w:p>
      <w:pPr>
        <w:pStyle w:val="style0"/>
        <w:numPr>
          <w:ilvl w:val="0"/>
          <w:numId w:val="44"/>
        </w:numPr>
        <w:autoSpaceDE w:val="false"/>
        <w:autoSpaceDN w:val="false"/>
        <w:adjustRightInd w:val="false"/>
        <w:spacing w:after="0" w:lineRule="auto" w:line="240"/>
        <w:rPr>
          <w:rFonts w:cs="AGaramondPro-Regular"/>
          <w:sz w:val="24"/>
          <w:szCs w:val="24"/>
        </w:rPr>
      </w:pPr>
      <w:r>
        <w:rPr>
          <w:rFonts w:cs="AGaramondPro-Regular"/>
          <w:sz w:val="24"/>
          <w:szCs w:val="24"/>
        </w:rPr>
        <w:t>In each half-life of a radioactive nuclide, the amount diminishes by one-half, so the</w:t>
      </w:r>
    </w:p>
    <w:p>
      <w:pPr>
        <w:pStyle w:val="style0"/>
        <w:autoSpaceDE w:val="false"/>
        <w:autoSpaceDN w:val="false"/>
        <w:adjustRightInd w:val="false"/>
        <w:spacing w:after="0" w:lineRule="auto" w:line="240"/>
        <w:rPr>
          <w:rFonts w:cs="AGaramondPro-Regular"/>
          <w:sz w:val="24"/>
          <w:szCs w:val="24"/>
        </w:rPr>
      </w:pPr>
      <w:r>
        <w:rPr>
          <w:rFonts w:cs="AGaramondPro-Regular"/>
          <w:sz w:val="24"/>
          <w:szCs w:val="24"/>
        </w:rPr>
        <w:t xml:space="preserve">fraction remaining would be </w:t>
      </w:r>
      <w:r>
        <w:rPr>
          <w:rFonts w:cs="AGaramondPro-Semibold"/>
          <w:sz w:val="24"/>
          <w:szCs w:val="24"/>
        </w:rPr>
        <w:t xml:space="preserve">1/ 16 </w:t>
      </w:r>
      <w:r>
        <w:rPr>
          <w:rFonts w:cs="AGaramondPro-Regular"/>
          <w:sz w:val="24"/>
          <w:szCs w:val="24"/>
        </w:rPr>
        <w:t xml:space="preserve">( 1/ 2 </w:t>
      </w:r>
      <w:r>
        <w:rPr>
          <w:rFonts w:cs="SymbolMT" w:eastAsia="SymbolMT"/>
          <w:sz w:val="24"/>
          <w:szCs w:val="24"/>
        </w:rPr>
        <w:t xml:space="preserve">× </w:t>
      </w:r>
      <w:r>
        <w:rPr>
          <w:rFonts w:cs="AGaramondPro-Regular"/>
          <w:sz w:val="24"/>
          <w:szCs w:val="24"/>
        </w:rPr>
        <w:t xml:space="preserve">1/ 2 </w:t>
      </w:r>
      <w:r>
        <w:rPr>
          <w:rFonts w:cs="SymbolMT" w:eastAsia="SymbolMT"/>
          <w:sz w:val="24"/>
          <w:szCs w:val="24"/>
        </w:rPr>
        <w:t xml:space="preserve">× </w:t>
      </w:r>
      <w:r>
        <w:rPr>
          <w:rFonts w:cs="AGaramondPro-Regular"/>
          <w:sz w:val="24"/>
          <w:szCs w:val="24"/>
        </w:rPr>
        <w:t xml:space="preserve">1/ 2 </w:t>
      </w:r>
      <w:r>
        <w:rPr>
          <w:rFonts w:cs="SymbolMT" w:eastAsia="SymbolMT"/>
          <w:sz w:val="24"/>
          <w:szCs w:val="24"/>
        </w:rPr>
        <w:t xml:space="preserve">× </w:t>
      </w:r>
      <w:r>
        <w:rPr>
          <w:rFonts w:cs="AGaramondPro-Regular"/>
          <w:sz w:val="24"/>
          <w:szCs w:val="24"/>
        </w:rPr>
        <w:t>1/ 2).</w:t>
      </w:r>
    </w:p>
    <w:p>
      <w:pPr>
        <w:pStyle w:val="style0"/>
        <w:autoSpaceDE w:val="false"/>
        <w:autoSpaceDN w:val="false"/>
        <w:adjustRightInd w:val="false"/>
        <w:spacing w:after="0" w:lineRule="auto" w:line="240"/>
        <w:rPr>
          <w:rFonts w:cs="AGaramondPro-Regular"/>
          <w:b/>
          <w:sz w:val="24"/>
          <w:szCs w:val="24"/>
        </w:rPr>
      </w:pPr>
    </w:p>
    <w:p>
      <w:pPr>
        <w:pStyle w:val="style0"/>
        <w:autoSpaceDE w:val="false"/>
        <w:autoSpaceDN w:val="false"/>
        <w:adjustRightInd w:val="false"/>
        <w:spacing w:after="0" w:lineRule="auto" w:line="240"/>
        <w:rPr>
          <w:rFonts w:cs="AGaramondPro-Regular"/>
          <w:b/>
          <w:sz w:val="24"/>
          <w:szCs w:val="24"/>
        </w:rPr>
      </w:pPr>
      <w:r>
        <w:rPr>
          <w:rFonts w:cs="AGaramondPro-Regular"/>
          <w:b/>
          <w:sz w:val="24"/>
          <w:szCs w:val="24"/>
        </w:rPr>
        <w:t>Another example of determining the fraction of nuclei remaining after a specified time.</w:t>
      </w:r>
    </w:p>
    <w:p>
      <w:pPr>
        <w:pStyle w:val="style157"/>
        <w:rPr>
          <w:sz w:val="24"/>
          <w:szCs w:val="24"/>
        </w:rPr>
      </w:pPr>
      <m:oMathPara>
        <m:oMathParaPr>
          <m:jc m:val="center"/>
        </m:oMathParaPr>
        <m:oMath>
          <m:func>
            <m:funcPr>
              <m:ctrlPr>
                <w:rPr>
                  <w:rFonts w:ascii="Cambria Math" w:hAnsi="Cambria Math"/>
                  <w:sz w:val="24"/>
                  <w:szCs w:val="24"/>
                  <w:highlight w:val="yellow"/>
                </w:rPr>
              </m:ctrlPr>
            </m:funcPr>
            <m:fName>
              <m:r>
                <m:rPr>
                  <m:sty m:val="p"/>
                </m:rPr>
                <w:rPr>
                  <w:rFonts w:ascii="Cambria Math" w:hAnsi="Cambria Math"/>
                  <w:sz w:val="24"/>
                  <w:szCs w:val="24"/>
                  <w:highlight w:val="yellow"/>
                </w:rPr>
                <m:t>ln</m:t>
              </m:r>
              <m:f>
                <m:fPr>
                  <m:ctrlPr>
                    <w:rPr>
                      <w:rFonts w:ascii="Cambria Math" w:hAnsi="Cambria Math"/>
                      <w:sz w:val="24"/>
                      <w:szCs w:val="24"/>
                      <w:highlight w:val="yellow"/>
                    </w:rPr>
                  </m:ctrlPr>
                </m:fPr>
                <m:num>
                  <m:sSub>
                    <m:sSubPr>
                      <m:ctrlPr>
                        <w:rPr>
                          <w:rFonts w:ascii="Cambria Math" w:hAnsi="Cambria Math"/>
                          <w:sz w:val="24"/>
                          <w:szCs w:val="24"/>
                          <w:highlight w:val="yellow"/>
                        </w:rPr>
                      </m:ctrlPr>
                    </m:sSubPr>
                    <m:e>
                      <m:r>
                        <m:rPr>
                          <m:sty m:val="p"/>
                        </m:rPr>
                        <w:rPr>
                          <w:rFonts w:ascii="Cambria Math" w:hAnsi="Cambria Math"/>
                          <w:sz w:val="24"/>
                          <w:szCs w:val="24"/>
                          <w:highlight w:val="yellow"/>
                        </w:rPr>
                        <m:t>N</m:t>
                      </m:r>
                      <m:ctrlPr>
                        <w:rPr>
                          <w:sz w:val="24"/>
                          <w:szCs w:val="24"/>
                        </w:rPr>
                      </m:ctrlPr>
                    </m:e>
                    <m:sub>
                      <m:r>
                        <m:rPr>
                          <m:sty m:val="p"/>
                        </m:rPr>
                        <w:rPr>
                          <w:rFonts w:ascii="Cambria Math" w:hAnsi="Cambria Math"/>
                          <w:sz w:val="24"/>
                          <w:szCs w:val="24"/>
                          <w:highlight w:val="yellow"/>
                        </w:rPr>
                        <m:t>t</m:t>
                      </m:r>
                      <m:ctrlPr>
                        <w:rPr>
                          <w:sz w:val="24"/>
                          <w:szCs w:val="24"/>
                        </w:rPr>
                      </m:ctrlPr>
                    </m:sub>
                  </m:sSub>
                  <m:ctrlPr>
                    <w:rPr>
                      <w:sz w:val="24"/>
                      <w:szCs w:val="24"/>
                    </w:rPr>
                  </m:ctrlPr>
                </m:num>
                <m:den>
                  <m:sSub>
                    <m:sSubPr>
                      <m:ctrlPr>
                        <w:rPr>
                          <w:rFonts w:ascii="Cambria Math" w:hAnsi="Cambria Math"/>
                          <w:sz w:val="24"/>
                          <w:szCs w:val="24"/>
                          <w:highlight w:val="yellow"/>
                        </w:rPr>
                      </m:ctrlPr>
                    </m:sSubPr>
                    <m:e>
                      <m:r>
                        <m:rPr>
                          <m:sty m:val="p"/>
                        </m:rPr>
                        <w:rPr>
                          <w:rFonts w:ascii="Cambria Math" w:hAnsi="Cambria Math"/>
                          <w:sz w:val="24"/>
                          <w:szCs w:val="24"/>
                          <w:highlight w:val="yellow"/>
                        </w:rPr>
                        <m:t>N</m:t>
                      </m:r>
                      <m:ctrlPr>
                        <w:rPr>
                          <w:sz w:val="24"/>
                          <w:szCs w:val="24"/>
                        </w:rPr>
                      </m:ctrlPr>
                    </m:e>
                    <m:sub>
                      <m:r>
                        <m:rPr>
                          <m:sty m:val="p"/>
                        </m:rPr>
                        <w:rPr>
                          <w:rFonts w:ascii="Cambria Math" w:hAnsi="Cambria Math"/>
                          <w:sz w:val="24"/>
                          <w:szCs w:val="24"/>
                          <w:highlight w:val="yellow"/>
                        </w:rPr>
                        <m:t>0</m:t>
                      </m:r>
                      <m:ctrlPr>
                        <w:rPr>
                          <w:sz w:val="24"/>
                          <w:szCs w:val="24"/>
                        </w:rPr>
                      </m:ctrlPr>
                    </m:sub>
                  </m:sSub>
                  <m:ctrlPr>
                    <w:rPr>
                      <w:sz w:val="24"/>
                      <w:szCs w:val="24"/>
                    </w:rPr>
                  </m:ctrlPr>
                </m:den>
              </m:f>
              <m:r>
                <m:rPr>
                  <m:sty m:val="p"/>
                </m:rPr>
                <w:rPr>
                  <w:rFonts w:ascii="Cambria Math" w:hAnsi="Cambria Math"/>
                  <w:sz w:val="24"/>
                  <w:szCs w:val="24"/>
                  <w:highlight w:val="yellow"/>
                </w:rPr>
                <m:t>=</m:t>
              </m:r>
              <m:ctrlPr>
                <w:rPr>
                  <w:sz w:val="24"/>
                  <w:szCs w:val="24"/>
                </w:rPr>
              </m:ctrlPr>
            </m:fName>
            <m:e>
              <m:r>
                <m:rPr>
                  <m:sty m:val="p"/>
                </m:rPr>
                <w:rPr>
                  <w:rFonts w:ascii="Cambria Math" w:hAnsi="Cambria Math"/>
                  <w:sz w:val="24"/>
                  <w:szCs w:val="24"/>
                  <w:highlight w:val="yellow"/>
                </w:rPr>
                <m:t>-kt</m:t>
              </m:r>
              <m:ctrlPr>
                <w:rPr>
                  <w:sz w:val="24"/>
                  <w:szCs w:val="24"/>
                </w:rPr>
              </m:ctrlPr>
            </m:e>
          </m:func>
        </m:oMath>
      </m:oMathPara>
    </w:p>
    <w:p>
      <w:pPr>
        <w:pStyle w:val="style157"/>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r>
            <m:rPr>
              <m:sty m:val="p"/>
            </m:rPr>
            <w:rPr>
              <w:rFonts w:ascii="Cambria Math" w:hAnsi="Cambria Math"/>
              <w:sz w:val="24"/>
              <w:szCs w:val="24"/>
            </w:rPr>
            <m:t>=number of nuclei in the original sample(t=0)</m:t>
          </m:r>
        </m:oMath>
      </m:oMathPara>
    </w:p>
    <w:p>
      <w:pPr>
        <w:pStyle w:val="style157"/>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r>
            <m:rPr>
              <m:sty m:val="p"/>
            </m:rPr>
            <w:rPr>
              <w:rFonts w:ascii="Cambria Math" w:hAnsi="Cambria Math"/>
              <w:sz w:val="24"/>
              <w:szCs w:val="24"/>
            </w:rPr>
            <m:t>=number of nuclei decreases by decay after a period of time,t.</m:t>
          </m:r>
        </m:oMath>
      </m:oMathPara>
    </w:p>
    <w:p>
      <w:pPr>
        <w:pStyle w:val="style157"/>
        <w:rPr>
          <w:sz w:val="24"/>
          <w:szCs w:val="24"/>
        </w:rPr>
      </w:pPr>
      <m:oMathPara>
        <m:oMathParaPr>
          <m:jc m:val="left"/>
        </m:oMathParaPr>
        <m:oMath>
          <m:r>
            <m:rPr>
              <m:sty m:val="p"/>
            </m:rPr>
            <w:rPr>
              <w:rFonts w:ascii="Cambria Math" w:hAnsi="Cambria Math"/>
              <w:sz w:val="24"/>
              <w:szCs w:val="24"/>
            </w:rPr>
            <m:t xml:space="preserve">Hence, the fraction of nuclei remaining after time t is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ctrlPr>
                <w:rPr>
                  <w:sz w:val="24"/>
                  <w:szCs w:val="24"/>
                </w:rPr>
              </m:ctrlPr>
            </m:den>
          </m:f>
        </m:oMath>
      </m:oMathPara>
    </w:p>
    <w:p>
      <w:pPr>
        <w:pStyle w:val="style157"/>
        <w:rPr>
          <w:sz w:val="24"/>
          <w:szCs w:val="24"/>
        </w:rPr>
      </w:pPr>
      <w:r>
        <w:rPr>
          <w:sz w:val="24"/>
          <w:szCs w:val="24"/>
        </w:rPr>
        <w:t>Lets apply the above equation in one example; Phosphorus-32 is a radioactive isotope with half-life 0f 14.3 days. A biochemist has a vial(a glass bottle for storing medicine) containing a compound of phosphorus-32. If the compound is used in an experiment 5.5 days after the compound was prepared, what fraction of the radioactive isotope originally present remains.</w:t>
      </w:r>
    </w:p>
    <w:p>
      <w:pPr>
        <w:pStyle w:val="style157"/>
        <w:rPr>
          <w:sz w:val="24"/>
          <w:szCs w:val="24"/>
        </w:rPr>
      </w:pPr>
    </w:p>
    <w:p>
      <w:pPr>
        <w:pStyle w:val="style157"/>
        <w:rPr>
          <w:sz w:val="24"/>
          <w:szCs w:val="24"/>
        </w:rPr>
      </w:pPr>
      <w:r>
        <w:rPr>
          <w:sz w:val="24"/>
          <w:szCs w:val="24"/>
        </w:rPr>
        <w:t>Solution</w:t>
      </w:r>
    </w:p>
    <w:p>
      <w:pPr>
        <w:pStyle w:val="style157"/>
        <w:rPr>
          <w:sz w:val="24"/>
          <w:szCs w:val="24"/>
        </w:rPr>
      </w:pPr>
      <w:r>
        <w:rPr>
          <w:sz w:val="24"/>
          <w:szCs w:val="24"/>
        </w:rPr>
        <w:t xml:space="preserve">We can obtain the fraction remaining from the equation; </w:t>
      </w:r>
      <w:r>
        <w:rPr>
          <w:rFonts w:ascii="Cambria Math" w:hAnsi="Cambria Math"/>
          <w:sz w:val="24"/>
          <w:szCs w:val="24"/>
          <w:highlight w:val="yellow"/>
        </w:rPr>
        <w:br/>
      </w:r>
      <m:oMathPara>
        <m:oMath>
          <m:func>
            <m:funcPr>
              <m:ctrlPr>
                <w:rPr>
                  <w:rFonts w:ascii="Cambria Math" w:hAnsi="Cambria Math"/>
                  <w:sz w:val="24"/>
                  <w:szCs w:val="24"/>
                </w:rPr>
              </m:ctrlPr>
            </m:funcPr>
            <m:fName>
              <m:r>
                <m:rPr>
                  <m:sty m:val="p"/>
                </m:rPr>
                <w:rPr>
                  <w:rFonts w:ascii="Cambria Math" w:hAnsi="Cambria Math"/>
                  <w:sz w:val="24"/>
                  <w:szCs w:val="24"/>
                </w:rPr>
                <m:t>ln</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ctrlPr>
                    <w:rPr>
                      <w:sz w:val="24"/>
                      <w:szCs w:val="24"/>
                    </w:rPr>
                  </m:ctrlPr>
                </m:den>
              </m:f>
              <m:r>
                <m:rPr>
                  <m:sty m:val="p"/>
                </m:rPr>
                <w:rPr>
                  <w:rFonts w:ascii="Cambria Math" w:hAnsi="Cambria Math"/>
                  <w:sz w:val="24"/>
                  <w:szCs w:val="24"/>
                </w:rPr>
                <m:t>=</m:t>
              </m:r>
              <m:ctrlPr>
                <w:rPr>
                  <w:sz w:val="24"/>
                  <w:szCs w:val="24"/>
                </w:rPr>
              </m:ctrlPr>
            </m:fName>
            <m:e>
              <m:r>
                <m:rPr>
                  <m:sty m:val="p"/>
                </m:rPr>
                <w:rPr>
                  <w:rFonts w:ascii="Cambria Math" w:hAnsi="Cambria Math"/>
                  <w:sz w:val="24"/>
                  <w:szCs w:val="24"/>
                </w:rPr>
                <m:t>-kt</m:t>
              </m:r>
              <m:ctrlPr>
                <w:rPr>
                  <w:sz w:val="24"/>
                  <w:szCs w:val="24"/>
                </w:rPr>
              </m:ctrlPr>
            </m:e>
          </m:func>
        </m:oMath>
      </m:oMathPara>
    </w:p>
    <w:p>
      <w:pPr>
        <w:pStyle w:val="style157"/>
        <w:rPr>
          <w:sz w:val="24"/>
          <w:szCs w:val="24"/>
        </w:rPr>
      </w:pPr>
      <w:r>
        <w:rPr>
          <w:sz w:val="24"/>
          <w:szCs w:val="24"/>
        </w:rPr>
        <w:t xml:space="preserve">We substitute </w:t>
      </w:r>
      <m:oMath>
        <m:r>
          <m:rPr>
            <m:sty m:val="p"/>
          </m:rPr>
          <w:rPr>
            <w:rFonts w:ascii="Cambria Math" w:hAnsi="Cambria Math"/>
            <w:sz w:val="24"/>
            <w:szCs w:val="24"/>
          </w:rPr>
          <m:t>k=</m:t>
        </m:r>
        <m:f>
          <m:fPr>
            <m:type m:val="skw"/>
            <m:ctrlPr>
              <w:rPr>
                <w:rFonts w:ascii="Cambria Math" w:hAnsi="Cambria Math"/>
                <w:sz w:val="24"/>
                <w:szCs w:val="24"/>
              </w:rPr>
            </m:ctrlPr>
          </m:fPr>
          <m:num>
            <m:r>
              <m:rPr>
                <m:sty m:val="p"/>
              </m:rPr>
              <w:rPr>
                <w:rFonts w:ascii="Cambria Math" w:hAnsi="Cambria Math"/>
                <w:sz w:val="24"/>
                <w:szCs w:val="24"/>
              </w:rPr>
              <m:t>0.693</m:t>
            </m:r>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t</m:t>
                </m:r>
                <m:ctrlPr>
                  <w:rPr>
                    <w:sz w:val="24"/>
                    <w:szCs w:val="24"/>
                  </w:rPr>
                </m:ctrlPr>
              </m:e>
              <m:sub>
                <m:f>
                  <m:fPr>
                    <m:ctrlPr>
                      <w:rPr>
                        <w:rFonts w:ascii="Cambria Math" w:hAnsi="Cambria Math"/>
                        <w:sz w:val="24"/>
                        <w:szCs w:val="24"/>
                      </w:rPr>
                    </m:ctrlPr>
                  </m:fPr>
                  <m:num>
                    <m:r>
                      <m:rPr>
                        <m:sty m:val="p"/>
                      </m:rPr>
                      <w:rPr>
                        <w:rFonts w:ascii="Cambria Math" w:hAnsi="Cambria Math"/>
                        <w:sz w:val="24"/>
                        <w:szCs w:val="24"/>
                      </w:rPr>
                      <m:t>1</m:t>
                    </m:r>
                    <m:ctrlPr>
                      <w:rPr>
                        <w:sz w:val="24"/>
                        <w:szCs w:val="24"/>
                      </w:rPr>
                    </m:ctrlPr>
                  </m:num>
                  <m:den>
                    <m:r>
                      <m:rPr>
                        <m:sty m:val="p"/>
                      </m:rPr>
                      <w:rPr>
                        <w:rFonts w:ascii="Cambria Math" w:hAnsi="Cambria Math"/>
                        <w:sz w:val="24"/>
                        <w:szCs w:val="24"/>
                      </w:rPr>
                      <m:t>2</m:t>
                    </m:r>
                    <m:ctrlPr>
                      <w:rPr>
                        <w:sz w:val="24"/>
                        <w:szCs w:val="24"/>
                      </w:rPr>
                    </m:ctrlPr>
                  </m:den>
                </m:f>
                <m:ctrlPr>
                  <w:rPr>
                    <w:sz w:val="24"/>
                    <w:szCs w:val="24"/>
                  </w:rPr>
                </m:ctrlPr>
              </m:sub>
            </m:sSub>
            <m:ctrlPr>
              <w:rPr>
                <w:sz w:val="24"/>
                <w:szCs w:val="24"/>
              </w:rPr>
            </m:ctrlPr>
          </m:den>
        </m:f>
      </m:oMath>
    </w:p>
    <w:p>
      <w:pPr>
        <w:pStyle w:val="style157"/>
        <w:rPr>
          <w:bCs/>
          <w:sz w:val="24"/>
          <w:szCs w:val="24"/>
        </w:rPr>
      </w:pPr>
      <m:oMathPara>
        <m:oMath>
          <m:r>
            <m:rPr>
              <m:sty m:val="p"/>
            </m:rPr>
            <w:rPr>
              <w:rFonts w:ascii="Cambria Math" w:hAnsi="Cambria Math"/>
              <w:sz w:val="24"/>
              <w:szCs w:val="24"/>
            </w:rPr>
            <m:t>ln</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0.693t</m:t>
              </m:r>
              <m:ctrlPr>
                <w:rPr>
                  <w:sz w:val="24"/>
                  <w:szCs w:val="24"/>
                </w:rPr>
              </m:ctrlPr>
            </m:num>
            <m:den>
              <m:sSub>
                <m:sSubPr>
                  <m:ctrlPr>
                    <w:rPr>
                      <w:rFonts w:ascii="Cambria Math" w:hAnsi="Cambria Math"/>
                      <w:bCs/>
                      <w:sz w:val="24"/>
                      <w:szCs w:val="24"/>
                    </w:rPr>
                  </m:ctrlPr>
                </m:sSubPr>
                <m:e>
                  <m:r>
                    <m:rPr>
                      <m:sty m:val="p"/>
                    </m:rPr>
                    <w:rPr>
                      <w:rFonts w:ascii="Cambria Math" w:hAnsi="Cambria Math"/>
                      <w:sz w:val="24"/>
                      <w:szCs w:val="24"/>
                    </w:rPr>
                    <m:t>t</m:t>
                  </m:r>
                  <m:ctrlPr>
                    <w:rPr>
                      <w:sz w:val="24"/>
                      <w:szCs w:val="24"/>
                    </w:rPr>
                  </m:ctrlPr>
                </m:e>
                <m:sub>
                  <m:f>
                    <m:fPr>
                      <m:type m:val="skw"/>
                      <m:ctrlPr>
                        <w:rPr>
                          <w:rFonts w:ascii="Cambria Math" w:hAnsi="Cambria Math"/>
                          <w:bCs/>
                          <w:sz w:val="24"/>
                          <w:szCs w:val="24"/>
                        </w:rPr>
                      </m:ctrlPr>
                    </m:fPr>
                    <m:num>
                      <m:r>
                        <m:rPr>
                          <m:sty m:val="p"/>
                        </m:rPr>
                        <w:rPr>
                          <w:rFonts w:ascii="Cambria Math" w:hAnsi="Cambria Math"/>
                          <w:sz w:val="24"/>
                          <w:szCs w:val="24"/>
                        </w:rPr>
                        <m:t>1</m:t>
                      </m:r>
                      <m:ctrlPr>
                        <w:rPr>
                          <w:sz w:val="24"/>
                          <w:szCs w:val="24"/>
                        </w:rPr>
                      </m:ctrlPr>
                    </m:num>
                    <m:den>
                      <m:r>
                        <m:rPr>
                          <m:sty m:val="p"/>
                        </m:rPr>
                        <w:rPr>
                          <w:rFonts w:ascii="Cambria Math" w:hAnsi="Cambria Math"/>
                          <w:sz w:val="24"/>
                          <w:szCs w:val="24"/>
                        </w:rPr>
                        <m:t>2</m:t>
                      </m:r>
                      <m:ctrlPr>
                        <w:rPr>
                          <w:sz w:val="24"/>
                          <w:szCs w:val="24"/>
                        </w:rPr>
                      </m:ctrlPr>
                    </m:den>
                  </m:f>
                  <m:ctrlPr>
                    <w:rPr>
                      <w:sz w:val="24"/>
                      <w:szCs w:val="24"/>
                    </w:rPr>
                  </m:ctrlPr>
                </m:sub>
              </m:sSub>
              <m:ctrlPr>
                <w:rPr>
                  <w:sz w:val="24"/>
                  <w:szCs w:val="24"/>
                </w:rPr>
              </m:ctrlPr>
            </m:den>
          </m:f>
        </m:oMath>
      </m:oMathPara>
    </w:p>
    <w:p>
      <w:pPr>
        <w:pStyle w:val="style157"/>
        <w:rPr>
          <w:bCs/>
          <w:sz w:val="24"/>
          <w:szCs w:val="24"/>
        </w:rPr>
      </w:pPr>
      <m:oMathPara>
        <m:oMathParaPr>
          <m:jc m:val="left"/>
        </m:oMathParaPr>
        <m:oMath>
          <m:r>
            <m:rPr>
              <m:sty m:val="p"/>
            </m:rPr>
            <w:rPr>
              <w:rFonts w:ascii="Cambria Math" w:hAnsi="Cambria Math"/>
              <w:sz w:val="24"/>
              <w:szCs w:val="24"/>
            </w:rPr>
            <m:t xml:space="preserve">t=5.5 days and </m:t>
          </m:r>
          <m:sSub>
            <m:sSubPr>
              <m:ctrlPr>
                <w:rPr>
                  <w:rFonts w:ascii="Cambria Math" w:hAnsi="Cambria Math"/>
                  <w:bCs/>
                  <w:sz w:val="24"/>
                  <w:szCs w:val="24"/>
                </w:rPr>
              </m:ctrlPr>
            </m:sSubPr>
            <m:e>
              <m:r>
                <m:rPr>
                  <m:sty m:val="p"/>
                </m:rPr>
                <w:rPr>
                  <w:rFonts w:ascii="Cambria Math" w:hAnsi="Cambria Math"/>
                  <w:sz w:val="24"/>
                  <w:szCs w:val="24"/>
                </w:rPr>
                <m:t>t</m:t>
              </m:r>
              <m:ctrlPr>
                <w:rPr>
                  <w:sz w:val="24"/>
                  <w:szCs w:val="24"/>
                </w:rPr>
              </m:ctrlPr>
            </m:e>
            <m:sub>
              <m:f>
                <m:fPr>
                  <m:type m:val="skw"/>
                  <m:ctrlPr>
                    <w:rPr>
                      <w:rFonts w:ascii="Cambria Math" w:hAnsi="Cambria Math"/>
                      <w:bCs/>
                      <w:sz w:val="24"/>
                      <w:szCs w:val="24"/>
                    </w:rPr>
                  </m:ctrlPr>
                </m:fPr>
                <m:num>
                  <m:r>
                    <m:rPr>
                      <m:sty m:val="p"/>
                    </m:rPr>
                    <w:rPr>
                      <w:rFonts w:ascii="Cambria Math" w:hAnsi="Cambria Math"/>
                      <w:sz w:val="24"/>
                      <w:szCs w:val="24"/>
                    </w:rPr>
                    <m:t>1</m:t>
                  </m:r>
                  <m:ctrlPr>
                    <w:rPr>
                      <w:sz w:val="24"/>
                      <w:szCs w:val="24"/>
                    </w:rPr>
                  </m:ctrlPr>
                </m:num>
                <m:den>
                  <m:r>
                    <m:rPr>
                      <m:sty m:val="p"/>
                    </m:rPr>
                    <w:rPr>
                      <w:rFonts w:ascii="Cambria Math" w:hAnsi="Cambria Math"/>
                      <w:sz w:val="24"/>
                      <w:szCs w:val="24"/>
                    </w:rPr>
                    <m:t>2</m:t>
                  </m:r>
                  <m:ctrlPr>
                    <w:rPr>
                      <w:sz w:val="24"/>
                      <w:szCs w:val="24"/>
                    </w:rPr>
                  </m:ctrlPr>
                </m:den>
              </m:f>
              <m:ctrlPr>
                <w:rPr>
                  <w:sz w:val="24"/>
                  <w:szCs w:val="24"/>
                </w:rPr>
              </m:ctrlPr>
            </m:sub>
          </m:sSub>
          <m:r>
            <m:rPr>
              <m:sty m:val="p"/>
            </m:rPr>
            <w:rPr>
              <w:rFonts w:ascii="Cambria Math" w:hAnsi="Cambria Math"/>
              <w:sz w:val="24"/>
              <w:szCs w:val="24"/>
            </w:rPr>
            <m:t>=14.3 days</m:t>
          </m:r>
        </m:oMath>
      </m:oMathPara>
    </w:p>
    <w:p>
      <w:pPr>
        <w:pStyle w:val="style157"/>
        <w:rPr>
          <w:sz w:val="24"/>
          <w:szCs w:val="24"/>
        </w:rPr>
      </w:pPr>
      <m:oMathPara>
        <m:oMathParaPr>
          <m:jc m:val="left"/>
        </m:oMathParaPr>
        <m:oMath>
          <m:r>
            <m:rPr>
              <m:sty m:val="p"/>
            </m:rPr>
            <w:rPr>
              <w:rFonts w:ascii="Cambria Math" w:hAnsi="Cambria Math"/>
              <w:sz w:val="24"/>
              <w:szCs w:val="24"/>
            </w:rPr>
            <m:t>ln</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ctrlPr>
                <w:rPr>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0.693×5.5</m:t>
              </m:r>
              <m:ctrlPr>
                <w:rPr>
                  <w:sz w:val="24"/>
                  <w:szCs w:val="24"/>
                </w:rPr>
              </m:ctrlPr>
            </m:num>
            <m:den>
              <m:r>
                <m:rPr>
                  <m:sty m:val="p"/>
                </m:rPr>
                <w:rPr>
                  <w:rFonts w:ascii="Cambria Math" w:hAnsi="Cambria Math"/>
                  <w:sz w:val="24"/>
                  <w:szCs w:val="24"/>
                </w:rPr>
                <m:t>14.3</m:t>
              </m:r>
              <m:ctrlPr>
                <w:rPr>
                  <w:sz w:val="24"/>
                  <w:szCs w:val="24"/>
                </w:rPr>
              </m:ctrlPr>
            </m:den>
          </m:f>
          <m:r>
            <m:rPr>
              <m:sty m:val="p"/>
            </m:rPr>
            <w:rPr>
              <w:rFonts w:ascii="Cambria Math" w:hAnsi="Cambria Math"/>
              <w:sz w:val="24"/>
              <w:szCs w:val="24"/>
            </w:rPr>
            <m:t>=-0.267</m:t>
          </m:r>
        </m:oMath>
      </m:oMathPara>
    </w:p>
    <w:p>
      <w:pPr>
        <w:pStyle w:val="style157"/>
        <w:rPr>
          <w:bCs/>
          <w:sz w:val="24"/>
          <w:szCs w:val="24"/>
        </w:rPr>
      </w:pPr>
      <m:oMathPara>
        <m:oMathParaPr>
          <m:jc m:val="left"/>
        </m:oMathParaPr>
        <m:oMath>
          <m:r>
            <m:rPr>
              <m:sty m:val="p"/>
            </m:rPr>
            <w:rPr>
              <w:rFonts w:ascii="Cambria Math" w:hAnsi="Cambria Math"/>
              <w:sz w:val="24"/>
              <w:szCs w:val="24"/>
            </w:rPr>
            <m:t>fraction remaining=</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t</m:t>
                  </m:r>
                  <m:ctrlPr>
                    <w:rPr>
                      <w:sz w:val="24"/>
                      <w:szCs w:val="24"/>
                    </w:rPr>
                  </m:ctrlPr>
                </m:sub>
              </m:sSub>
              <m:ctrlPr>
                <w:rPr>
                  <w:sz w:val="24"/>
                  <w:szCs w:val="24"/>
                </w:rPr>
              </m:ctrlPr>
            </m:num>
            <m:den>
              <m:sSub>
                <m:sSubPr>
                  <m:ctrlPr>
                    <w:rPr>
                      <w:rFonts w:ascii="Cambria Math" w:hAnsi="Cambria Math"/>
                      <w:sz w:val="24"/>
                      <w:szCs w:val="24"/>
                    </w:rPr>
                  </m:ctrlPr>
                </m:sSubPr>
                <m:e>
                  <m:r>
                    <m:rPr>
                      <m:sty m:val="p"/>
                    </m:rPr>
                    <w:rPr>
                      <w:rFonts w:ascii="Cambria Math" w:hAnsi="Cambria Math"/>
                      <w:sz w:val="24"/>
                      <w:szCs w:val="24"/>
                    </w:rPr>
                    <m:t>N</m:t>
                  </m:r>
                  <m:ctrlPr>
                    <w:rPr>
                      <w:sz w:val="24"/>
                      <w:szCs w:val="24"/>
                    </w:rPr>
                  </m:ctrlPr>
                </m:e>
                <m:sub>
                  <m:r>
                    <m:rPr>
                      <m:sty m:val="p"/>
                    </m:rPr>
                    <w:rPr>
                      <w:rFonts w:ascii="Cambria Math" w:hAnsi="Cambria Math"/>
                      <w:sz w:val="24"/>
                      <w:szCs w:val="24"/>
                    </w:rPr>
                    <m:t>0</m:t>
                  </m:r>
                  <m:ctrlPr>
                    <w:rPr>
                      <w:sz w:val="24"/>
                      <w:szCs w:val="24"/>
                    </w:rPr>
                  </m:ctrlPr>
                </m:sub>
              </m:sSub>
              <m:ctrlPr>
                <w:rPr>
                  <w:sz w:val="24"/>
                  <w:szCs w:val="24"/>
                </w:rPr>
              </m:ctrlPr>
            </m:den>
          </m:f>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e</m:t>
              </m:r>
              <m:ctrlPr>
                <w:rPr>
                  <w:sz w:val="24"/>
                  <w:szCs w:val="24"/>
                </w:rPr>
              </m:ctrlPr>
            </m:e>
            <m:sup>
              <m:r>
                <m:rPr>
                  <m:sty m:val="p"/>
                </m:rPr>
                <w:rPr>
                  <w:rFonts w:ascii="Cambria Math" w:hAnsi="Cambria Math"/>
                  <w:sz w:val="24"/>
                  <w:szCs w:val="24"/>
                </w:rPr>
                <m:t>-0.267</m:t>
              </m:r>
              <m:ctrlPr>
                <w:rPr>
                  <w:sz w:val="24"/>
                  <w:szCs w:val="24"/>
                </w:rPr>
              </m:ctrlPr>
            </m:sup>
          </m:sSup>
          <m:r>
            <m:rPr>
              <m:sty m:val="p"/>
            </m:rPr>
            <w:rPr>
              <w:rFonts w:ascii="Cambria Math" w:hAnsi="Cambria Math"/>
              <w:sz w:val="24"/>
              <w:szCs w:val="24"/>
            </w:rPr>
            <m:t>=0.766</m:t>
          </m:r>
        </m:oMath>
      </m:oMathPara>
    </w:p>
    <w:p>
      <w:pPr>
        <w:pStyle w:val="style157"/>
        <w:rPr>
          <w:sz w:val="24"/>
          <w:szCs w:val="24"/>
        </w:rPr>
      </w:pPr>
    </w:p>
    <w:p>
      <w:pPr>
        <w:pStyle w:val="style157"/>
        <w:rPr>
          <w:sz w:val="24"/>
          <w:szCs w:val="24"/>
        </w:rPr>
      </w:pPr>
    </w:p>
    <w:p>
      <w:pPr>
        <w:pStyle w:val="style157"/>
        <w:rPr>
          <w:b/>
          <w:bCs/>
          <w:sz w:val="24"/>
          <w:szCs w:val="24"/>
          <w:highlight w:val="none"/>
        </w:rPr>
      </w:pPr>
      <w:r>
        <w:rPr>
          <w:b/>
          <w:bCs/>
          <w:sz w:val="24"/>
          <w:szCs w:val="24"/>
          <w:highlight w:val="none"/>
        </w:rPr>
        <w:t>Biological Effects of Radiation</w:t>
      </w:r>
    </w:p>
    <w:p>
      <w:pPr>
        <w:pStyle w:val="style157"/>
        <w:rPr>
          <w:sz w:val="24"/>
          <w:szCs w:val="24"/>
        </w:rPr>
      </w:pPr>
    </w:p>
    <w:p>
      <w:pPr>
        <w:pStyle w:val="style157"/>
        <w:numPr>
          <w:ilvl w:val="0"/>
          <w:numId w:val="44"/>
        </w:numPr>
        <w:rPr>
          <w:sz w:val="24"/>
          <w:szCs w:val="24"/>
        </w:rPr>
      </w:pPr>
      <w:r>
        <w:rPr>
          <w:sz w:val="24"/>
          <w:szCs w:val="24"/>
        </w:rPr>
        <w:t>Alpha particles have the greatest mass of the three forms of radiation and tend to move the most slowly.</w:t>
      </w:r>
    </w:p>
    <w:p>
      <w:pPr>
        <w:pStyle w:val="style157"/>
        <w:numPr>
          <w:ilvl w:val="0"/>
          <w:numId w:val="44"/>
        </w:numPr>
        <w:rPr>
          <w:sz w:val="24"/>
          <w:szCs w:val="24"/>
        </w:rPr>
      </w:pPr>
      <w:r>
        <w:rPr>
          <w:sz w:val="24"/>
          <w:szCs w:val="24"/>
        </w:rPr>
        <w:t>“Slowly” is a relative term; they are still moving at a speed of about 30 million meters per second!</w:t>
      </w:r>
    </w:p>
    <w:p>
      <w:pPr>
        <w:pStyle w:val="style157"/>
        <w:numPr>
          <w:ilvl w:val="0"/>
          <w:numId w:val="44"/>
        </w:numPr>
        <w:rPr>
          <w:sz w:val="24"/>
          <w:szCs w:val="24"/>
        </w:rPr>
      </w:pPr>
      <w:r>
        <w:rPr>
          <w:sz w:val="24"/>
          <w:szCs w:val="24"/>
        </w:rPr>
        <w:t>External exposure to alpha particles is generally not very dangerous, as they are unable to penetrateskin.</w:t>
      </w:r>
    </w:p>
    <w:p>
      <w:pPr>
        <w:pStyle w:val="style157"/>
        <w:numPr>
          <w:ilvl w:val="0"/>
          <w:numId w:val="44"/>
        </w:numPr>
        <w:rPr>
          <w:sz w:val="24"/>
          <w:szCs w:val="24"/>
        </w:rPr>
      </w:pPr>
      <w:r>
        <w:rPr>
          <w:sz w:val="24"/>
          <w:szCs w:val="24"/>
        </w:rPr>
        <w:t>Beta particles have a very small mass compared to alpha particles and travel at much greater speeds.</w:t>
      </w:r>
    </w:p>
    <w:p>
      <w:pPr>
        <w:pStyle w:val="style157"/>
        <w:numPr>
          <w:ilvl w:val="0"/>
          <w:numId w:val="44"/>
        </w:numPr>
        <w:rPr>
          <w:sz w:val="24"/>
          <w:szCs w:val="24"/>
        </w:rPr>
      </w:pPr>
      <w:r>
        <w:rPr>
          <w:sz w:val="24"/>
          <w:szCs w:val="24"/>
        </w:rPr>
        <w:t>They have greater “penetrating power” and can cause severe burns upon prolonged exposure</w:t>
      </w:r>
    </w:p>
    <w:p>
      <w:pPr>
        <w:pStyle w:val="style157"/>
        <w:numPr>
          <w:ilvl w:val="0"/>
          <w:numId w:val="44"/>
        </w:numPr>
        <w:rPr>
          <w:sz w:val="24"/>
          <w:szCs w:val="24"/>
        </w:rPr>
      </w:pPr>
      <w:r>
        <w:rPr>
          <w:sz w:val="24"/>
          <w:szCs w:val="24"/>
        </w:rPr>
        <w:t>Gamma rays travel at the speed of light and possess relatively large amounts of energy, more than even.</w:t>
      </w:r>
    </w:p>
    <w:p>
      <w:pPr>
        <w:pStyle w:val="style157"/>
        <w:rPr>
          <w:b/>
          <w:bCs/>
          <w:sz w:val="24"/>
          <w:szCs w:val="24"/>
        </w:rPr>
      </w:pPr>
      <w:r>
        <w:rPr>
          <w:b/>
          <w:bCs/>
          <w:sz w:val="24"/>
          <w:szCs w:val="24"/>
        </w:rPr>
        <w:t>X-rays</w:t>
      </w:r>
    </w:p>
    <w:p>
      <w:pPr>
        <w:pStyle w:val="style157"/>
        <w:numPr>
          <w:ilvl w:val="0"/>
          <w:numId w:val="45"/>
        </w:numPr>
        <w:rPr>
          <w:sz w:val="24"/>
          <w:szCs w:val="24"/>
        </w:rPr>
      </w:pPr>
      <w:r>
        <w:rPr>
          <w:sz w:val="24"/>
          <w:szCs w:val="24"/>
        </w:rPr>
        <w:t>They can readily penetrate the skin and cause tremendous damage to the bodies cells and tissues.</w:t>
      </w:r>
    </w:p>
    <w:p>
      <w:pPr>
        <w:pStyle w:val="style157"/>
        <w:numPr>
          <w:ilvl w:val="0"/>
          <w:numId w:val="45"/>
        </w:numPr>
        <w:rPr>
          <w:sz w:val="24"/>
          <w:szCs w:val="24"/>
        </w:rPr>
      </w:pPr>
      <w:r>
        <w:rPr>
          <w:sz w:val="24"/>
          <w:szCs w:val="24"/>
        </w:rPr>
        <w:t>Excessive exposure to gamma rays may lead to severe illness, a greatly-increased probability ofdeveloping cancer, sterility, and even death</w:t>
      </w:r>
    </w:p>
    <w:p>
      <w:pPr>
        <w:pStyle w:val="style157"/>
        <w:numPr>
          <w:ilvl w:val="0"/>
          <w:numId w:val="45"/>
        </w:numPr>
        <w:rPr>
          <w:sz w:val="24"/>
          <w:szCs w:val="24"/>
        </w:rPr>
      </w:pPr>
      <w:r>
        <w:rPr>
          <w:sz w:val="24"/>
          <w:szCs w:val="24"/>
        </w:rPr>
        <w:t>Damage to an organism from radiation may be classified in two different ways</w:t>
      </w:r>
    </w:p>
    <w:p>
      <w:pPr>
        <w:pStyle w:val="style157"/>
        <w:numPr>
          <w:ilvl w:val="0"/>
          <w:numId w:val="45"/>
        </w:numPr>
        <w:rPr>
          <w:sz w:val="24"/>
          <w:szCs w:val="24"/>
        </w:rPr>
      </w:pPr>
      <w:r>
        <w:rPr>
          <w:sz w:val="24"/>
          <w:szCs w:val="24"/>
        </w:rPr>
        <w:t>Somatic damage is damage to the organism itself, such as burns, sickness, cancer and death.</w:t>
      </w:r>
    </w:p>
    <w:p>
      <w:pPr>
        <w:pStyle w:val="style157"/>
        <w:numPr>
          <w:ilvl w:val="0"/>
          <w:numId w:val="45"/>
        </w:numPr>
        <w:rPr>
          <w:sz w:val="24"/>
          <w:szCs w:val="24"/>
        </w:rPr>
      </w:pPr>
      <w:r>
        <w:rPr>
          <w:sz w:val="24"/>
          <w:szCs w:val="24"/>
        </w:rPr>
        <w:t>Genetic damage has an adverse effect on the offspring of organisms exposed to radiation.</w:t>
      </w:r>
    </w:p>
    <w:p>
      <w:pPr>
        <w:pStyle w:val="style157"/>
        <w:rPr>
          <w:sz w:val="24"/>
          <w:szCs w:val="24"/>
        </w:rPr>
      </w:pPr>
    </w:p>
    <w:p>
      <w:pPr>
        <w:pStyle w:val="style157"/>
        <w:rPr>
          <w:b/>
          <w:bCs/>
          <w:sz w:val="24"/>
          <w:szCs w:val="24"/>
        </w:rPr>
      </w:pPr>
      <w:r>
        <w:rPr>
          <w:b/>
          <w:bCs/>
          <w:sz w:val="24"/>
          <w:szCs w:val="24"/>
        </w:rPr>
        <w:t>Medical Uses of Radiation</w:t>
      </w:r>
    </w:p>
    <w:p>
      <w:pPr>
        <w:pStyle w:val="style157"/>
        <w:numPr>
          <w:ilvl w:val="0"/>
          <w:numId w:val="46"/>
        </w:numPr>
        <w:rPr>
          <w:sz w:val="24"/>
          <w:szCs w:val="24"/>
        </w:rPr>
      </w:pPr>
      <w:r>
        <w:rPr>
          <w:sz w:val="24"/>
          <w:szCs w:val="24"/>
        </w:rPr>
        <w:t>The damaging effects of radiation can be used to selectively destroy cancerous cells.</w:t>
      </w:r>
    </w:p>
    <w:p>
      <w:pPr>
        <w:pStyle w:val="style157"/>
        <w:numPr>
          <w:ilvl w:val="0"/>
          <w:numId w:val="46"/>
        </w:numPr>
        <w:rPr>
          <w:sz w:val="24"/>
          <w:szCs w:val="24"/>
        </w:rPr>
      </w:pPr>
      <w:r>
        <w:rPr>
          <w:sz w:val="24"/>
          <w:szCs w:val="24"/>
        </w:rPr>
        <w:t>A source of radiation may be implanted within a tumor, which is destroyed by exposure to the radiation.</w:t>
      </w:r>
    </w:p>
    <w:p>
      <w:pPr>
        <w:pStyle w:val="style157"/>
        <w:numPr>
          <w:ilvl w:val="0"/>
          <w:numId w:val="46"/>
        </w:numPr>
        <w:rPr>
          <w:sz w:val="24"/>
          <w:szCs w:val="24"/>
        </w:rPr>
      </w:pPr>
      <w:r>
        <w:rPr>
          <w:sz w:val="24"/>
          <w:szCs w:val="24"/>
        </w:rPr>
        <w:t>The radiation source has a relatively short half-live. Yttrium-90 is a good example, with a half-life of 64 hours.</w:t>
      </w:r>
    </w:p>
    <w:p>
      <w:pPr>
        <w:pStyle w:val="style157"/>
        <w:numPr>
          <w:ilvl w:val="0"/>
          <w:numId w:val="46"/>
        </w:numPr>
        <w:rPr>
          <w:sz w:val="24"/>
          <w:szCs w:val="24"/>
        </w:rPr>
      </w:pPr>
      <w:r>
        <w:rPr>
          <w:sz w:val="24"/>
          <w:szCs w:val="24"/>
        </w:rPr>
        <w:t>The radiation source is usually an alpha or beta particle emitter</w:t>
      </w:r>
    </w:p>
    <w:p>
      <w:pPr>
        <w:pStyle w:val="style157"/>
        <w:rPr>
          <w:sz w:val="24"/>
          <w:szCs w:val="24"/>
        </w:rPr>
      </w:pPr>
      <w:r>
        <w:rPr>
          <w:sz w:val="24"/>
          <w:szCs w:val="24"/>
        </w:rPr>
        <w:t>Specific regions of the body may be targeted with a fine beam of high energy gamma rays.</w:t>
      </w:r>
    </w:p>
    <w:p>
      <w:pPr>
        <w:pStyle w:val="style157"/>
        <w:numPr>
          <w:ilvl w:val="0"/>
          <w:numId w:val="47"/>
        </w:numPr>
        <w:rPr>
          <w:sz w:val="24"/>
          <w:szCs w:val="24"/>
        </w:rPr>
      </w:pPr>
      <w:r>
        <w:rPr>
          <w:sz w:val="24"/>
          <w:szCs w:val="24"/>
        </w:rPr>
        <w:t>The source of the gamma rays is external and is controlled to minimize damage to other regions ofthe body</w:t>
      </w:r>
    </w:p>
    <w:p>
      <w:pPr>
        <w:pStyle w:val="style157"/>
        <w:numPr>
          <w:ilvl w:val="0"/>
          <w:numId w:val="47"/>
        </w:numPr>
        <w:rPr>
          <w:sz w:val="24"/>
          <w:szCs w:val="24"/>
        </w:rPr>
      </w:pPr>
      <w:r>
        <w:rPr>
          <w:sz w:val="24"/>
          <w:szCs w:val="24"/>
        </w:rPr>
        <w:t>To diagnose certain medical problems, patients may be given a radiotracer, which containsradioisotopes that are absorbed in specific regions of the body.</w:t>
      </w:r>
    </w:p>
    <w:p>
      <w:pPr>
        <w:pStyle w:val="style157"/>
        <w:numPr>
          <w:ilvl w:val="0"/>
          <w:numId w:val="47"/>
        </w:numPr>
        <w:rPr>
          <w:sz w:val="24"/>
          <w:szCs w:val="24"/>
        </w:rPr>
      </w:pPr>
      <w:r>
        <w:rPr>
          <w:sz w:val="24"/>
          <w:szCs w:val="24"/>
        </w:rPr>
        <w:t>After the isotope has been absorbed, the patient undergoes a scanning procedure.</w:t>
      </w:r>
    </w:p>
    <w:p>
      <w:pPr>
        <w:pStyle w:val="style157"/>
        <w:numPr>
          <w:ilvl w:val="0"/>
          <w:numId w:val="47"/>
        </w:numPr>
        <w:rPr>
          <w:sz w:val="24"/>
          <w:szCs w:val="24"/>
        </w:rPr>
      </w:pPr>
      <w:r>
        <w:rPr>
          <w:sz w:val="24"/>
          <w:szCs w:val="24"/>
        </w:rPr>
        <w:t>The organ or structure being analyzed may then be readily visualized.</w:t>
      </w:r>
    </w:p>
    <w:p>
      <w:pPr>
        <w:pStyle w:val="style157"/>
        <w:rPr>
          <w:sz w:val="24"/>
          <w:szCs w:val="24"/>
        </w:rPr>
      </w:pPr>
    </w:p>
    <w:p>
      <w:pPr>
        <w:pStyle w:val="style157"/>
        <w:rPr>
          <w:b/>
          <w:bCs/>
          <w:sz w:val="24"/>
          <w:szCs w:val="24"/>
        </w:rPr>
      </w:pPr>
      <w:r>
        <w:rPr>
          <w:b/>
          <w:bCs/>
          <w:sz w:val="24"/>
          <w:szCs w:val="24"/>
        </w:rPr>
        <w:t>Radiotracers</w:t>
      </w:r>
    </w:p>
    <w:p>
      <w:pPr>
        <w:pStyle w:val="style157"/>
        <w:numPr>
          <w:ilvl w:val="0"/>
          <w:numId w:val="48"/>
        </w:numPr>
        <w:rPr>
          <w:sz w:val="24"/>
          <w:szCs w:val="24"/>
        </w:rPr>
      </w:pPr>
      <w:r>
        <w:rPr>
          <w:sz w:val="24"/>
          <w:szCs w:val="24"/>
        </w:rPr>
        <w:t>The thyroid gland readily absorbs iodine-131</w:t>
      </w:r>
    </w:p>
    <w:p>
      <w:pPr>
        <w:pStyle w:val="style157"/>
        <w:numPr>
          <w:ilvl w:val="0"/>
          <w:numId w:val="48"/>
        </w:numPr>
        <w:rPr>
          <w:sz w:val="24"/>
          <w:szCs w:val="24"/>
        </w:rPr>
      </w:pPr>
      <w:r>
        <w:rPr>
          <w:sz w:val="24"/>
          <w:szCs w:val="24"/>
        </w:rPr>
        <w:t>A hyperthyroid condition is demonstrated when the patient absorbs an excessive amount of theradioisotope.</w:t>
      </w:r>
    </w:p>
    <w:p>
      <w:pPr>
        <w:pStyle w:val="style157"/>
        <w:numPr>
          <w:ilvl w:val="0"/>
          <w:numId w:val="48"/>
        </w:numPr>
        <w:rPr>
          <w:sz w:val="24"/>
          <w:szCs w:val="24"/>
        </w:rPr>
      </w:pPr>
      <w:r>
        <w:rPr>
          <w:sz w:val="24"/>
          <w:szCs w:val="24"/>
        </w:rPr>
        <w:t>A hypothyroid condition is diagnosed when too little of the iodine-131 is absorbed.</w:t>
      </w:r>
    </w:p>
    <w:p>
      <w:pPr>
        <w:pStyle w:val="style157"/>
        <w:numPr>
          <w:ilvl w:val="0"/>
          <w:numId w:val="48"/>
        </w:numPr>
        <w:rPr>
          <w:sz w:val="24"/>
          <w:szCs w:val="24"/>
        </w:rPr>
      </w:pPr>
      <w:r>
        <w:rPr>
          <w:sz w:val="24"/>
          <w:szCs w:val="24"/>
        </w:rPr>
        <w:t>Technetium-99 is commonly used to produce brain scans</w:t>
      </w:r>
    </w:p>
    <w:p>
      <w:pPr>
        <w:pStyle w:val="style157"/>
        <w:numPr>
          <w:ilvl w:val="0"/>
          <w:numId w:val="48"/>
        </w:numPr>
        <w:rPr>
          <w:sz w:val="24"/>
          <w:szCs w:val="24"/>
        </w:rPr>
      </w:pPr>
      <w:r>
        <w:rPr>
          <w:sz w:val="24"/>
          <w:szCs w:val="24"/>
        </w:rPr>
        <w:t>This isotope also accumulates in brain tumors, allowing for easier identification.</w:t>
      </w:r>
    </w:p>
    <w:p>
      <w:pPr>
        <w:pStyle w:val="style157"/>
        <w:numPr>
          <w:ilvl w:val="0"/>
          <w:numId w:val="48"/>
        </w:numPr>
        <w:rPr>
          <w:sz w:val="24"/>
          <w:szCs w:val="24"/>
        </w:rPr>
      </w:pPr>
      <w:r>
        <w:rPr>
          <w:sz w:val="24"/>
          <w:szCs w:val="24"/>
        </w:rPr>
        <w:t>Gaseous samples of the isotope xenon-133 may be used to assess proper lung function.</w:t>
      </w:r>
    </w:p>
    <w:p>
      <w:pPr>
        <w:pStyle w:val="style157"/>
        <w:rPr>
          <w:sz w:val="24"/>
          <w:szCs w:val="24"/>
        </w:rPr>
      </w:pPr>
    </w:p>
    <w:p>
      <w:pPr>
        <w:pStyle w:val="style157"/>
        <w:rPr>
          <w:b/>
          <w:bCs/>
          <w:sz w:val="24"/>
          <w:szCs w:val="24"/>
          <w:highlight w:val="none"/>
        </w:rPr>
      </w:pPr>
      <w:r>
        <w:rPr>
          <w:b/>
          <w:bCs/>
          <w:sz w:val="24"/>
          <w:szCs w:val="24"/>
          <w:highlight w:val="none"/>
        </w:rPr>
        <w:t>Radiation detection</w:t>
      </w:r>
    </w:p>
    <w:p>
      <w:pPr>
        <w:pStyle w:val="style157"/>
        <w:rPr>
          <w:sz w:val="24"/>
          <w:szCs w:val="24"/>
        </w:rPr>
      </w:pPr>
      <w:r>
        <w:rPr>
          <w:sz w:val="24"/>
          <w:szCs w:val="24"/>
        </w:rPr>
        <w:t xml:space="preserve">Two types of devices – ionization counters and scintillation counters- are used to count particles emitted from radioactive nuclei and other nuclear processes. </w:t>
      </w:r>
    </w:p>
    <w:p>
      <w:pPr>
        <w:pStyle w:val="style157"/>
        <w:numPr>
          <w:ilvl w:val="0"/>
          <w:numId w:val="71"/>
        </w:numPr>
        <w:rPr>
          <w:sz w:val="24"/>
          <w:szCs w:val="24"/>
        </w:rPr>
      </w:pPr>
      <w:r>
        <w:rPr>
          <w:sz w:val="24"/>
          <w:szCs w:val="24"/>
        </w:rPr>
        <w:t xml:space="preserve">Ionization counters detect the production of ions in matter. </w:t>
      </w:r>
    </w:p>
    <w:p>
      <w:pPr>
        <w:pStyle w:val="style157"/>
        <w:numPr>
          <w:ilvl w:val="0"/>
          <w:numId w:val="71"/>
        </w:numPr>
        <w:rPr>
          <w:sz w:val="24"/>
          <w:szCs w:val="24"/>
        </w:rPr>
      </w:pPr>
      <w:r>
        <w:rPr>
          <w:sz w:val="24"/>
          <w:szCs w:val="24"/>
        </w:rPr>
        <w:t>Scintillation counters detect the production of scintillation, or flashes of light. A scintillation counter is a device that detects nuclear radiation from flashes of light generated in a material by the radiation.</w:t>
      </w:r>
    </w:p>
    <w:p>
      <w:pPr>
        <w:pStyle w:val="style157"/>
        <w:numPr>
          <w:ilvl w:val="0"/>
          <w:numId w:val="71"/>
        </w:numPr>
        <w:rPr>
          <w:sz w:val="24"/>
          <w:szCs w:val="24"/>
        </w:rPr>
      </w:pPr>
      <w:r>
        <w:rPr>
          <w:sz w:val="24"/>
          <w:szCs w:val="24"/>
        </w:rPr>
        <w:t xml:space="preserve">A Geiger counter is a kind of ionization counter used to count particles emitted by radioactive nuclei, consists of a metal tube filled with gas, such as argon. </w:t>
      </w:r>
    </w:p>
    <w:p>
      <w:pPr>
        <w:pStyle w:val="style157"/>
        <w:numPr>
          <w:ilvl w:val="0"/>
          <w:numId w:val="71"/>
        </w:numPr>
        <w:rPr>
          <w:sz w:val="24"/>
          <w:szCs w:val="24"/>
        </w:rPr>
      </w:pPr>
      <w:r>
        <w:rPr>
          <w:sz w:val="24"/>
          <w:szCs w:val="24"/>
        </w:rPr>
        <w:t>A phosphor is a substance that emits flashes of light when struck by radiation. Rutherford used zinc sulphide as a phosphor to detect alpha particles.</w:t>
      </w:r>
    </w:p>
    <w:p>
      <w:pPr>
        <w:pStyle w:val="style157"/>
        <w:rPr>
          <w:sz w:val="24"/>
          <w:szCs w:val="24"/>
        </w:rPr>
      </w:pPr>
    </w:p>
    <w:p>
      <w:pPr>
        <w:pStyle w:val="style157"/>
        <w:rPr>
          <w:sz w:val="24"/>
          <w:szCs w:val="24"/>
        </w:rPr>
      </w:pPr>
      <w:r>
        <w:rPr>
          <w:b/>
          <w:bCs/>
          <w:sz w:val="24"/>
          <w:szCs w:val="24"/>
        </w:rPr>
        <w:t xml:space="preserve">NUCLEAR STABILITY: </w:t>
      </w:r>
      <w:r>
        <w:rPr>
          <w:sz w:val="24"/>
          <w:szCs w:val="24"/>
        </w:rPr>
        <w:t xml:space="preserve">Nuclei with 2,8,20,28,50,82 and 126 protons are especially stable (analogous to inert gases) and these numbers are termed magic numbers. i.e nuclei with these proton numbers are not radioactive(unstable).  </w:t>
      </w:r>
    </w:p>
    <w:p>
      <w:pPr>
        <w:pStyle w:val="style157"/>
        <w:rPr>
          <w:sz w:val="24"/>
          <w:szCs w:val="24"/>
          <w:highlight w:val="green"/>
        </w:rPr>
      </w:pPr>
    </w:p>
    <w:p>
      <w:pPr>
        <w:pStyle w:val="style157"/>
        <w:rPr>
          <w:b/>
          <w:bCs/>
          <w:sz w:val="24"/>
          <w:szCs w:val="24"/>
          <w:highlight w:val="none"/>
        </w:rPr>
      </w:pPr>
      <w:r>
        <w:rPr>
          <w:b/>
          <w:bCs/>
          <w:sz w:val="24"/>
          <w:szCs w:val="24"/>
          <w:highlight w:val="none"/>
        </w:rPr>
        <w:t>NUCLEAR REACTIONS</w:t>
      </w:r>
    </w:p>
    <w:p>
      <w:pPr>
        <w:pStyle w:val="style157"/>
        <w:rPr>
          <w:sz w:val="24"/>
          <w:szCs w:val="24"/>
        </w:rPr>
      </w:pPr>
      <w:r>
        <w:rPr>
          <w:sz w:val="24"/>
          <w:szCs w:val="24"/>
          <w:highlight w:val="none"/>
        </w:rPr>
        <w:t>(nuclear fission and nuclear fus</w:t>
      </w:r>
      <w:r>
        <w:rPr>
          <w:sz w:val="24"/>
          <w:szCs w:val="24"/>
        </w:rPr>
        <w:t xml:space="preserve">ion): A nuclear reaction in which a heavy nucleus splits into lighter nuclei and energy is released is called </w:t>
      </w:r>
      <m:oMath>
        <m:r>
          <m:rPr>
            <m:sty m:val="p"/>
          </m:rPr>
          <w:rPr>
            <w:rFonts w:ascii="Cambria Math" w:hAnsi="Cambria Math"/>
            <w:sz w:val="24"/>
            <w:szCs w:val="24"/>
          </w:rPr>
          <m:t>nuclear fission</m:t>
        </m:r>
      </m:oMath>
      <w:r>
        <w:rPr>
          <w:sz w:val="24"/>
          <w:szCs w:val="24"/>
        </w:rPr>
        <w:t xml:space="preserve">. E.g decay californium-252 and Uranium-235. </w:t>
      </w:r>
    </w:p>
    <w:p>
      <w:pPr>
        <w:pStyle w:val="style157"/>
        <w:rPr>
          <w:sz w:val="24"/>
          <w:szCs w:val="24"/>
        </w:rPr>
      </w:pPr>
    </w:p>
    <w:p>
      <w:pPr>
        <w:pStyle w:val="style157"/>
        <w:rPr>
          <w:sz w:val="24"/>
          <w:szCs w:val="24"/>
        </w:rPr>
      </w:pPr>
    </w:p>
    <w:p>
      <w:pPr>
        <w:pStyle w:val="style157"/>
        <w:rPr>
          <w:sz w:val="24"/>
          <w:szCs w:val="24"/>
        </w:rPr>
      </w:pPr>
      <w:r>
        <w:rPr>
          <w:noProof/>
          <w:sz w:val="24"/>
          <w:szCs w:val="24"/>
        </w:rPr>
        <w:drawing>
          <wp:inline distL="0" distT="0" distB="0" distR="0">
            <wp:extent cx="3232597" cy="341435"/>
            <wp:effectExtent l="0" t="0" r="0" b="1905"/>
            <wp:docPr id="1126" name="Picture 71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7177"/>
                    <pic:cNvPicPr/>
                  </pic:nvPicPr>
                  <pic:blipFill>
                    <a:blip r:embed="rId62" cstate="print"/>
                    <a:srcRect l="0" t="0" r="0" b="0"/>
                    <a:stretch/>
                  </pic:blipFill>
                  <pic:spPr>
                    <a:xfrm rot="0">
                      <a:off x="0" y="0"/>
                      <a:ext cx="3232597" cy="341435"/>
                    </a:xfrm>
                    <a:prstGeom prst="rect"/>
                    <a:ln>
                      <a:noFill/>
                    </a:ln>
                  </pic:spPr>
                </pic:pic>
              </a:graphicData>
            </a:graphic>
          </wp:inline>
        </w:drawing>
      </w:r>
    </w:p>
    <w:p>
      <w:pPr>
        <w:pStyle w:val="style157"/>
        <w:rPr>
          <w:sz w:val="24"/>
          <w:szCs w:val="24"/>
        </w:rPr>
      </w:pPr>
    </w:p>
    <w:p>
      <w:pPr>
        <w:pStyle w:val="style157"/>
        <w:rPr>
          <w:sz w:val="24"/>
          <w:szCs w:val="24"/>
        </w:rPr>
      </w:pPr>
      <w:r>
        <w:rPr>
          <w:noProof/>
          <w:sz w:val="24"/>
          <w:szCs w:val="24"/>
        </w:rPr>
        <w:drawing>
          <wp:inline distL="0" distT="0" distB="0" distR="0">
            <wp:extent cx="3457977" cy="1857545"/>
            <wp:effectExtent l="0" t="0" r="9525" b="0"/>
            <wp:docPr id="1127" name="Picture 1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90"/>
                    <pic:cNvPicPr/>
                  </pic:nvPicPr>
                  <pic:blipFill>
                    <a:blip r:embed="rId63" cstate="print"/>
                    <a:srcRect l="0" t="0" r="0" b="0"/>
                    <a:stretch/>
                  </pic:blipFill>
                  <pic:spPr>
                    <a:xfrm rot="0">
                      <a:off x="0" y="0"/>
                      <a:ext cx="3457977" cy="1857545"/>
                    </a:xfrm>
                    <a:prstGeom prst="rect"/>
                    <a:ln>
                      <a:noFill/>
                    </a:ln>
                  </pic:spPr>
                </pic:pic>
              </a:graphicData>
            </a:graphic>
          </wp:inline>
        </w:drawing>
      </w:r>
    </w:p>
    <w:p>
      <w:pPr>
        <w:pStyle w:val="style157"/>
        <w:rPr>
          <w:rFonts w:ascii="Cambria Math" w:hAnsi="Cambria Math"/>
          <w:b/>
          <w:bCs/>
          <w:sz w:val="24"/>
          <w:szCs w:val="24"/>
        </w:rPr>
      </w:pPr>
      <m:oMathPara>
        <m:oMathParaPr>
          <m:jc m:val="left"/>
        </m:oMathParaPr>
        <m:oMath>
          <m:r>
            <m:rPr>
              <m:sty m:val="p"/>
            </m:rPr>
            <w:rPr>
              <w:rFonts w:ascii="Cambria Math" w:hAnsi="Cambria Math"/>
              <w:b/>
              <w:bCs/>
              <w:sz w:val="24"/>
              <w:szCs w:val="24"/>
            </w:rPr>
            <m:t>Fission</m:t>
          </m:r>
        </m:oMath>
      </m:oMathPara>
    </w:p>
    <w:p>
      <w:pPr>
        <w:pStyle w:val="style157"/>
        <w:rPr>
          <w:sz w:val="24"/>
          <w:szCs w:val="24"/>
        </w:rPr>
      </w:pPr>
    </w:p>
    <w:p>
      <w:pPr>
        <w:pStyle w:val="style157"/>
        <w:rPr>
          <w:sz w:val="24"/>
          <w:szCs w:val="24"/>
        </w:rPr>
      </w:pPr>
    </w:p>
    <w:p>
      <w:pPr>
        <w:pStyle w:val="style157"/>
        <w:rPr>
          <w:sz w:val="24"/>
          <w:szCs w:val="24"/>
        </w:rPr>
      </w:pPr>
      <m:oMath>
        <m:r>
          <m:rPr>
            <m:sty m:val="p"/>
          </m:rPr>
          <w:rPr>
            <w:rFonts w:ascii="Cambria Math" w:hAnsi="Cambria Math"/>
            <w:sz w:val="24"/>
            <w:szCs w:val="24"/>
          </w:rPr>
          <m:t>Nuclear fusion</m:t>
        </m:r>
      </m:oMath>
      <w:r>
        <w:rPr>
          <w:sz w:val="24"/>
          <w:szCs w:val="24"/>
        </w:rPr>
        <w:t xml:space="preserve"> is a nuclear reaction in which light nuclei combine to give a stable, heavier nucleus plus possible several neutrons, and energy is released. E.g </w:t>
      </w:r>
    </w:p>
    <w:p>
      <w:pPr>
        <w:pStyle w:val="style157"/>
        <w:numPr>
          <w:ilvl w:val="0"/>
          <w:numId w:val="73"/>
        </w:numPr>
        <w:rPr>
          <w:sz w:val="24"/>
          <w:szCs w:val="24"/>
        </w:rPr>
      </w:pPr>
      <m:oMath>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2</m:t>
            </m:r>
            <m:ctrlPr>
              <w:rPr>
                <w:sz w:val="24"/>
                <w:szCs w:val="24"/>
              </w:rPr>
            </m:ctrlPr>
          </m:sup>
          <m:e>
            <m:r>
              <m:rPr>
                <m:sty m:val="p"/>
              </m:rPr>
              <w:rPr>
                <w:rFonts w:ascii="Cambria Math" w:hAnsi="Cambria Math"/>
                <w:sz w:val="24"/>
                <w:szCs w:val="24"/>
              </w:rPr>
              <m:t>H+</m:t>
            </m:r>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3</m:t>
                </m:r>
                <m:ctrlPr>
                  <w:rPr>
                    <w:sz w:val="24"/>
                    <w:szCs w:val="24"/>
                  </w:rPr>
                </m:ctrlPr>
              </m:sup>
              <m:e>
                <m:r>
                  <m:rPr>
                    <m:sty m:val="p"/>
                  </m:rPr>
                  <w:rPr>
                    <w:rFonts w:ascii="Cambria Math" w:hAnsi="Cambria Math"/>
                    <w:sz w:val="24"/>
                    <w:szCs w:val="24"/>
                  </w:rPr>
                  <m:t>H→</m:t>
                </m:r>
                <m:sPre>
                  <m:sPrePr>
                    <m:ctrlPr>
                      <w:rPr>
                        <w:rFonts w:ascii="Cambria Math" w:hAnsi="Cambria Math"/>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m:t>
                    </m:r>
                    <m:ctrlPr>
                      <w:rPr>
                        <w:sz w:val="24"/>
                        <w:szCs w:val="24"/>
                      </w:rPr>
                    </m:ctrlPr>
                  </m:e>
                </m:sPre>
                <m:ctrlPr>
                  <w:rPr>
                    <w:sz w:val="24"/>
                    <w:szCs w:val="24"/>
                  </w:rPr>
                </m:ctrlPr>
              </m:e>
            </m:sPre>
            <m:ctrlPr>
              <w:rPr>
                <w:sz w:val="24"/>
                <w:szCs w:val="24"/>
              </w:rPr>
            </m:ctrlPr>
          </m:e>
        </m:sPre>
      </m:oMath>
    </w:p>
    <w:p>
      <w:pPr>
        <w:pStyle w:val="style157"/>
        <w:rPr>
          <w:sz w:val="24"/>
          <w:szCs w:val="24"/>
        </w:rPr>
      </w:pPr>
    </w:p>
    <w:p>
      <w:pPr>
        <w:pStyle w:val="style157"/>
        <w:numPr>
          <w:ilvl w:val="0"/>
          <w:numId w:val="73"/>
        </w:numPr>
        <w:rPr>
          <w:sz w:val="24"/>
          <w:szCs w:val="24"/>
        </w:rPr>
      </w:pPr>
      <m:oMath>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H+</m:t>
            </m:r>
            <m:ctrlPr>
              <w:rPr>
                <w:sz w:val="24"/>
                <w:szCs w:val="24"/>
              </w:rPr>
            </m:ctrlPr>
          </m:e>
        </m:sPre>
        <m:sPre>
          <m:sPrePr>
            <m:ctrlPr>
              <w:rPr>
                <w:rFonts w:ascii="Cambria Math" w:hAnsi="Cambria Math"/>
                <w:sz w:val="24"/>
                <w:szCs w:val="24"/>
              </w:rPr>
            </m:ctrlPr>
          </m:sPrePr>
          <m:sub>
            <m:r>
              <m:rPr>
                <m:sty m:val="p"/>
              </m:rPr>
              <w:rPr>
                <w:rFonts w:ascii="Cambria Math" w:hAnsi="Cambria Math"/>
                <w:sz w:val="24"/>
                <w:szCs w:val="24"/>
              </w:rPr>
              <m:t>3</m:t>
            </m:r>
            <m:ctrlPr>
              <w:rPr>
                <w:sz w:val="24"/>
                <w:szCs w:val="24"/>
              </w:rPr>
            </m:ctrlPr>
          </m:sub>
          <m:sup>
            <m:r>
              <m:rPr>
                <m:sty m:val="p"/>
              </m:rPr>
              <w:rPr>
                <w:rFonts w:ascii="Cambria Math" w:hAnsi="Cambria Math"/>
                <w:sz w:val="24"/>
                <w:szCs w:val="24"/>
              </w:rPr>
              <m:t>7</m:t>
            </m:r>
            <m:ctrlPr>
              <w:rPr>
                <w:sz w:val="24"/>
                <w:szCs w:val="24"/>
              </w:rPr>
            </m:ctrlPr>
          </m:sup>
          <m:e>
            <m:r>
              <m:rPr>
                <m:sty m:val="p"/>
              </m:rPr>
              <w:rPr>
                <w:rFonts w:ascii="Cambria Math" w:hAnsi="Cambria Math"/>
                <w:sz w:val="24"/>
                <w:szCs w:val="24"/>
              </w:rPr>
              <m:t>Li→2</m:t>
            </m:r>
            <m:sPre>
              <m:sPrePr>
                <m:ctrlPr>
                  <w:rPr>
                    <w:rFonts w:ascii="Cambria Math" w:hAnsi="Cambria Math"/>
                    <w:sz w:val="24"/>
                    <w:szCs w:val="24"/>
                  </w:rPr>
                </m:ctrlPr>
              </m:sPrePr>
              <m:sub>
                <m:r>
                  <m:rPr>
                    <m:sty m:val="p"/>
                  </m:rPr>
                  <w:rPr>
                    <w:rFonts w:ascii="Cambria Math" w:hAnsi="Cambria Math"/>
                    <w:sz w:val="24"/>
                    <w:szCs w:val="24"/>
                  </w:rPr>
                  <m:t>2</m:t>
                </m:r>
                <m:ctrlPr>
                  <w:rPr>
                    <w:sz w:val="24"/>
                    <w:szCs w:val="24"/>
                  </w:rPr>
                </m:ctrlPr>
              </m:sub>
              <m:sup>
                <m:r>
                  <m:rPr>
                    <m:sty m:val="p"/>
                  </m:rPr>
                  <w:rPr>
                    <w:rFonts w:ascii="Cambria Math" w:hAnsi="Cambria Math"/>
                    <w:sz w:val="24"/>
                    <w:szCs w:val="24"/>
                  </w:rPr>
                  <m:t>4</m:t>
                </m:r>
                <m:ctrlPr>
                  <w:rPr>
                    <w:sz w:val="24"/>
                    <w:szCs w:val="24"/>
                  </w:rPr>
                </m:ctrlPr>
              </m:sup>
              <m:e>
                <m:r>
                  <m:rPr>
                    <m:sty m:val="p"/>
                  </m:rPr>
                  <w:rPr>
                    <w:rFonts w:ascii="Cambria Math" w:hAnsi="Cambria Math"/>
                    <w:sz w:val="24"/>
                    <w:szCs w:val="24"/>
                  </w:rPr>
                  <m:t>He+Energy</m:t>
                </m:r>
                <m:ctrlPr>
                  <w:rPr>
                    <w:sz w:val="24"/>
                    <w:szCs w:val="24"/>
                  </w:rPr>
                </m:ctrlPr>
              </m:e>
            </m:sPre>
            <m:ctrlPr>
              <w:rPr>
                <w:sz w:val="24"/>
                <w:szCs w:val="24"/>
              </w:rPr>
            </m:ctrlPr>
          </m:e>
        </m:sPre>
      </m:oMath>
    </w:p>
    <w:p>
      <w:pPr>
        <w:pStyle w:val="style157"/>
        <w:rPr>
          <w:sz w:val="24"/>
          <w:szCs w:val="24"/>
        </w:rPr>
      </w:pPr>
    </w:p>
    <w:p>
      <w:pPr>
        <w:pStyle w:val="style157"/>
        <w:rPr>
          <w:sz w:val="24"/>
          <w:szCs w:val="24"/>
        </w:rPr>
      </w:pPr>
    </w:p>
    <w:p>
      <w:pPr>
        <w:pStyle w:val="style157"/>
        <w:rPr>
          <w:b/>
          <w:bCs/>
          <w:sz w:val="24"/>
          <w:szCs w:val="24"/>
        </w:rPr>
      </w:pPr>
      <w:r>
        <w:rPr>
          <w:b/>
          <w:bCs/>
          <w:sz w:val="24"/>
          <w:szCs w:val="24"/>
        </w:rPr>
        <w:t xml:space="preserve">BINDING ENERGY AND MASS </w:t>
      </w:r>
      <w:r>
        <w:rPr>
          <w:b/>
          <w:bCs/>
          <w:sz w:val="24"/>
          <w:szCs w:val="24"/>
          <w:lang w:val="en-US"/>
        </w:rPr>
        <w:t>D</w:t>
      </w:r>
      <w:r>
        <w:rPr>
          <w:b/>
          <w:bCs/>
          <w:sz w:val="24"/>
          <w:szCs w:val="24"/>
        </w:rPr>
        <w:t>EFFECT</w:t>
      </w:r>
    </w:p>
    <w:p>
      <w:pPr>
        <w:pStyle w:val="style0"/>
        <w:numPr>
          <w:ilvl w:val="0"/>
          <w:numId w:val="77"/>
        </w:numPr>
        <w:autoSpaceDE w:val="false"/>
        <w:autoSpaceDN w:val="false"/>
        <w:adjustRightInd w:val="false"/>
        <w:spacing w:after="0" w:lineRule="auto" w:line="240"/>
        <w:rPr>
          <w:rFonts w:cs="ArialMT"/>
          <w:iCs/>
          <w:sz w:val="24"/>
          <w:szCs w:val="24"/>
        </w:rPr>
      </w:pPr>
      <w:r>
        <w:rPr>
          <w:rFonts w:cs="ArialMT"/>
          <w:i/>
          <w:iCs/>
          <w:sz w:val="24"/>
          <w:szCs w:val="24"/>
        </w:rPr>
        <w:t>Binding energy</w:t>
      </w:r>
      <w:r>
        <w:rPr>
          <w:rFonts w:cs="ArialMT"/>
          <w:iCs/>
          <w:sz w:val="24"/>
          <w:szCs w:val="24"/>
        </w:rPr>
        <w:t>is the amount of energy that holds a nucleus together, and therefore,</w:t>
      </w:r>
    </w:p>
    <w:p>
      <w:pPr>
        <w:pStyle w:val="style0"/>
        <w:autoSpaceDE w:val="false"/>
        <w:autoSpaceDN w:val="false"/>
        <w:adjustRightInd w:val="false"/>
        <w:spacing w:after="0" w:lineRule="auto" w:line="240"/>
        <w:rPr>
          <w:rFonts w:cs="ArialMT"/>
          <w:iCs/>
          <w:sz w:val="24"/>
          <w:szCs w:val="24"/>
        </w:rPr>
      </w:pPr>
      <w:r>
        <w:rPr>
          <w:rFonts w:cs="ArialMT"/>
          <w:iCs/>
          <w:sz w:val="24"/>
          <w:szCs w:val="24"/>
        </w:rPr>
        <w:t>also the amount of energy required to decompose a nucleus into its component nucleon.</w:t>
      </w:r>
    </w:p>
    <w:p>
      <w:pPr>
        <w:pStyle w:val="style0"/>
        <w:numPr>
          <w:ilvl w:val="0"/>
          <w:numId w:val="77"/>
        </w:numPr>
        <w:autoSpaceDE w:val="false"/>
        <w:autoSpaceDN w:val="false"/>
        <w:adjustRightInd w:val="false"/>
        <w:spacing w:after="0" w:lineRule="auto" w:line="240"/>
        <w:rPr>
          <w:rFonts w:cs="ArialMT"/>
          <w:iCs/>
          <w:sz w:val="24"/>
          <w:szCs w:val="24"/>
        </w:rPr>
      </w:pPr>
      <w:r>
        <w:rPr>
          <w:rFonts w:cs="ArialMT"/>
          <w:iCs/>
          <w:sz w:val="24"/>
          <w:szCs w:val="24"/>
        </w:rPr>
        <w:t>Nuclei with more binding energy are the ones with greater stability.</w:t>
      </w:r>
    </w:p>
    <w:p>
      <w:pPr>
        <w:pStyle w:val="style0"/>
        <w:numPr>
          <w:ilvl w:val="0"/>
          <w:numId w:val="77"/>
        </w:numPr>
        <w:autoSpaceDE w:val="false"/>
        <w:autoSpaceDN w:val="false"/>
        <w:adjustRightInd w:val="false"/>
        <w:spacing w:after="0" w:lineRule="auto" w:line="240"/>
        <w:rPr>
          <w:rFonts w:cs="ArialMT" w:eastAsia="Arial-BoldMT"/>
          <w:iCs/>
          <w:sz w:val="24"/>
          <w:szCs w:val="24"/>
        </w:rPr>
      </w:pPr>
      <w:r>
        <w:rPr>
          <w:rFonts w:cs="ArialMT" w:eastAsia="Arial-BoldMT"/>
          <w:i/>
          <w:iCs/>
          <w:sz w:val="24"/>
          <w:szCs w:val="24"/>
        </w:rPr>
        <w:t>Mass defect</w:t>
      </w:r>
      <w:r>
        <w:rPr>
          <w:rFonts w:cs="ArialMT" w:eastAsia="Arial-BoldMT"/>
          <w:i/>
          <w:iCs/>
          <w:sz w:val="24"/>
          <w:szCs w:val="24"/>
          <w:lang w:val="en-US"/>
        </w:rPr>
        <w:t xml:space="preserve"> </w:t>
      </w:r>
      <w:r>
        <w:rPr>
          <w:rFonts w:cs="ArialMT" w:eastAsia="Arial-BoldMT"/>
          <w:iCs/>
          <w:sz w:val="24"/>
          <w:szCs w:val="24"/>
        </w:rPr>
        <w:t xml:space="preserve">is the difference between the sum of the masses of the nuclear components and the mass of the corresponding nucleus. </w:t>
      </w:r>
    </w:p>
    <w:p>
      <w:pPr>
        <w:pStyle w:val="style0"/>
        <w:numPr>
          <w:ilvl w:val="0"/>
          <w:numId w:val="77"/>
        </w:numPr>
        <w:autoSpaceDE w:val="false"/>
        <w:autoSpaceDN w:val="false"/>
        <w:adjustRightInd w:val="false"/>
        <w:spacing w:after="0" w:lineRule="auto" w:line="240"/>
        <w:rPr>
          <w:rFonts w:cs="ArialMT" w:eastAsia="Arial-BoldMT"/>
          <w:iCs/>
          <w:sz w:val="24"/>
          <w:szCs w:val="24"/>
        </w:rPr>
      </w:pPr>
      <w:r>
        <w:rPr>
          <w:rFonts w:cs="ArialMT" w:eastAsia="Arial-BoldMT"/>
          <w:iCs/>
          <w:sz w:val="24"/>
          <w:szCs w:val="24"/>
        </w:rPr>
        <w:t xml:space="preserve">Much of this lost mass is </w:t>
      </w:r>
      <w:r>
        <w:rPr>
          <w:rFonts w:cs="Arial-BoldMT" w:eastAsia="Arial-BoldMT"/>
          <w:b/>
          <w:bCs/>
          <w:iCs/>
          <w:sz w:val="24"/>
          <w:szCs w:val="24"/>
        </w:rPr>
        <w:t>mass defect</w:t>
      </w:r>
      <w:r>
        <w:rPr>
          <w:rFonts w:cs="ArialMT" w:eastAsia="Arial-BoldMT"/>
          <w:iCs/>
          <w:sz w:val="24"/>
          <w:szCs w:val="24"/>
        </w:rPr>
        <w:t xml:space="preserve"> converted into binding energy.</w:t>
      </w:r>
    </w:p>
    <w:p>
      <w:pPr>
        <w:pStyle w:val="style157"/>
        <w:rPr>
          <w:b/>
          <w:bCs/>
          <w:sz w:val="24"/>
          <w:szCs w:val="24"/>
        </w:rPr>
      </w:pPr>
      <w:r>
        <w:rPr>
          <w:rFonts w:eastAsia="Arial-BoldMT"/>
          <w:b/>
          <w:bCs/>
          <w:sz w:val="24"/>
          <w:szCs w:val="24"/>
          <w:highlight w:val="yellow"/>
        </w:rPr>
        <w:t>Nucleon is a collective name for neutrons and protons.</w:t>
      </w:r>
    </w:p>
    <w:p>
      <w:pPr>
        <w:pStyle w:val="style157"/>
        <w:rPr>
          <w:sz w:val="24"/>
          <w:szCs w:val="24"/>
        </w:rPr>
      </w:pPr>
    </w:p>
    <w:p>
      <w:pPr>
        <w:pStyle w:val="style157"/>
        <w:rPr>
          <w:sz w:val="24"/>
          <w:szCs w:val="24"/>
        </w:rPr>
      </w:pPr>
      <w:r>
        <w:rPr>
          <w:sz w:val="24"/>
          <w:szCs w:val="24"/>
        </w:rPr>
        <w:t>Worked example</w:t>
      </w:r>
    </w:p>
    <w:p>
      <w:pPr>
        <w:pStyle w:val="style0"/>
        <w:autoSpaceDE w:val="false"/>
        <w:autoSpaceDN w:val="false"/>
        <w:adjustRightInd w:val="false"/>
        <w:spacing w:after="0" w:lineRule="auto" w:line="240"/>
        <w:rPr>
          <w:rFonts w:cs="Arial-BoldMT" w:eastAsia="Arial-BoldMT"/>
          <w:b/>
          <w:bCs/>
          <w:iCs/>
          <w:sz w:val="24"/>
          <w:szCs w:val="24"/>
        </w:rPr>
      </w:pPr>
      <w:r>
        <w:rPr>
          <w:rFonts w:cs="ArialMT"/>
          <w:iCs/>
          <w:sz w:val="24"/>
          <w:szCs w:val="24"/>
        </w:rPr>
        <w:t xml:space="preserve">Calculate the mass defect and binding energy for a mole of carbon-14 given the data below. </w:t>
      </w:r>
    </w:p>
    <w:p>
      <w:pPr>
        <w:pStyle w:val="style0"/>
        <w:autoSpaceDE w:val="false"/>
        <w:autoSpaceDN w:val="false"/>
        <w:adjustRightInd w:val="false"/>
        <w:spacing w:after="0" w:lineRule="auto" w:line="240"/>
        <w:rPr>
          <w:rFonts w:cs="ArialMT"/>
          <w:iCs/>
          <w:sz w:val="24"/>
          <w:szCs w:val="24"/>
        </w:rPr>
      </w:pPr>
      <w:r>
        <w:rPr>
          <w:rFonts w:cs="ArialMT"/>
          <w:iCs/>
          <w:sz w:val="24"/>
          <w:szCs w:val="24"/>
        </w:rPr>
        <w:t>The molar mass of carbon-14 is 14.003241 g/mol.</w:t>
      </w:r>
    </w:p>
    <w:p>
      <w:pPr>
        <w:pStyle w:val="style0"/>
        <w:autoSpaceDE w:val="false"/>
        <w:autoSpaceDN w:val="false"/>
        <w:adjustRightInd w:val="false"/>
        <w:spacing w:after="0" w:lineRule="auto" w:line="240"/>
        <w:rPr>
          <w:rFonts w:cs="ArialMT"/>
          <w:iCs/>
          <w:sz w:val="24"/>
          <w:szCs w:val="24"/>
        </w:rPr>
      </w:pPr>
      <w:r>
        <w:rPr>
          <w:rFonts w:cs="ArialMT"/>
          <w:iCs/>
          <w:sz w:val="24"/>
          <w:szCs w:val="24"/>
        </w:rPr>
        <w:t>The molar mass of a proton is 1.007825 g/mol.</w:t>
      </w:r>
    </w:p>
    <w:p>
      <w:pPr>
        <w:pStyle w:val="style157"/>
        <w:rPr>
          <w:sz w:val="24"/>
          <w:szCs w:val="24"/>
        </w:rPr>
      </w:pPr>
      <w:r>
        <w:rPr>
          <w:sz w:val="24"/>
          <w:szCs w:val="24"/>
        </w:rPr>
        <w:t>The molar mass of a neutron is 1.008665 g/mol.</w:t>
      </w:r>
    </w:p>
    <w:p>
      <w:pPr>
        <w:pStyle w:val="style157"/>
        <w:rPr>
          <w:sz w:val="24"/>
          <w:szCs w:val="24"/>
        </w:rPr>
      </w:pPr>
    </w:p>
    <w:p>
      <w:pPr>
        <w:pStyle w:val="style157"/>
        <w:rPr>
          <w:sz w:val="24"/>
          <w:szCs w:val="24"/>
        </w:rPr>
      </w:pPr>
      <w:r>
        <w:rPr>
          <w:sz w:val="24"/>
          <w:szCs w:val="24"/>
        </w:rPr>
        <w:t>Solution</w:t>
      </w:r>
    </w:p>
    <w:p>
      <w:pPr>
        <w:pStyle w:val="style0"/>
        <w:autoSpaceDE w:val="false"/>
        <w:autoSpaceDN w:val="false"/>
        <w:adjustRightInd w:val="false"/>
        <w:spacing w:after="0" w:lineRule="auto" w:line="240"/>
        <w:rPr>
          <w:rFonts w:cs="ArialMT"/>
          <w:iCs/>
          <w:sz w:val="24"/>
          <w:szCs w:val="24"/>
        </w:rPr>
      </w:pPr>
      <w:r>
        <w:rPr>
          <w:rFonts w:cs="ArialMT"/>
          <w:iCs/>
          <w:sz w:val="24"/>
          <w:szCs w:val="24"/>
        </w:rPr>
        <w:t>A carbon-14 nucleus contains 6 protons and 8 neutrons.</w:t>
      </w:r>
    </w:p>
    <w:p>
      <w:pPr>
        <w:pStyle w:val="style0"/>
        <w:autoSpaceDE w:val="false"/>
        <w:autoSpaceDN w:val="false"/>
        <w:adjustRightInd w:val="false"/>
        <w:spacing w:after="0" w:lineRule="auto" w:line="240"/>
        <w:rPr>
          <w:rFonts w:cs="ArialMT"/>
          <w:iCs/>
          <w:sz w:val="24"/>
          <w:szCs w:val="24"/>
        </w:rPr>
      </w:pPr>
      <w:r>
        <w:rPr>
          <w:rFonts w:cs="ArialMT"/>
          <w:iCs/>
          <w:sz w:val="24"/>
          <w:szCs w:val="24"/>
        </w:rPr>
        <w:t>mass of 6 moles of protons = (6 moles)(1.007825 g/mole) = 6.04695 g</w:t>
      </w:r>
    </w:p>
    <w:p>
      <w:pPr>
        <w:pStyle w:val="style0"/>
        <w:autoSpaceDE w:val="false"/>
        <w:autoSpaceDN w:val="false"/>
        <w:adjustRightInd w:val="false"/>
        <w:spacing w:after="0" w:lineRule="auto" w:line="240"/>
        <w:rPr>
          <w:rFonts w:cs="ArialMT"/>
          <w:iCs/>
          <w:sz w:val="24"/>
          <w:szCs w:val="24"/>
        </w:rPr>
      </w:pPr>
      <w:r>
        <w:rPr>
          <w:rFonts w:cs="ArialMT"/>
          <w:iCs/>
          <w:sz w:val="24"/>
          <w:szCs w:val="24"/>
        </w:rPr>
        <w:t>mass of 8 moles of neutrons = (8 moles)(1.008665 g/mole) = 8.06932 g</w:t>
      </w:r>
    </w:p>
    <w:p>
      <w:pPr>
        <w:pStyle w:val="style0"/>
        <w:autoSpaceDE w:val="false"/>
        <w:autoSpaceDN w:val="false"/>
        <w:adjustRightInd w:val="false"/>
        <w:spacing w:after="0" w:lineRule="auto" w:line="240"/>
        <w:rPr>
          <w:rFonts w:cs="ArialMT"/>
          <w:iCs/>
          <w:sz w:val="24"/>
          <w:szCs w:val="24"/>
        </w:rPr>
      </w:pPr>
      <w:r>
        <w:rPr>
          <w:rFonts w:cs="ArialMT"/>
          <w:iCs/>
          <w:sz w:val="24"/>
          <w:szCs w:val="24"/>
        </w:rPr>
        <w:t>mass of 1.00 mole of carbon-14 nuclei should be = 14.11627 g</w:t>
      </w:r>
    </w:p>
    <w:p>
      <w:pPr>
        <w:pStyle w:val="style0"/>
        <w:autoSpaceDE w:val="false"/>
        <w:autoSpaceDN w:val="false"/>
        <w:adjustRightInd w:val="false"/>
        <w:spacing w:after="0" w:lineRule="auto" w:line="240"/>
        <w:rPr>
          <w:rFonts w:cs="ArialMT"/>
          <w:iCs/>
          <w:sz w:val="24"/>
          <w:szCs w:val="24"/>
        </w:rPr>
      </w:pPr>
      <w:r>
        <w:rPr>
          <w:rFonts w:cs="ArialMT"/>
          <w:iCs/>
          <w:sz w:val="24"/>
          <w:szCs w:val="24"/>
        </w:rPr>
        <w:t>mass of 1.00 mole of carbon-14 nuclei actually is = 14.003241 g</w:t>
      </w:r>
    </w:p>
    <w:p>
      <w:pPr>
        <w:pStyle w:val="style0"/>
        <w:autoSpaceDE w:val="false"/>
        <w:autoSpaceDN w:val="false"/>
        <w:adjustRightInd w:val="false"/>
        <w:spacing w:after="0" w:lineRule="auto" w:line="240"/>
        <w:rPr>
          <w:rFonts w:cs="ArialMT"/>
          <w:iCs/>
          <w:sz w:val="24"/>
          <w:szCs w:val="24"/>
        </w:rPr>
      </w:pPr>
      <w:r>
        <w:rPr>
          <w:rFonts w:cs="ArialMT"/>
          <w:iCs/>
          <w:sz w:val="24"/>
          <w:szCs w:val="24"/>
        </w:rPr>
        <w:t>mass defect = 14.11627 g - 14.003241 g = 0.113029 g = 1.13029 x 10</w:t>
      </w:r>
      <w:r>
        <w:rPr>
          <w:rFonts w:cs="ArialMT"/>
          <w:iCs/>
          <w:sz w:val="24"/>
          <w:szCs w:val="24"/>
          <w:vertAlign w:val="superscript"/>
        </w:rPr>
        <w:t>-4</w:t>
      </w:r>
      <w:r>
        <w:rPr>
          <w:rFonts w:cs="ArialMT"/>
          <w:iCs/>
          <w:sz w:val="24"/>
          <w:szCs w:val="24"/>
        </w:rPr>
        <w:t xml:space="preserve"> kg</w:t>
      </w:r>
    </w:p>
    <w:p>
      <w:pPr>
        <w:pStyle w:val="style157"/>
        <w:rPr>
          <w:sz w:val="24"/>
          <w:szCs w:val="24"/>
        </w:rPr>
      </w:pPr>
      <w:r>
        <w:rPr>
          <w:sz w:val="24"/>
          <w:szCs w:val="24"/>
        </w:rPr>
        <w:t>E = mc</w:t>
      </w:r>
      <w:r>
        <w:rPr>
          <w:sz w:val="24"/>
          <w:szCs w:val="24"/>
          <w:vertAlign w:val="superscript"/>
        </w:rPr>
        <w:t xml:space="preserve">2 </w:t>
      </w:r>
      <w:r>
        <w:rPr>
          <w:sz w:val="24"/>
          <w:szCs w:val="24"/>
        </w:rPr>
        <w:t>= (1.13029 x 10</w:t>
      </w:r>
      <w:r>
        <w:rPr>
          <w:sz w:val="24"/>
          <w:szCs w:val="24"/>
          <w:vertAlign w:val="superscript"/>
        </w:rPr>
        <w:t>-4</w:t>
      </w:r>
      <w:r>
        <w:rPr>
          <w:sz w:val="24"/>
          <w:szCs w:val="24"/>
        </w:rPr>
        <w:t xml:space="preserve"> kg)(3.00 x 10</w:t>
      </w:r>
      <w:r>
        <w:rPr>
          <w:sz w:val="24"/>
          <w:szCs w:val="24"/>
          <w:vertAlign w:val="superscript"/>
        </w:rPr>
        <w:t>8</w:t>
      </w:r>
      <w:r>
        <w:rPr>
          <w:sz w:val="24"/>
          <w:szCs w:val="24"/>
        </w:rPr>
        <w:t xml:space="preserve"> m/s)</w:t>
      </w:r>
      <w:r>
        <w:rPr>
          <w:sz w:val="24"/>
          <w:szCs w:val="24"/>
          <w:vertAlign w:val="superscript"/>
        </w:rPr>
        <w:t>2</w:t>
      </w:r>
      <w:r>
        <w:rPr>
          <w:sz w:val="24"/>
          <w:szCs w:val="24"/>
        </w:rPr>
        <w:t xml:space="preserve"> = 1.02 x 1013 kg·m</w:t>
      </w:r>
      <w:r>
        <w:rPr>
          <w:sz w:val="24"/>
          <w:szCs w:val="24"/>
          <w:vertAlign w:val="superscript"/>
        </w:rPr>
        <w:t>2</w:t>
      </w:r>
      <w:r>
        <w:rPr>
          <w:sz w:val="24"/>
          <w:szCs w:val="24"/>
        </w:rPr>
        <w:t>/s</w:t>
      </w:r>
      <w:r>
        <w:rPr>
          <w:sz w:val="24"/>
          <w:szCs w:val="24"/>
          <w:vertAlign w:val="superscript"/>
        </w:rPr>
        <w:t>2</w:t>
      </w:r>
      <w:r>
        <w:rPr>
          <w:sz w:val="24"/>
          <w:szCs w:val="24"/>
        </w:rPr>
        <w:t xml:space="preserve"> = 1.02 x 10</w:t>
      </w:r>
      <w:r>
        <w:rPr>
          <w:sz w:val="24"/>
          <w:szCs w:val="24"/>
          <w:vertAlign w:val="superscript"/>
        </w:rPr>
        <w:t>13</w:t>
      </w:r>
      <w:r>
        <w:rPr>
          <w:sz w:val="24"/>
          <w:szCs w:val="24"/>
        </w:rPr>
        <w:t xml:space="preserve"> Joules</w:t>
      </w: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r>
        <w:rPr>
          <w:sz w:val="24"/>
          <w:szCs w:val="24"/>
        </w:rPr>
        <w:t>REVIEW QUESTIONS</w:t>
      </w:r>
    </w:p>
    <w:p>
      <w:pPr>
        <w:pStyle w:val="style0"/>
        <w:numPr>
          <w:ilvl w:val="2"/>
          <w:numId w:val="67"/>
        </w:numPr>
        <w:autoSpaceDE w:val="false"/>
        <w:autoSpaceDN w:val="false"/>
        <w:adjustRightInd w:val="false"/>
        <w:spacing w:after="0" w:lineRule="auto" w:line="240"/>
        <w:rPr>
          <w:rFonts w:cs="ArialMT"/>
          <w:iCs/>
          <w:sz w:val="24"/>
          <w:szCs w:val="24"/>
        </w:rPr>
      </w:pPr>
      <w:r>
        <w:rPr>
          <w:rFonts w:cs="ArialMT"/>
          <w:iCs/>
          <w:sz w:val="24"/>
          <w:szCs w:val="24"/>
        </w:rPr>
        <w:t>Put the letter of the matching phrase on the line preceding the number.</w:t>
      </w:r>
    </w:p>
    <w:p>
      <w:pPr>
        <w:pStyle w:val="style0"/>
        <w:autoSpaceDE w:val="false"/>
        <w:autoSpaceDN w:val="false"/>
        <w:adjustRightInd w:val="false"/>
        <w:spacing w:after="0" w:lineRule="auto" w:line="240"/>
        <w:ind w:left="1800"/>
        <w:rPr>
          <w:rFonts w:cs="ArialMT"/>
          <w:iCs/>
          <w:sz w:val="24"/>
          <w:szCs w:val="24"/>
        </w:rPr>
      </w:pPr>
      <w:r>
        <w:rPr>
          <w:rFonts w:cs="ArialMT"/>
          <w:iCs/>
          <w:sz w:val="24"/>
          <w:szCs w:val="24"/>
        </w:rPr>
        <w:t xml:space="preserve"> ___ 1. alpha particle a. high energy electromagnetic radiation</w:t>
      </w:r>
    </w:p>
    <w:p>
      <w:pPr>
        <w:pStyle w:val="style0"/>
        <w:autoSpaceDE w:val="false"/>
        <w:autoSpaceDN w:val="false"/>
        <w:adjustRightInd w:val="false"/>
        <w:spacing w:after="0" w:lineRule="auto" w:line="240"/>
        <w:rPr>
          <w:rFonts w:cs="ArialMT"/>
          <w:iCs/>
          <w:sz w:val="24"/>
          <w:szCs w:val="24"/>
        </w:rPr>
      </w:pPr>
      <w:r>
        <w:rPr>
          <w:rFonts w:cs="ArialMT"/>
          <w:iCs/>
          <w:sz w:val="24"/>
          <w:szCs w:val="24"/>
        </w:rPr>
        <w:t>___ 2. beta particle b. a high speed electron</w:t>
      </w:r>
    </w:p>
    <w:p>
      <w:pPr>
        <w:pStyle w:val="style157"/>
        <w:rPr>
          <w:sz w:val="24"/>
          <w:szCs w:val="24"/>
        </w:rPr>
      </w:pPr>
      <w:r>
        <w:rPr>
          <w:sz w:val="24"/>
          <w:szCs w:val="24"/>
        </w:rPr>
        <w:t xml:space="preserve"> ___ 3. gamma ray c. a helium nucleus</w:t>
      </w:r>
    </w:p>
    <w:p>
      <w:pPr>
        <w:pStyle w:val="style0"/>
        <w:autoSpaceDE w:val="false"/>
        <w:autoSpaceDN w:val="false"/>
        <w:adjustRightInd w:val="false"/>
        <w:spacing w:after="0" w:lineRule="auto" w:line="240"/>
        <w:rPr>
          <w:rFonts w:cs="Arial-BoldMT" w:eastAsia="Arial-BoldMT"/>
          <w:b/>
          <w:bCs/>
          <w:iCs/>
          <w:sz w:val="24"/>
          <w:szCs w:val="24"/>
        </w:rPr>
      </w:pPr>
      <w:r>
        <w:rPr>
          <w:rFonts w:cs="ArialMT"/>
          <w:iCs/>
          <w:sz w:val="24"/>
          <w:szCs w:val="24"/>
        </w:rPr>
        <w:t xml:space="preserve">2.Only one particle is missing from this equation. What are its atomic and mass numbers? </w:t>
      </w:r>
    </w:p>
    <w:p>
      <w:pPr>
        <w:pStyle w:val="style0"/>
        <w:autoSpaceDE w:val="false"/>
        <w:autoSpaceDN w:val="false"/>
        <w:adjustRightInd w:val="false"/>
        <w:spacing w:after="0" w:lineRule="auto" w:line="240"/>
        <w:ind w:left="720"/>
        <w:rPr>
          <w:rFonts w:cs="Arial-BoldMT" w:eastAsia="Arial-BoldMT"/>
          <w:bCs/>
          <w:iCs/>
          <w:sz w:val="24"/>
          <w:szCs w:val="24"/>
        </w:rPr>
      </w:pPr>
      <w:r>
        <w:rPr>
          <w:rFonts w:cs="Arial-BoldMT" w:eastAsia="Arial-BoldMT"/>
          <w:b/>
          <w:bCs/>
          <w:iCs/>
          <w:noProof/>
          <w:sz w:val="24"/>
          <w:szCs w:val="24"/>
        </w:rPr>
        <w:drawing>
          <wp:inline distL="0" distT="0" distB="0" distR="0">
            <wp:extent cx="2240915" cy="373380"/>
            <wp:effectExtent l="0" t="0" r="6985" b="7620"/>
            <wp:docPr id="1128" name="Picture 4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04"/>
                    <pic:cNvPicPr/>
                  </pic:nvPicPr>
                  <pic:blipFill>
                    <a:blip r:embed="rId64" cstate="print"/>
                    <a:srcRect l="0" t="0" r="0" b="0"/>
                    <a:stretch/>
                  </pic:blipFill>
                  <pic:spPr>
                    <a:xfrm rot="0">
                      <a:off x="0" y="0"/>
                      <a:ext cx="2240915" cy="373380"/>
                    </a:xfrm>
                    <a:prstGeom prst="rect"/>
                    <a:ln>
                      <a:noFill/>
                    </a:ln>
                  </pic:spPr>
                </pic:pic>
              </a:graphicData>
            </a:graphic>
          </wp:inline>
        </w:drawing>
      </w:r>
    </w:p>
    <w:p>
      <w:pPr>
        <w:pStyle w:val="style0"/>
        <w:autoSpaceDE w:val="false"/>
        <w:autoSpaceDN w:val="false"/>
        <w:adjustRightInd w:val="false"/>
        <w:spacing w:after="0" w:lineRule="auto" w:line="240"/>
        <w:rPr>
          <w:rFonts w:cs="ArialMT"/>
          <w:iCs/>
          <w:sz w:val="24"/>
          <w:szCs w:val="24"/>
        </w:rPr>
      </w:pPr>
      <w:r>
        <w:rPr>
          <w:rFonts w:cs="ArialMT"/>
          <w:iCs/>
          <w:sz w:val="24"/>
          <w:szCs w:val="24"/>
        </w:rPr>
        <w:t>3. To what element does the missing particle in question #2 belong?</w:t>
      </w:r>
    </w:p>
    <w:p>
      <w:pPr>
        <w:pStyle w:val="style0"/>
        <w:autoSpaceDE w:val="false"/>
        <w:autoSpaceDN w:val="false"/>
        <w:adjustRightInd w:val="false"/>
        <w:spacing w:after="0" w:lineRule="auto" w:line="240"/>
        <w:rPr>
          <w:rFonts w:cs="ArialMT"/>
          <w:iCs/>
          <w:sz w:val="24"/>
          <w:szCs w:val="24"/>
        </w:rPr>
      </w:pPr>
      <w:r>
        <w:rPr>
          <w:rFonts w:cs="ArialMT"/>
          <w:iCs/>
          <w:sz w:val="24"/>
          <w:szCs w:val="24"/>
        </w:rPr>
        <w:t xml:space="preserve"> 4. When a U-235 nucleus is struck by a neutron, the nucleus may be split into Ce-144 and Sr-90 nuclei, also</w:t>
      </w:r>
    </w:p>
    <w:p>
      <w:pPr>
        <w:pStyle w:val="style0"/>
        <w:autoSpaceDE w:val="false"/>
        <w:autoSpaceDN w:val="false"/>
        <w:adjustRightInd w:val="false"/>
        <w:spacing w:after="0" w:lineRule="auto" w:line="240"/>
        <w:rPr>
          <w:rFonts w:cs="Arial-BoldMT" w:eastAsia="Arial-BoldMT"/>
          <w:b/>
          <w:bCs/>
          <w:iCs/>
          <w:sz w:val="24"/>
          <w:szCs w:val="24"/>
        </w:rPr>
      </w:pPr>
      <w:r>
        <w:rPr>
          <w:rFonts w:cs="ArialMT"/>
          <w:iCs/>
          <w:sz w:val="24"/>
          <w:szCs w:val="24"/>
        </w:rPr>
        <w:t xml:space="preserve">emitting four electrons and two neutrons. Write the equation for this nuclear reaction. </w:t>
      </w:r>
    </w:p>
    <w:p>
      <w:pPr>
        <w:pStyle w:val="style0"/>
        <w:autoSpaceDE w:val="false"/>
        <w:autoSpaceDN w:val="false"/>
        <w:adjustRightInd w:val="false"/>
        <w:spacing w:after="0" w:lineRule="auto" w:line="240"/>
        <w:rPr>
          <w:rFonts w:cs="Arial-BoldMT" w:eastAsia="Arial-BoldMT"/>
          <w:b/>
          <w:bCs/>
          <w:iCs/>
          <w:sz w:val="24"/>
          <w:szCs w:val="24"/>
        </w:rPr>
      </w:pPr>
      <w:r>
        <w:rPr>
          <w:rFonts w:cs="ArialMT"/>
          <w:iCs/>
          <w:sz w:val="24"/>
          <w:szCs w:val="24"/>
        </w:rPr>
        <w:t xml:space="preserve">5. Complete the following nuclear equation by supplying the missing particle. </w:t>
      </w:r>
    </w:p>
    <w:p>
      <w:pPr>
        <w:pStyle w:val="style157"/>
        <w:rPr>
          <w:sz w:val="24"/>
          <w:szCs w:val="24"/>
        </w:rPr>
      </w:pPr>
      <w:r>
        <w:rPr>
          <w:noProof/>
          <w:sz w:val="24"/>
          <w:szCs w:val="24"/>
        </w:rPr>
        <w:drawing>
          <wp:inline distL="0" distT="0" distB="0" distR="0">
            <wp:extent cx="1568892" cy="270456"/>
            <wp:effectExtent l="0" t="0" r="0" b="0"/>
            <wp:docPr id="1129" name="Picture 4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405"/>
                    <pic:cNvPicPr/>
                  </pic:nvPicPr>
                  <pic:blipFill>
                    <a:blip r:embed="rId65" cstate="print"/>
                    <a:srcRect l="0" t="0" r="0" b="0"/>
                    <a:stretch/>
                  </pic:blipFill>
                  <pic:spPr>
                    <a:xfrm rot="0">
                      <a:off x="0" y="0"/>
                      <a:ext cx="1568892" cy="270456"/>
                    </a:xfrm>
                    <a:prstGeom prst="rect"/>
                    <a:ln>
                      <a:noFill/>
                    </a:ln>
                  </pic:spPr>
                </pic:pic>
              </a:graphicData>
            </a:graphic>
          </wp:inline>
        </w:drawing>
      </w:r>
    </w:p>
    <w:p>
      <w:pPr>
        <w:pStyle w:val="style157"/>
        <w:rPr>
          <w:sz w:val="24"/>
          <w:szCs w:val="24"/>
        </w:rPr>
      </w:pPr>
      <w:r>
        <w:rPr>
          <w:sz w:val="24"/>
          <w:szCs w:val="24"/>
        </w:rPr>
        <w:t>6. Which of the three common emissions from radioactive sources requires the heaviest shielding?</w:t>
      </w:r>
    </w:p>
    <w:p>
      <w:pPr>
        <w:pStyle w:val="style157"/>
        <w:rPr>
          <w:sz w:val="24"/>
          <w:szCs w:val="24"/>
        </w:rPr>
      </w:pPr>
      <w:r>
        <w:rPr>
          <w:sz w:val="24"/>
          <w:szCs w:val="24"/>
        </w:rPr>
        <w:t>7.What nuclide is commonly used in the dating of organic artifacts?</w:t>
      </w:r>
    </w:p>
    <w:p>
      <w:pPr>
        <w:pStyle w:val="style0"/>
        <w:autoSpaceDE w:val="false"/>
        <w:autoSpaceDN w:val="false"/>
        <w:adjustRightInd w:val="false"/>
        <w:spacing w:after="0" w:lineRule="auto" w:line="240"/>
        <w:rPr>
          <w:rFonts w:cs="ArialMT"/>
          <w:iCs/>
          <w:sz w:val="24"/>
          <w:szCs w:val="24"/>
        </w:rPr>
      </w:pPr>
      <w:r>
        <w:rPr>
          <w:sz w:val="24"/>
          <w:szCs w:val="24"/>
        </w:rPr>
        <w:t>8.</w:t>
      </w:r>
      <w:r>
        <w:rPr>
          <w:rFonts w:cs="ArialMT"/>
          <w:iCs/>
          <w:sz w:val="24"/>
          <w:szCs w:val="24"/>
        </w:rPr>
        <w:t xml:space="preserve"> Even though gamma rays are much more penetrating than alpha particles, it is the alpha particles that</w:t>
      </w:r>
    </w:p>
    <w:p>
      <w:pPr>
        <w:pStyle w:val="style157"/>
        <w:rPr>
          <w:sz w:val="24"/>
          <w:szCs w:val="24"/>
        </w:rPr>
      </w:pPr>
      <w:r>
        <w:rPr>
          <w:sz w:val="24"/>
          <w:szCs w:val="24"/>
        </w:rPr>
        <w:t>are more likely to cause damage to an organism. Explain why this is true.</w:t>
      </w:r>
    </w:p>
    <w:p>
      <w:pPr>
        <w:pStyle w:val="style157"/>
        <w:rPr>
          <w:ins w:id="0" w:author="Unknown" w:date="1900-01-01T00:00:00Z"/>
          <w:sz w:val="24"/>
          <w:szCs w:val="24"/>
        </w:rPr>
      </w:pPr>
    </w:p>
    <w:p>
      <w:pPr>
        <w:pStyle w:val="style157"/>
        <w:rPr>
          <w:sz w:val="24"/>
          <w:szCs w:val="24"/>
        </w:rPr>
      </w:pPr>
      <w:r>
        <w:rPr>
          <w:sz w:val="24"/>
          <w:szCs w:val="24"/>
        </w:rPr>
        <w:t>REVIEW ANSWERS</w:t>
      </w:r>
    </w:p>
    <w:p>
      <w:pPr>
        <w:pStyle w:val="style0"/>
        <w:autoSpaceDE w:val="false"/>
        <w:autoSpaceDN w:val="false"/>
        <w:adjustRightInd w:val="false"/>
        <w:spacing w:after="0" w:lineRule="auto" w:line="240"/>
        <w:rPr>
          <w:sz w:val="24"/>
          <w:szCs w:val="24"/>
        </w:rPr>
      </w:pPr>
    </w:p>
    <w:p>
      <w:pPr>
        <w:pStyle w:val="style0"/>
        <w:autoSpaceDE w:val="false"/>
        <w:autoSpaceDN w:val="false"/>
        <w:adjustRightInd w:val="false"/>
        <w:spacing w:after="0" w:lineRule="auto" w:line="240"/>
        <w:rPr>
          <w:rFonts w:cs="ArialMT"/>
          <w:iCs/>
          <w:sz w:val="24"/>
          <w:szCs w:val="24"/>
        </w:rPr>
      </w:pPr>
      <w:r>
        <w:rPr>
          <w:sz w:val="24"/>
          <w:szCs w:val="24"/>
        </w:rPr>
        <w:t>1.</w:t>
      </w:r>
      <w:r>
        <w:rPr>
          <w:rFonts w:cs="ArialMT"/>
          <w:iCs/>
          <w:sz w:val="24"/>
          <w:szCs w:val="24"/>
        </w:rPr>
        <w:t xml:space="preserve">                                 -</w:t>
      </w:r>
      <w:r>
        <w:rPr>
          <w:rFonts w:cs="ArialMT"/>
          <w:b/>
          <w:iCs/>
          <w:sz w:val="24"/>
          <w:szCs w:val="24"/>
          <w:vertAlign w:val="superscript"/>
        </w:rPr>
        <w:t>C</w:t>
      </w:r>
      <w:r>
        <w:rPr>
          <w:rFonts w:cs="ArialMT"/>
          <w:iCs/>
          <w:sz w:val="24"/>
          <w:szCs w:val="24"/>
        </w:rPr>
        <w:t>---  1. alpha particle a. high energy electromagnetic radiation</w:t>
      </w:r>
    </w:p>
    <w:p>
      <w:pPr>
        <w:pStyle w:val="style0"/>
        <w:autoSpaceDE w:val="false"/>
        <w:autoSpaceDN w:val="false"/>
        <w:adjustRightInd w:val="false"/>
        <w:spacing w:after="0" w:lineRule="auto" w:line="240"/>
        <w:rPr>
          <w:rFonts w:cs="ArialMT"/>
          <w:iCs/>
          <w:sz w:val="24"/>
          <w:szCs w:val="24"/>
        </w:rPr>
      </w:pPr>
      <w:r>
        <w:rPr>
          <w:rFonts w:cs="ArialMT"/>
          <w:iCs/>
          <w:sz w:val="24"/>
          <w:szCs w:val="24"/>
        </w:rPr>
        <w:t>_</w:t>
      </w:r>
      <w:r>
        <w:rPr>
          <w:rFonts w:cs="ArialMT"/>
          <w:b/>
          <w:iCs/>
          <w:sz w:val="24"/>
          <w:szCs w:val="24"/>
          <w:vertAlign w:val="superscript"/>
        </w:rPr>
        <w:t>B</w:t>
      </w:r>
      <w:r>
        <w:rPr>
          <w:rFonts w:cs="ArialMT"/>
          <w:iCs/>
          <w:sz w:val="24"/>
          <w:szCs w:val="24"/>
        </w:rPr>
        <w:t>__ 2. beta particle b. a high speed electron</w:t>
      </w:r>
    </w:p>
    <w:p>
      <w:pPr>
        <w:pStyle w:val="style157"/>
        <w:rPr>
          <w:sz w:val="24"/>
          <w:szCs w:val="24"/>
        </w:rPr>
      </w:pPr>
      <w:r>
        <w:rPr>
          <w:sz w:val="24"/>
          <w:szCs w:val="24"/>
        </w:rPr>
        <w:t>_</w:t>
      </w:r>
      <w:r>
        <w:rPr>
          <w:sz w:val="24"/>
          <w:szCs w:val="24"/>
          <w:vertAlign w:val="superscript"/>
        </w:rPr>
        <w:t>A</w:t>
      </w:r>
      <w:r>
        <w:rPr>
          <w:sz w:val="24"/>
          <w:szCs w:val="24"/>
        </w:rPr>
        <w:t>_ 3. gamma ray c. a helium nucleus</w:t>
      </w:r>
    </w:p>
    <w:p>
      <w:pPr>
        <w:pStyle w:val="style157"/>
        <w:rPr>
          <w:sz w:val="24"/>
          <w:szCs w:val="24"/>
        </w:rPr>
      </w:pPr>
      <w:r>
        <w:rPr>
          <w:sz w:val="24"/>
          <w:szCs w:val="24"/>
        </w:rPr>
        <w:t>2.Atomic number =8 and mass number =17</w:t>
      </w:r>
    </w:p>
    <w:p>
      <w:pPr>
        <w:pStyle w:val="style157"/>
        <w:rPr>
          <w:sz w:val="24"/>
          <w:szCs w:val="24"/>
        </w:rPr>
      </w:pPr>
      <w:r>
        <w:rPr>
          <w:sz w:val="24"/>
          <w:szCs w:val="24"/>
        </w:rPr>
        <w:t>3.all atoms with atomic number 8 are oxygen</w:t>
      </w:r>
    </w:p>
    <w:p>
      <w:pPr>
        <w:pStyle w:val="style157"/>
        <w:rPr>
          <w:sz w:val="24"/>
          <w:szCs w:val="24"/>
        </w:rPr>
      </w:pPr>
      <w:r>
        <w:rPr>
          <w:sz w:val="24"/>
          <w:szCs w:val="24"/>
        </w:rPr>
        <w:t>4.</w:t>
      </w:r>
      <m:oMath>
        <m:sPre>
          <m:sPrePr>
            <m:ctrlPr>
              <w:rPr>
                <w:rFonts w:ascii="Cambria Math" w:hAnsi="Cambria Math"/>
                <w:sz w:val="24"/>
                <w:szCs w:val="24"/>
              </w:rPr>
            </m:ctrlPr>
          </m:sPrePr>
          <m:sub>
            <m:r>
              <m:rPr>
                <m:sty m:val="p"/>
              </m:rPr>
              <w:rPr>
                <w:rFonts w:ascii="Cambria Math" w:hAnsi="Cambria Math"/>
                <w:sz w:val="24"/>
                <w:szCs w:val="24"/>
              </w:rPr>
              <m:t>92</m:t>
            </m:r>
            <m:ctrlPr>
              <w:rPr>
                <w:sz w:val="24"/>
                <w:szCs w:val="24"/>
              </w:rPr>
            </m:ctrlPr>
          </m:sub>
          <m:sup>
            <m:r>
              <m:rPr>
                <m:sty m:val="p"/>
              </m:rPr>
              <w:rPr>
                <w:rFonts w:ascii="Cambria Math" w:hAnsi="Cambria Math"/>
                <w:sz w:val="24"/>
                <w:szCs w:val="24"/>
              </w:rPr>
              <m:t>235</m:t>
            </m:r>
            <m:ctrlPr>
              <w:rPr>
                <w:sz w:val="24"/>
                <w:szCs w:val="24"/>
              </w:rPr>
            </m:ctrlPr>
          </m:sup>
          <m:e>
            <m:r>
              <m:rPr>
                <m:sty m:val="p"/>
              </m:rPr>
              <w:rPr>
                <w:rFonts w:ascii="Cambria Math" w:hAnsi="Cambria Math"/>
                <w:sz w:val="24"/>
                <w:szCs w:val="24"/>
              </w:rPr>
              <m:t>U+</m:t>
            </m:r>
            <m:sPre>
              <m:sPrePr>
                <m:ctrlPr>
                  <w:rPr>
                    <w:rFonts w:ascii="Cambria Math" w:hAnsi="Cambria Math"/>
                    <w:sz w:val="24"/>
                    <w:szCs w:val="24"/>
                  </w:rPr>
                </m:ctrlPr>
              </m:sPrePr>
              <m:sub>
                <m:r>
                  <m:rPr>
                    <m:sty m:val="p"/>
                  </m:rPr>
                  <w:rPr>
                    <w:rFonts w:ascii="Cambria Math" w:hAnsi="Cambria Math"/>
                    <w:sz w:val="24"/>
                    <w:szCs w:val="24"/>
                  </w:rPr>
                  <m:t>0</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n→</m:t>
                </m:r>
                <m:sPre>
                  <m:sPrePr>
                    <m:ctrlPr>
                      <w:rPr>
                        <w:rFonts w:ascii="Cambria Math" w:hAnsi="Cambria Math"/>
                        <w:sz w:val="24"/>
                        <w:szCs w:val="24"/>
                      </w:rPr>
                    </m:ctrlPr>
                  </m:sPrePr>
                  <m:sub>
                    <m:r>
                      <m:rPr>
                        <m:sty m:val="p"/>
                      </m:rPr>
                      <w:rPr>
                        <w:rFonts w:ascii="Cambria Math" w:hAnsi="Cambria Math"/>
                        <w:sz w:val="24"/>
                        <w:szCs w:val="24"/>
                      </w:rPr>
                      <m:t>58</m:t>
                    </m:r>
                    <m:ctrlPr>
                      <w:rPr>
                        <w:sz w:val="24"/>
                        <w:szCs w:val="24"/>
                      </w:rPr>
                    </m:ctrlPr>
                  </m:sub>
                  <m:sup>
                    <m:r>
                      <m:rPr>
                        <m:sty m:val="p"/>
                      </m:rPr>
                      <w:rPr>
                        <w:rFonts w:ascii="Cambria Math" w:hAnsi="Cambria Math"/>
                        <w:sz w:val="24"/>
                        <w:szCs w:val="24"/>
                      </w:rPr>
                      <m:t>144</m:t>
                    </m:r>
                    <m:ctrlPr>
                      <w:rPr>
                        <w:sz w:val="24"/>
                        <w:szCs w:val="24"/>
                      </w:rPr>
                    </m:ctrlPr>
                  </m:sup>
                  <m:e>
                    <m:r>
                      <m:rPr>
                        <m:sty m:val="p"/>
                      </m:rPr>
                      <w:rPr>
                        <w:rFonts w:ascii="Cambria Math" w:hAnsi="Cambria Math"/>
                        <w:sz w:val="24"/>
                        <w:szCs w:val="24"/>
                      </w:rPr>
                      <m:t>Ce+</m:t>
                    </m:r>
                    <m:sPre>
                      <m:sPrePr>
                        <m:ctrlPr>
                          <w:rPr>
                            <w:rFonts w:ascii="Cambria Math" w:hAnsi="Cambria Math"/>
                            <w:sz w:val="24"/>
                            <w:szCs w:val="24"/>
                          </w:rPr>
                        </m:ctrlPr>
                      </m:sPrePr>
                      <m:sub>
                        <m:r>
                          <m:rPr>
                            <m:sty m:val="p"/>
                          </m:rPr>
                          <w:rPr>
                            <w:rFonts w:ascii="Cambria Math" w:hAnsi="Cambria Math"/>
                            <w:sz w:val="24"/>
                            <w:szCs w:val="24"/>
                          </w:rPr>
                          <m:t>38</m:t>
                        </m:r>
                        <m:ctrlPr>
                          <w:rPr>
                            <w:sz w:val="24"/>
                            <w:szCs w:val="24"/>
                          </w:rPr>
                        </m:ctrlPr>
                      </m:sub>
                      <m:sup>
                        <m:r>
                          <m:rPr>
                            <m:sty m:val="p"/>
                          </m:rPr>
                          <w:rPr>
                            <w:rFonts w:ascii="Cambria Math" w:hAnsi="Cambria Math"/>
                            <w:sz w:val="24"/>
                            <w:szCs w:val="24"/>
                          </w:rPr>
                          <m:t>90</m:t>
                        </m:r>
                        <m:ctrlPr>
                          <w:rPr>
                            <w:sz w:val="24"/>
                            <w:szCs w:val="24"/>
                          </w:rPr>
                        </m:ctrlPr>
                      </m:sup>
                      <m:e>
                        <m:r>
                          <m:rPr>
                            <m:sty m:val="p"/>
                          </m:rPr>
                          <w:rPr>
                            <w:rFonts w:ascii="Cambria Math" w:hAnsi="Cambria Math"/>
                            <w:sz w:val="24"/>
                            <w:szCs w:val="24"/>
                          </w:rPr>
                          <m:t>Sr+</m:t>
                        </m:r>
                        <m:sPre>
                          <m:sPrePr>
                            <m:ctrlPr>
                              <w:rPr>
                                <w:rFonts w:ascii="Cambria Math" w:hAnsi="Cambria Math"/>
                                <w:sz w:val="24"/>
                                <w:szCs w:val="24"/>
                              </w:rPr>
                            </m:ctrlPr>
                          </m:sPrePr>
                          <m:sub>
                            <m:r>
                              <m:rPr>
                                <m:sty m:val="p"/>
                              </m:rPr>
                              <w:rPr>
                                <w:rFonts w:ascii="Cambria Math" w:hAnsi="Cambria Math"/>
                                <w:sz w:val="24"/>
                                <w:szCs w:val="24"/>
                              </w:rPr>
                              <m:t>-1</m:t>
                            </m:r>
                            <m:ctrlPr>
                              <w:rPr>
                                <w:sz w:val="24"/>
                                <w:szCs w:val="24"/>
                              </w:rPr>
                            </m:ctrlPr>
                          </m:sub>
                          <m:sup>
                            <m:r>
                              <m:rPr>
                                <m:sty m:val="p"/>
                              </m:rPr>
                              <w:rPr>
                                <w:rFonts w:ascii="Cambria Math" w:hAnsi="Cambria Math"/>
                                <w:sz w:val="24"/>
                                <w:szCs w:val="24"/>
                              </w:rPr>
                              <m:t>0</m:t>
                            </m:r>
                            <m:ctrlPr>
                              <w:rPr>
                                <w:sz w:val="24"/>
                                <w:szCs w:val="24"/>
                              </w:rPr>
                            </m:ctrlPr>
                          </m:sup>
                          <m:e>
                            <m:r>
                              <m:rPr>
                                <m:sty m:val="p"/>
                              </m:rPr>
                              <w:rPr>
                                <w:rFonts w:ascii="Cambria Math" w:hAnsi="Cambria Math"/>
                                <w:sz w:val="24"/>
                                <w:szCs w:val="24"/>
                              </w:rPr>
                              <m:t>e+2</m:t>
                            </m:r>
                            <m:sPre>
                              <m:sPrePr>
                                <m:ctrlPr>
                                  <w:rPr>
                                    <w:rFonts w:ascii="Cambria Math" w:hAnsi="Cambria Math"/>
                                    <w:sz w:val="24"/>
                                    <w:szCs w:val="24"/>
                                  </w:rPr>
                                </m:ctrlPr>
                              </m:sPrePr>
                              <m:sub>
                                <m:r>
                                  <m:rPr>
                                    <m:sty m:val="p"/>
                                  </m:rPr>
                                  <w:rPr>
                                    <w:rFonts w:ascii="Cambria Math" w:hAnsi="Cambria Math"/>
                                    <w:sz w:val="24"/>
                                    <w:szCs w:val="24"/>
                                  </w:rPr>
                                  <m:t>0</m:t>
                                </m:r>
                                <m:ctrlPr>
                                  <w:rPr>
                                    <w:sz w:val="24"/>
                                    <w:szCs w:val="24"/>
                                  </w:rPr>
                                </m:ctrlPr>
                              </m:sub>
                              <m:sup>
                                <m:r>
                                  <m:rPr>
                                    <m:sty m:val="p"/>
                                  </m:rPr>
                                  <w:rPr>
                                    <w:rFonts w:ascii="Cambria Math" w:hAnsi="Cambria Math"/>
                                    <w:sz w:val="24"/>
                                    <w:szCs w:val="24"/>
                                  </w:rPr>
                                  <m:t>1</m:t>
                                </m:r>
                                <m:ctrlPr>
                                  <w:rPr>
                                    <w:sz w:val="24"/>
                                    <w:szCs w:val="24"/>
                                  </w:rPr>
                                </m:ctrlPr>
                              </m:sup>
                              <m:e>
                                <m:r>
                                  <m:rPr>
                                    <m:sty m:val="p"/>
                                  </m:rPr>
                                  <w:rPr>
                                    <w:rFonts w:ascii="Cambria Math" w:hAnsi="Cambria Math"/>
                                    <w:sz w:val="24"/>
                                    <w:szCs w:val="24"/>
                                  </w:rPr>
                                  <m:t>n</m:t>
                                </m:r>
                                <m:ctrlPr>
                                  <w:rPr>
                                    <w:sz w:val="24"/>
                                    <w:szCs w:val="24"/>
                                  </w:rPr>
                                </m:ctrlPr>
                              </m:e>
                            </m:sPre>
                            <m:ctrlPr>
                              <w:rPr>
                                <w:sz w:val="24"/>
                                <w:szCs w:val="24"/>
                              </w:rPr>
                            </m:ctrlPr>
                          </m:e>
                        </m:sPre>
                        <m:ctrlPr>
                          <w:rPr>
                            <w:sz w:val="24"/>
                            <w:szCs w:val="24"/>
                          </w:rPr>
                        </m:ctrlPr>
                      </m:e>
                    </m:sPre>
                    <m:ctrlPr>
                      <w:rPr>
                        <w:sz w:val="24"/>
                        <w:szCs w:val="24"/>
                      </w:rPr>
                    </m:ctrlPr>
                  </m:e>
                </m:sPre>
                <m:ctrlPr>
                  <w:rPr>
                    <w:sz w:val="24"/>
                    <w:szCs w:val="24"/>
                  </w:rPr>
                </m:ctrlPr>
              </m:e>
            </m:sPre>
            <m:ctrlPr>
              <w:rPr>
                <w:sz w:val="24"/>
                <w:szCs w:val="24"/>
              </w:rPr>
            </m:ctrlPr>
          </m:e>
        </m:sPre>
      </m:oMath>
    </w:p>
    <w:p>
      <w:pPr>
        <w:pStyle w:val="style157"/>
        <w:rPr>
          <w:sz w:val="24"/>
          <w:szCs w:val="24"/>
        </w:rPr>
      </w:pPr>
    </w:p>
    <w:p>
      <w:pPr>
        <w:pStyle w:val="style157"/>
        <w:rPr>
          <w:sz w:val="24"/>
          <w:szCs w:val="24"/>
        </w:rPr>
      </w:pPr>
      <w:r>
        <w:rPr>
          <w:sz w:val="24"/>
          <w:szCs w:val="24"/>
        </w:rPr>
        <w:t>5.</w:t>
      </w:r>
      <m:oMath>
        <m:sPre>
          <m:sPrePr>
            <m:ctrlPr>
              <w:rPr>
                <w:rFonts w:ascii="Cambria Math" w:hAnsi="Cambria Math"/>
                <w:sz w:val="24"/>
                <w:szCs w:val="24"/>
              </w:rPr>
            </m:ctrlPr>
          </m:sPrePr>
          <m:sub>
            <m:r>
              <m:rPr>
                <m:sty m:val="p"/>
              </m:rPr>
              <w:rPr>
                <w:rFonts w:ascii="Cambria Math" w:hAnsi="Cambria Math"/>
                <w:sz w:val="24"/>
                <w:szCs w:val="24"/>
              </w:rPr>
              <m:t>83</m:t>
            </m:r>
            <m:ctrlPr>
              <w:rPr>
                <w:sz w:val="24"/>
                <w:szCs w:val="24"/>
              </w:rPr>
            </m:ctrlPr>
          </m:sub>
          <m:sup>
            <m:r>
              <m:rPr>
                <m:sty m:val="p"/>
              </m:rPr>
              <w:rPr>
                <w:rFonts w:ascii="Cambria Math" w:hAnsi="Cambria Math"/>
                <w:sz w:val="24"/>
                <w:szCs w:val="24"/>
              </w:rPr>
              <m:t>192</m:t>
            </m:r>
            <m:ctrlPr>
              <w:rPr>
                <w:sz w:val="24"/>
                <w:szCs w:val="24"/>
              </w:rPr>
            </m:ctrlPr>
          </m:sup>
          <m:e>
            <m:r>
              <m:rPr>
                <m:sty m:val="p"/>
              </m:rPr>
              <w:rPr>
                <w:rFonts w:ascii="Cambria Math" w:hAnsi="Cambria Math"/>
                <w:sz w:val="24"/>
                <w:szCs w:val="24"/>
              </w:rPr>
              <m:t>Bi</m:t>
            </m:r>
            <m:ctrlPr>
              <w:rPr>
                <w:sz w:val="24"/>
                <w:szCs w:val="24"/>
              </w:rPr>
            </m:ctrlPr>
          </m:e>
        </m:sPre>
      </m:oMath>
    </w:p>
    <w:p>
      <w:pPr>
        <w:pStyle w:val="style157"/>
        <w:rPr>
          <w:sz w:val="24"/>
          <w:szCs w:val="24"/>
        </w:rPr>
      </w:pPr>
      <w:r>
        <w:rPr>
          <w:sz w:val="24"/>
          <w:szCs w:val="24"/>
        </w:rPr>
        <w:t>6. Gamma rays</w:t>
      </w:r>
    </w:p>
    <w:p>
      <w:pPr>
        <w:pStyle w:val="style157"/>
        <w:rPr>
          <w:sz w:val="24"/>
          <w:szCs w:val="24"/>
        </w:rPr>
      </w:pPr>
      <w:r>
        <w:rPr>
          <w:sz w:val="24"/>
          <w:szCs w:val="24"/>
        </w:rPr>
        <w:t>7. Carbon-14</w:t>
      </w:r>
    </w:p>
    <w:p>
      <w:pPr>
        <w:pStyle w:val="style0"/>
        <w:autoSpaceDE w:val="false"/>
        <w:autoSpaceDN w:val="false"/>
        <w:adjustRightInd w:val="false"/>
        <w:spacing w:after="0" w:lineRule="auto" w:line="240"/>
        <w:rPr>
          <w:rFonts w:cs="ArialMT"/>
          <w:iCs/>
          <w:sz w:val="24"/>
          <w:szCs w:val="24"/>
        </w:rPr>
      </w:pPr>
      <w:r>
        <w:rPr>
          <w:sz w:val="24"/>
          <w:szCs w:val="24"/>
        </w:rPr>
        <w:t>8.</w:t>
      </w:r>
      <w:r>
        <w:rPr>
          <w:rFonts w:cs="ArialMT"/>
          <w:iCs/>
          <w:sz w:val="24"/>
          <w:szCs w:val="24"/>
        </w:rPr>
        <w:t>Radiation is characterized by its penetration power and its ionizing power. Penetration power indicates</w:t>
      </w:r>
    </w:p>
    <w:p>
      <w:pPr>
        <w:pStyle w:val="style0"/>
        <w:autoSpaceDE w:val="false"/>
        <w:autoSpaceDN w:val="false"/>
        <w:adjustRightInd w:val="false"/>
        <w:spacing w:after="0" w:lineRule="auto" w:line="240"/>
        <w:rPr>
          <w:rFonts w:cs="ArialMT"/>
          <w:iCs/>
          <w:sz w:val="24"/>
          <w:szCs w:val="24"/>
        </w:rPr>
      </w:pPr>
      <w:r>
        <w:rPr>
          <w:rFonts w:cs="ArialMT"/>
          <w:iCs/>
          <w:sz w:val="24"/>
          <w:szCs w:val="24"/>
        </w:rPr>
        <w:t>how much material the radiation can pass through without being stopped and the ionizing power indicates</w:t>
      </w:r>
    </w:p>
    <w:p>
      <w:pPr>
        <w:pStyle w:val="style0"/>
        <w:autoSpaceDE w:val="false"/>
        <w:autoSpaceDN w:val="false"/>
        <w:adjustRightInd w:val="false"/>
        <w:spacing w:after="0" w:lineRule="auto" w:line="240"/>
        <w:rPr>
          <w:rFonts w:cs="ArialMT"/>
          <w:iCs/>
          <w:sz w:val="24"/>
          <w:szCs w:val="24"/>
        </w:rPr>
      </w:pPr>
      <w:r>
        <w:rPr>
          <w:rFonts w:cs="ArialMT"/>
          <w:iCs/>
          <w:sz w:val="24"/>
          <w:szCs w:val="24"/>
        </w:rPr>
        <w:t>how likely the radiation is to damage an organism that it strikes. Alpha particles, due to their mass, have</w:t>
      </w:r>
    </w:p>
    <w:p>
      <w:pPr>
        <w:pStyle w:val="style157"/>
        <w:rPr>
          <w:sz w:val="24"/>
          <w:szCs w:val="24"/>
        </w:rPr>
      </w:pPr>
      <w:r>
        <w:rPr>
          <w:sz w:val="24"/>
          <w:szCs w:val="24"/>
        </w:rPr>
        <w:t>very high ionizing power and are much more likely to damage an organism than the mass-less gamma ray</w:t>
      </w:r>
      <w:r>
        <w:rPr>
          <w:rFonts w:ascii="ArialMT" w:hAnsi="ArialMT"/>
          <w:sz w:val="24"/>
          <w:szCs w:val="24"/>
        </w:rPr>
        <w:t>.</w:t>
      </w:r>
    </w:p>
    <w:p>
      <w:pPr>
        <w:pStyle w:val="style157"/>
        <w:rPr>
          <w:sz w:val="24"/>
          <w:szCs w:val="24"/>
        </w:rPr>
      </w:pPr>
    </w:p>
    <w:p>
      <w:pPr>
        <w:pStyle w:val="style157"/>
        <w:rPr>
          <w:b/>
          <w:bCs/>
          <w:sz w:val="24"/>
          <w:szCs w:val="24"/>
        </w:rPr>
      </w:pPr>
      <w:r>
        <w:rPr>
          <w:b/>
          <w:bCs/>
          <w:sz w:val="24"/>
          <w:szCs w:val="24"/>
        </w:rPr>
        <w:t>TAKEAWAY</w:t>
      </w:r>
    </w:p>
    <w:p>
      <w:pPr>
        <w:pStyle w:val="style0"/>
        <w:numPr>
          <w:ilvl w:val="0"/>
          <w:numId w:val="76"/>
        </w:numPr>
        <w:autoSpaceDE w:val="false"/>
        <w:autoSpaceDN w:val="false"/>
        <w:adjustRightInd w:val="false"/>
        <w:spacing w:after="0" w:lineRule="auto" w:line="240"/>
        <w:rPr>
          <w:rFonts w:ascii="ArialMT" w:cs="ArialMT" w:hAnsi="ArialMT"/>
          <w:iCs/>
          <w:sz w:val="24"/>
          <w:szCs w:val="24"/>
        </w:rPr>
      </w:pPr>
      <w:r>
        <w:rPr>
          <w:rFonts w:cs="ArialMT"/>
          <w:iCs/>
          <w:sz w:val="24"/>
          <w:szCs w:val="24"/>
        </w:rPr>
        <w:t>Iron-56 is a very stable nucleus while cobalt-60 is an unstable nucleus. Which nucleus would you expect to have more binding energy per nucleon?</w:t>
      </w:r>
    </w:p>
    <w:p>
      <w:pPr>
        <w:pStyle w:val="style0"/>
        <w:numPr>
          <w:ilvl w:val="0"/>
          <w:numId w:val="76"/>
        </w:numPr>
        <w:autoSpaceDE w:val="false"/>
        <w:autoSpaceDN w:val="false"/>
        <w:adjustRightInd w:val="false"/>
        <w:spacing w:after="0" w:lineRule="auto" w:line="240"/>
        <w:rPr>
          <w:rFonts w:ascii="ArialMT" w:cs="ArialMT" w:hAnsi="ArialMT"/>
          <w:iCs/>
          <w:sz w:val="24"/>
          <w:szCs w:val="24"/>
        </w:rPr>
      </w:pPr>
      <w:r>
        <w:rPr>
          <w:rFonts w:cs="ArialMT"/>
          <w:iCs/>
          <w:sz w:val="24"/>
          <w:szCs w:val="24"/>
        </w:rPr>
        <w:t xml:space="preserve">Write equations showing how the following nuclei undergo </w:t>
      </w:r>
      <m:oMath>
        <m:r>
          <w:rPr>
            <w:rFonts w:ascii="Cambria Math" w:cs="ArialMT" w:hAnsi="Cambria Math"/>
            <w:sz w:val="24"/>
            <w:szCs w:val="24"/>
          </w:rPr>
          <m:t>α</m:t>
        </m:r>
      </m:oMath>
      <w:r>
        <w:rPr>
          <w:rFonts w:cs="ArialMT"/>
          <w:iCs/>
          <w:sz w:val="24"/>
          <w:szCs w:val="24"/>
        </w:rPr>
        <w:t xml:space="preserve"> decay: (a) </w:t>
      </w:r>
      <m:oMath>
        <m:sPre>
          <m:sPrePr>
            <m:ctrlPr>
              <w:rPr>
                <w:rFonts w:ascii="Cambria Math" w:cs="ArialMT" w:hAnsi="Cambria Math"/>
                <w:i/>
                <w:iCs/>
                <w:sz w:val="24"/>
                <w:szCs w:val="24"/>
              </w:rPr>
            </m:ctrlPr>
          </m:sPrePr>
          <m:sub>
            <m:r>
              <w:rPr>
                <w:rFonts w:ascii="Cambria Math" w:cs="ArialMT" w:hAnsi="Cambria Math"/>
                <w:sz w:val="24"/>
                <w:szCs w:val="24"/>
              </w:rPr>
              <m:t>92</m:t>
            </m:r>
            <m:ctrlPr>
              <w:rPr>
                <w:sz w:val="24"/>
                <w:szCs w:val="24"/>
              </w:rPr>
            </m:ctrlPr>
          </m:sub>
          <m:sup>
            <m:r>
              <w:rPr>
                <w:rFonts w:ascii="Cambria Math" w:cs="ArialMT" w:hAnsi="Cambria Math"/>
                <w:sz w:val="24"/>
                <w:szCs w:val="24"/>
              </w:rPr>
              <m:t>238</m:t>
            </m:r>
            <m:ctrlPr>
              <w:rPr>
                <w:sz w:val="24"/>
                <w:szCs w:val="24"/>
              </w:rPr>
            </m:ctrlPr>
          </m:sup>
          <m:e>
            <m:r>
              <w:rPr>
                <w:rFonts w:ascii="Cambria Math" w:cs="ArialMT" w:hAnsi="Cambria Math"/>
                <w:sz w:val="24"/>
                <w:szCs w:val="24"/>
              </w:rPr>
              <m:t xml:space="preserve">U </m:t>
            </m:r>
            <m:d>
              <m:dPr>
                <m:endChr m:val=")"/>
                <m:ctrlPr>
                  <w:rPr>
                    <w:rFonts w:ascii="Cambria Math" w:cs="ArialMT" w:hAnsi="Cambria Math"/>
                    <w:i/>
                    <w:iCs/>
                    <w:sz w:val="24"/>
                    <w:szCs w:val="24"/>
                  </w:rPr>
                </m:ctrlPr>
              </m:dPr>
              <m:e>
                <m:r>
                  <w:rPr>
                    <w:rFonts w:ascii="Cambria Math" w:cs="ArialMT" w:hAnsi="Cambria Math"/>
                    <w:sz w:val="24"/>
                    <w:szCs w:val="24"/>
                  </w:rPr>
                  <m:t>b</m:t>
                </m:r>
                <m:ctrlPr>
                  <w:rPr>
                    <w:sz w:val="24"/>
                    <w:szCs w:val="24"/>
                  </w:rPr>
                </m:ctrlPr>
              </m:e>
            </m:d>
            <m:sPre>
              <m:sPrePr>
                <m:ctrlPr>
                  <w:rPr>
                    <w:rFonts w:ascii="Cambria Math" w:cs="ArialMT" w:hAnsi="Cambria Math"/>
                    <w:i/>
                    <w:iCs/>
                    <w:sz w:val="24"/>
                    <w:szCs w:val="24"/>
                  </w:rPr>
                </m:ctrlPr>
              </m:sPrePr>
              <m:sub>
                <m:r>
                  <w:rPr>
                    <w:rFonts w:ascii="Cambria Math" w:cs="ArialMT" w:hAnsi="Cambria Math"/>
                    <w:sz w:val="24"/>
                    <w:szCs w:val="24"/>
                  </w:rPr>
                  <m:t>83</m:t>
                </m:r>
                <m:ctrlPr>
                  <w:rPr>
                    <w:sz w:val="24"/>
                    <w:szCs w:val="24"/>
                  </w:rPr>
                </m:ctrlPr>
              </m:sub>
              <m:sup>
                <m:r>
                  <w:rPr>
                    <w:rFonts w:ascii="Cambria Math" w:cs="ArialMT" w:hAnsi="Cambria Math"/>
                    <w:sz w:val="24"/>
                    <w:szCs w:val="24"/>
                  </w:rPr>
                  <m:t>193</m:t>
                </m:r>
                <m:ctrlPr>
                  <w:rPr>
                    <w:sz w:val="24"/>
                    <w:szCs w:val="24"/>
                  </w:rPr>
                </m:ctrlPr>
              </m:sup>
              <m:e>
                <m:r>
                  <w:rPr>
                    <w:rFonts w:ascii="Cambria Math" w:cs="ArialMT" w:hAnsi="Cambria Math"/>
                    <w:sz w:val="24"/>
                    <w:szCs w:val="24"/>
                  </w:rPr>
                  <m:t>Bi (c)</m:t>
                </m:r>
                <m:sPre>
                  <m:sPrePr>
                    <m:ctrlPr>
                      <w:rPr>
                        <w:rFonts w:ascii="Cambria Math" w:cs="ArialMT" w:hAnsi="Cambria Math"/>
                        <w:i/>
                        <w:iCs/>
                        <w:sz w:val="24"/>
                        <w:szCs w:val="24"/>
                      </w:rPr>
                    </m:ctrlPr>
                  </m:sPrePr>
                  <m:sub>
                    <m:r>
                      <w:rPr>
                        <w:rFonts w:ascii="Cambria Math" w:cs="ArialMT" w:hAnsi="Cambria Math"/>
                        <w:sz w:val="24"/>
                        <w:szCs w:val="24"/>
                      </w:rPr>
                      <m:t>84</m:t>
                    </m:r>
                    <m:ctrlPr>
                      <w:rPr>
                        <w:sz w:val="24"/>
                        <w:szCs w:val="24"/>
                      </w:rPr>
                    </m:ctrlPr>
                  </m:sub>
                  <m:sup>
                    <m:r>
                      <w:rPr>
                        <w:rFonts w:ascii="Cambria Math" w:cs="ArialMT" w:hAnsi="Cambria Math"/>
                        <w:sz w:val="24"/>
                        <w:szCs w:val="24"/>
                      </w:rPr>
                      <m:t>215</m:t>
                    </m:r>
                    <m:ctrlPr>
                      <w:rPr>
                        <w:sz w:val="24"/>
                        <w:szCs w:val="24"/>
                      </w:rPr>
                    </m:ctrlPr>
                  </m:sup>
                  <m:e>
                    <m:r>
                      <w:rPr>
                        <w:rFonts w:ascii="Cambria Math" w:cs="ArialMT" w:hAnsi="Cambria Math"/>
                        <w:sz w:val="24"/>
                        <w:szCs w:val="24"/>
                      </w:rPr>
                      <m:t>Po</m:t>
                    </m:r>
                    <m:ctrlPr>
                      <w:rPr>
                        <w:sz w:val="24"/>
                        <w:szCs w:val="24"/>
                      </w:rPr>
                    </m:ctrlPr>
                  </m:e>
                </m:sPre>
                <m:ctrlPr>
                  <w:rPr>
                    <w:sz w:val="24"/>
                    <w:szCs w:val="24"/>
                  </w:rPr>
                </m:ctrlPr>
              </m:e>
            </m:sPre>
            <m:ctrlPr>
              <w:rPr>
                <w:sz w:val="24"/>
                <w:szCs w:val="24"/>
              </w:rPr>
            </m:ctrlPr>
          </m:e>
        </m:sPre>
      </m:oMath>
    </w:p>
    <w:p>
      <w:pPr>
        <w:pStyle w:val="style0"/>
        <w:numPr>
          <w:ilvl w:val="0"/>
          <w:numId w:val="76"/>
        </w:numPr>
        <w:autoSpaceDE w:val="false"/>
        <w:autoSpaceDN w:val="false"/>
        <w:adjustRightInd w:val="false"/>
        <w:spacing w:after="0" w:lineRule="auto" w:line="240"/>
        <w:rPr>
          <w:rFonts w:ascii="ArialMT" w:cs="ArialMT" w:hAnsi="ArialMT"/>
          <w:iCs/>
          <w:sz w:val="24"/>
          <w:szCs w:val="24"/>
        </w:rPr>
      </w:pPr>
      <w:r>
        <w:rPr>
          <w:rFonts w:cs="ArialMT"/>
          <w:iCs/>
          <w:sz w:val="24"/>
          <w:szCs w:val="24"/>
        </w:rPr>
        <w:t xml:space="preserve">In the naturally occurring uranium decay series, the nuclide </w:t>
      </w:r>
      <m:oMath>
        <m:sPre>
          <m:sPrePr>
            <m:ctrlPr>
              <w:rPr>
                <w:rFonts w:ascii="Cambria Math" w:cs="ArialMT" w:hAnsi="Cambria Math"/>
                <w:i/>
                <w:iCs/>
                <w:sz w:val="24"/>
                <w:szCs w:val="24"/>
              </w:rPr>
            </m:ctrlPr>
          </m:sPrePr>
          <m:sub>
            <m:r>
              <w:rPr>
                <w:rFonts w:ascii="Cambria Math" w:cs="ArialMT" w:hAnsi="Cambria Math"/>
                <w:sz w:val="24"/>
                <w:szCs w:val="24"/>
              </w:rPr>
              <m:t>92</m:t>
            </m:r>
            <m:ctrlPr>
              <w:rPr>
                <w:sz w:val="24"/>
                <w:szCs w:val="24"/>
              </w:rPr>
            </m:ctrlPr>
          </m:sub>
          <m:sup>
            <m:r>
              <w:rPr>
                <w:rFonts w:ascii="Cambria Math" w:cs="ArialMT" w:hAnsi="Cambria Math"/>
                <w:sz w:val="24"/>
                <w:szCs w:val="24"/>
              </w:rPr>
              <m:t>238</m:t>
            </m:r>
            <m:ctrlPr>
              <w:rPr>
                <w:sz w:val="24"/>
                <w:szCs w:val="24"/>
              </w:rPr>
            </m:ctrlPr>
          </m:sup>
          <m:e>
            <m:r>
              <w:rPr>
                <w:rFonts w:ascii="Cambria Math" w:cs="ArialMT" w:hAnsi="Cambria Math"/>
                <w:sz w:val="24"/>
                <w:szCs w:val="24"/>
              </w:rPr>
              <m:t>U</m:t>
            </m:r>
            <m:ctrlPr>
              <w:rPr>
                <w:sz w:val="24"/>
                <w:szCs w:val="24"/>
              </w:rPr>
            </m:ctrlPr>
          </m:e>
        </m:sPre>
      </m:oMath>
      <w:r>
        <w:rPr>
          <w:rFonts w:cs="ArialMT"/>
          <w:iCs/>
          <w:sz w:val="24"/>
          <w:szCs w:val="24"/>
        </w:rPr>
        <w:t xml:space="preserve"> decays in succession by </w:t>
      </w:r>
      <m:oMath>
        <m:r>
          <w:rPr>
            <w:rFonts w:ascii="Cambria Math" w:cs="ArialMT" w:hAnsi="Cambria Math"/>
            <w:sz w:val="24"/>
            <w:szCs w:val="24"/>
          </w:rPr>
          <m:t>α,β,β,α,α,α,α,β decay. write an equation showing the mass numbers,atomic numbers and</m:t>
        </m:r>
      </m:oMath>
    </w:p>
    <w:p>
      <w:pPr>
        <w:pStyle w:val="style0"/>
        <w:numPr>
          <w:ilvl w:val="0"/>
          <w:numId w:val="76"/>
        </w:numPr>
        <w:autoSpaceDE w:val="false"/>
        <w:autoSpaceDN w:val="false"/>
        <w:adjustRightInd w:val="false"/>
        <w:spacing w:after="0" w:lineRule="auto" w:line="240"/>
        <w:rPr>
          <w:rFonts w:ascii="ArialMT" w:cs="ArialMT" w:hAnsi="ArialMT"/>
          <w:iCs/>
          <w:sz w:val="24"/>
          <w:szCs w:val="24"/>
        </w:rPr>
      </w:pPr>
      <m:oMath>
        <m:r>
          <w:rPr>
            <w:rFonts w:ascii="Cambria Math" w:cs="ArialMT" w:hAnsi="Cambria Math"/>
            <w:sz w:val="24"/>
            <w:szCs w:val="24"/>
          </w:rPr>
          <m:t xml:space="preserve"> symbols for the nuclides formed by these series.</m:t>
        </m:r>
      </m:oMath>
    </w:p>
    <w:p>
      <w:pPr>
        <w:pStyle w:val="style0"/>
        <w:numPr>
          <w:ilvl w:val="0"/>
          <w:numId w:val="76"/>
        </w:numPr>
        <w:autoSpaceDE w:val="false"/>
        <w:autoSpaceDN w:val="false"/>
        <w:adjustRightInd w:val="false"/>
        <w:spacing w:after="0" w:lineRule="auto" w:line="240"/>
        <w:rPr>
          <w:rFonts w:ascii="ArialMT" w:cs="ArialMT" w:hAnsi="ArialMT"/>
          <w:iCs/>
          <w:sz w:val="24"/>
          <w:szCs w:val="24"/>
        </w:rPr>
      </w:pPr>
      <m:oMath>
        <m:r>
          <w:rPr>
            <w:rFonts w:ascii="Cambria Math" w:cs="ArialMT" w:hAnsi="Cambria Math"/>
            <w:sz w:val="24"/>
            <w:szCs w:val="24"/>
          </w:rPr>
          <m:t xml:space="preserve">The decay constant for the beta decay of </m:t>
        </m:r>
        <m:r>
          <m:rPr>
            <m:sty m:val="bi"/>
          </m:rPr>
          <w:rPr>
            <w:rFonts w:ascii="Cambria Math" w:cs="ArialMT" w:hAnsi="Cambria Math"/>
            <w:sz w:val="24"/>
            <w:szCs w:val="24"/>
          </w:rPr>
          <m:t>Tc</m:t>
        </m:r>
        <m:r>
          <w:rPr>
            <w:rFonts w:ascii="Cambria Math" w:cs="ArialMT" w:hAnsi="Cambria Math"/>
            <w:sz w:val="24"/>
            <w:szCs w:val="24"/>
          </w:rPr>
          <m:t>-99 is 1.0×</m:t>
        </m:r>
        <m:sSup>
          <m:sSupPr>
            <m:ctrlPr>
              <w:rPr>
                <w:rFonts w:ascii="Cambria Math" w:cs="ArialMT" w:hAnsi="Cambria Math"/>
                <w:i/>
                <w:iCs/>
                <w:sz w:val="24"/>
                <w:szCs w:val="24"/>
              </w:rPr>
            </m:ctrlPr>
          </m:sSupPr>
          <m:e>
            <m:r>
              <w:rPr>
                <w:rFonts w:ascii="Cambria Math" w:cs="ArialMT" w:hAnsi="Cambria Math"/>
                <w:sz w:val="24"/>
                <w:szCs w:val="24"/>
              </w:rPr>
              <m:t>10</m:t>
            </m:r>
            <m:ctrlPr>
              <w:rPr>
                <w:sz w:val="24"/>
                <w:szCs w:val="24"/>
              </w:rPr>
            </m:ctrlPr>
          </m:e>
          <m:sup>
            <m:r>
              <w:rPr>
                <w:rFonts w:ascii="Cambria Math" w:cs="ArialMT" w:hAnsi="Cambria Math"/>
                <w:sz w:val="24"/>
                <w:szCs w:val="24"/>
              </w:rPr>
              <m:t>-13</m:t>
            </m:r>
            <m:ctrlPr>
              <w:rPr>
                <w:sz w:val="24"/>
                <w:szCs w:val="24"/>
              </w:rPr>
            </m:ctrlPr>
          </m:sup>
        </m:sSup>
        <m:r>
          <w:rPr>
            <w:rFonts w:ascii="Cambria Math" w:cs="ArialMT" w:hAnsi="Cambria Math"/>
            <w:sz w:val="24"/>
            <w:szCs w:val="24"/>
          </w:rPr>
          <m:t xml:space="preserve">/s . what is the half-life  </m:t>
        </m:r>
      </m:oMath>
    </w:p>
    <w:p>
      <w:pPr>
        <w:pStyle w:val="style0"/>
        <w:autoSpaceDE w:val="false"/>
        <w:autoSpaceDN w:val="false"/>
        <w:adjustRightInd w:val="false"/>
        <w:spacing w:after="0" w:lineRule="auto" w:line="240"/>
        <w:ind w:left="720"/>
        <w:rPr>
          <w:rFonts w:ascii="ArialMT" w:cs="ArialMT" w:hAnsi="ArialMT"/>
          <w:iCs/>
          <w:sz w:val="24"/>
          <w:szCs w:val="24"/>
        </w:rPr>
      </w:pPr>
      <m:oMathPara>
        <m:oMathParaPr>
          <m:jc m:val="left"/>
        </m:oMathParaPr>
        <m:oMath>
          <m:r>
            <w:rPr>
              <w:rFonts w:ascii="Cambria Math" w:cs="ArialMT" w:hAnsi="Cambria Math"/>
              <w:sz w:val="24"/>
              <w:szCs w:val="24"/>
            </w:rPr>
            <m:t>of this isotope?</m:t>
          </m:r>
        </m:oMath>
      </m:oMathPara>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157"/>
        <w:rPr>
          <w:sz w:val="24"/>
          <w:szCs w:val="24"/>
        </w:rPr>
      </w:pPr>
    </w:p>
    <w:p>
      <w:pPr>
        <w:pStyle w:val="style0"/>
        <w:rPr>
          <w:sz w:val="24"/>
          <w:szCs w:val="24"/>
        </w:rPr>
      </w:pPr>
    </w:p>
    <w:sectPr>
      <w:headerReference w:type="default" r:id="rId66"/>
      <w:footerReference w:type="default" r:id="rId6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3"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Cambria">
    <w:altName w:val="Cambria"/>
    <w:panose1 w:val="02040503050000030204"/>
    <w:charset w:val="00"/>
    <w:family w:val="roman"/>
    <w:pitch w:val="variable"/>
    <w:sig w:usb0="E00002FF" w:usb1="400004FF" w:usb2="00000000" w:usb3="00000000" w:csb0="0000019F" w:csb1="00000000"/>
  </w:font>
  <w:font w:name="Arial">
    <w:altName w:val="Arial"/>
    <w:panose1 w:val="020b0604020000020204"/>
    <w:charset w:val="00"/>
    <w:family w:val="swiss"/>
    <w:pitch w:val="variable"/>
    <w:sig w:usb0="E0002AFF" w:usb1="C0007843"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DINOT-Bold">
    <w:altName w:val="DINOT-Bold"/>
    <w:panose1 w:val="00000000000000000000"/>
    <w:charset w:val="00"/>
    <w:family w:val="swiss"/>
    <w:pitch w:val="default"/>
    <w:sig w:usb0="00000003" w:usb1="00000000" w:usb2="00000000" w:usb3="00000000" w:csb0="00000001" w:csb1="00000000"/>
  </w:font>
  <w:font w:name="DINOT-CondMedium">
    <w:altName w:val="DINOT-CondMedium"/>
    <w:panose1 w:val="00000000000000000000"/>
    <w:charset w:val="00"/>
    <w:family w:val="swiss"/>
    <w:pitch w:val="default"/>
    <w:sig w:usb0="00000003" w:usb1="00000000" w:usb2="00000000" w:usb3="00000000" w:csb0="00000001" w:csb1="00000000"/>
  </w:font>
  <w:font w:name="Myriad Pro">
    <w:altName w:val="Myriad Pro"/>
    <w:panose1 w:val="00000000000000000000"/>
    <w:charset w:val="00"/>
    <w:family w:val="swiss"/>
    <w:pitch w:val="default"/>
    <w:sig w:usb0="00000003" w:usb1="00000000" w:usb2="00000000" w:usb3="00000000" w:csb0="00000001" w:csb1="00000000"/>
  </w:font>
  <w:font w:name="MundoSansStd-Bold">
    <w:altName w:val="MundoSansStd-Bold"/>
    <w:panose1 w:val="00000000000000000000"/>
    <w:charset w:val="00"/>
    <w:family w:val="auto"/>
    <w:pitch w:val="default"/>
    <w:sig w:usb0="00000003" w:usb1="00000000" w:usb2="00000000" w:usb3="00000000" w:csb0="00000001" w:csb1="00000000"/>
  </w:font>
  <w:font w:name="MundoSansStd-Medium">
    <w:altName w:val="MundoSansStd-Medium"/>
    <w:panose1 w:val="00000000000000000000"/>
    <w:charset w:val="00"/>
    <w:family w:val="auto"/>
    <w:pitch w:val="default"/>
    <w:sig w:usb0="00000003" w:usb1="00000000" w:usb2="00000000" w:usb3="00000000" w:csb0="00000001" w:csb1="00000000"/>
  </w:font>
  <w:font w:name="PhotinaMTStd">
    <w:altName w:val="PhotinaMTStd"/>
    <w:panose1 w:val="00000000000000000000"/>
    <w:charset w:val="00"/>
    <w:family w:val="auto"/>
    <w:pitch w:val="default"/>
    <w:sig w:usb0="00000003" w:usb1="00000000" w:usb2="00000000" w:usb3="00000000" w:csb0="00000001" w:csb1="00000000"/>
  </w:font>
  <w:font w:name="PhotinaMTStd-Bold">
    <w:altName w:val="PhotinaMTStd-Bold"/>
    <w:panose1 w:val="00000000000000000000"/>
    <w:charset w:val="00"/>
    <w:family w:val="auto"/>
    <w:pitch w:val="default"/>
    <w:sig w:usb0="00000003" w:usb1="00000000" w:usb2="00000000" w:usb3="00000000" w:csb0="00000001" w:csb1="00000000"/>
  </w:font>
  <w:font w:name="MundoSansStd">
    <w:altName w:val="MundoSansStd"/>
    <w:panose1 w:val="00000000000000000000"/>
    <w:charset w:val="00"/>
    <w:family w:val="auto"/>
    <w:pitch w:val="default"/>
    <w:sig w:usb0="00000003" w:usb1="00000000" w:usb2="00000000" w:usb3="00000000" w:csb0="00000001" w:csb1="00000000"/>
  </w:font>
  <w:font w:name="MathematicalPi-One">
    <w:altName w:val="MathematicalPi-One"/>
    <w:panose1 w:val="00000000000000000000"/>
    <w:charset w:val="00"/>
    <w:family w:val="auto"/>
    <w:pitch w:val="default"/>
    <w:sig w:usb0="00000003" w:usb1="00000000" w:usb2="00000000" w:usb3="00000000" w:csb0="00000001" w:csb1="00000000"/>
  </w:font>
  <w:font w:name="MundoSansStd-Italic">
    <w:altName w:val="MundoSansStd-Italic"/>
    <w:panose1 w:val="00000000000000000000"/>
    <w:charset w:val="00"/>
    <w:family w:val="auto"/>
    <w:pitch w:val="default"/>
    <w:sig w:usb0="00000003" w:usb1="00000000" w:usb2="00000000" w:usb3="00000000" w:csb0="00000001" w:csb1="00000000"/>
  </w:font>
  <w:font w:name="Cambria Math">
    <w:altName w:val="Cambria Math"/>
    <w:panose1 w:val="02040503050000030204"/>
    <w:charset w:val="00"/>
    <w:family w:val="roman"/>
    <w:pitch w:val="variable"/>
    <w:sig w:usb0="E00002FF" w:usb1="420024FF" w:usb2="00000000" w:usb3="00000000" w:csb0="0000019F" w:csb1="00000000"/>
  </w:font>
  <w:font w:name="Calibri,Bold">
    <w:altName w:val="Times New Roman"/>
    <w:panose1 w:val="00000000000000000000"/>
    <w:charset w:val="a1"/>
    <w:family w:val="auto"/>
    <w:pitch w:val="default"/>
    <w:sig w:usb0="00000081" w:usb1="00000000" w:usb2="00000000" w:usb3="00000000" w:csb0="00000008" w:csb1="00000000"/>
  </w:font>
  <w:font w:name="Consolas">
    <w:altName w:val="Consolas"/>
    <w:panose1 w:val="020b0609020000030204"/>
    <w:charset w:val="00"/>
    <w:family w:val="modern"/>
    <w:pitch w:val="fixed"/>
    <w:sig w:usb0="E10002FF" w:usb1="4000FCFF" w:usb2="00000009" w:usb3="00000000" w:csb0="0000019F" w:csb1="00000000"/>
  </w:font>
  <w:font w:name="UniversLTStd-Light">
    <w:altName w:val="UniversLTStd-Light"/>
    <w:panose1 w:val="00000000000000000000"/>
    <w:charset w:val="00"/>
    <w:family w:val="swiss"/>
    <w:pitch w:val="default"/>
    <w:sig w:usb0="00000003" w:usb1="00000000" w:usb2="00000000" w:usb3="00000000" w:csb0="00000001" w:csb1="00000000"/>
  </w:font>
  <w:font w:name="BookmanOldStyle-Italic">
    <w:altName w:val="BookmanOldStyle-Italic"/>
    <w:panose1 w:val="00000000000000000000"/>
    <w:charset w:val="00"/>
    <w:family w:val="roman"/>
    <w:pitch w:val="default"/>
    <w:sig w:usb0="00000003" w:usb1="00000000" w:usb2="00000000" w:usb3="00000000" w:csb0="00000001" w:csb1="00000000"/>
  </w:font>
  <w:font w:name="Verdana">
    <w:altName w:val="Verdana"/>
    <w:panose1 w:val="020b0604030000040204"/>
    <w:charset w:val="00"/>
    <w:family w:val="swiss"/>
    <w:pitch w:val="variable"/>
    <w:sig w:usb0="A10006FF" w:usb1="4000205B" w:usb2="00000010" w:usb3="00000000" w:csb0="0000019F" w:csb1="00000000"/>
  </w:font>
  <w:font w:name="TimesNewRomanPSMT">
    <w:altName w:val="TimesNewRomanPSMT"/>
    <w:panose1 w:val="00000000000000000000"/>
    <w:charset w:val="00"/>
    <w:family w:val="roman"/>
    <w:pitch w:val="default"/>
    <w:sig w:usb0="00000003" w:usb1="00000000" w:usb2="00000000" w:usb3="00000000" w:csb0="00000001" w:csb1="00000000"/>
  </w:font>
  <w:font w:name="UniversLTStd-Bold">
    <w:altName w:val="UniversLTStd-Bold"/>
    <w:panose1 w:val="00000000000000000000"/>
    <w:charset w:val="00"/>
    <w:family w:val="swiss"/>
    <w:pitch w:val="default"/>
    <w:sig w:usb0="00000003" w:usb1="00000000" w:usb2="00000000" w:usb3="00000000" w:csb0="00000001" w:csb1="00000000"/>
  </w:font>
  <w:font w:name="Arial-BoldMT">
    <w:altName w:val="MS Mincho"/>
    <w:panose1 w:val="00000000000000000000"/>
    <w:charset w:val="80"/>
    <w:family w:val="auto"/>
    <w:pitch w:val="default"/>
    <w:sig w:usb0="00000001" w:usb1="08070000" w:usb2="00000010" w:usb3="00000000" w:csb0="00020000" w:csb1="00000000"/>
  </w:font>
  <w:font w:name="ArialMT">
    <w:altName w:val="MS Gothic"/>
    <w:panose1 w:val="00000000000000000000"/>
    <w:charset w:val="00"/>
    <w:family w:val="swiss"/>
    <w:pitch w:val="default"/>
    <w:sig w:usb0="00000003" w:usb1="08070000" w:usb2="00000010" w:usb3="00000000" w:csb0="00020001" w:csb1="00000000"/>
  </w:font>
  <w:font w:name="Arial Unicode MS">
    <w:altName w:val="Arial Unicode MS"/>
    <w:panose1 w:val="020b0604020000020204"/>
    <w:charset w:val="80"/>
    <w:family w:val="swiss"/>
    <w:pitch w:val="variable"/>
    <w:sig w:usb0="F7FFAFFF" w:usb1="E9DFFFFF" w:usb2="0000003F" w:usb3="00000000" w:csb0="003F01FF" w:csb1="00000000"/>
  </w:font>
  <w:font w:name="SymbolMT">
    <w:altName w:val="MS Mincho"/>
    <w:panose1 w:val="00000000000000000000"/>
    <w:charset w:val="80"/>
    <w:family w:val="auto"/>
    <w:pitch w:val="default"/>
    <w:sig w:usb0="00000003" w:usb1="080F0000" w:usb2="00000010" w:usb3="00000000" w:csb0="00120001" w:csb1="00000000"/>
  </w:font>
  <w:font w:name="Wingdings-Regular">
    <w:altName w:val="Wingdings-Regular"/>
    <w:panose1 w:val="00000000000000000000"/>
    <w:charset w:val="00"/>
    <w:family w:val="auto"/>
    <w:pitch w:val="default"/>
    <w:sig w:usb0="00000003" w:usb1="00000000" w:usb2="00000000" w:usb3="00000000" w:csb0="00000001" w:csb1="00000000"/>
  </w:font>
  <w:font w:name="GaramondPremrPro-Bd">
    <w:altName w:val="GaramondPremrPro-Bd"/>
    <w:panose1 w:val="00000000000000000000"/>
    <w:charset w:val="00"/>
    <w:family w:val="roman"/>
    <w:pitch w:val="default"/>
    <w:sig w:usb0="00000003" w:usb1="00000000" w:usb2="00000000" w:usb3="00000000" w:csb0="00000001" w:csb1="00000000"/>
  </w:font>
  <w:font w:name="AGaramondPro-Regular">
    <w:altName w:val="AGaramondPro-Regular"/>
    <w:panose1 w:val="00000000000000000000"/>
    <w:charset w:val="00"/>
    <w:family w:val="roman"/>
    <w:pitch w:val="default"/>
    <w:sig w:usb0="00000003" w:usb1="00000000" w:usb2="00000000" w:usb3="00000000" w:csb0="00000001" w:csb1="00000000"/>
  </w:font>
  <w:font w:name="GaramondPremrPro-Smbd">
    <w:altName w:val="GaramondPremrPro-Smbd"/>
    <w:panose1 w:val="00000000000000000000"/>
    <w:charset w:val="00"/>
    <w:family w:val="roman"/>
    <w:pitch w:val="default"/>
    <w:sig w:usb0="00000003" w:usb1="00000000" w:usb2="00000000" w:usb3="00000000" w:csb0="00000001" w:csb1="00000000"/>
  </w:font>
  <w:font w:name="AGaramondPro-Italic">
    <w:altName w:val="AGaramondPro-Italic"/>
    <w:panose1 w:val="00000000000000000000"/>
    <w:charset w:val="00"/>
    <w:family w:val="roman"/>
    <w:pitch w:val="default"/>
    <w:sig w:usb0="00000003" w:usb1="00000000" w:usb2="00000000" w:usb3="00000000" w:csb0="00000001" w:csb1="00000000"/>
  </w:font>
  <w:font w:name="AGaramondPro-Semibold">
    <w:altName w:val="AGaramondPro-Semibold"/>
    <w:panose1 w:val="00000000000000000000"/>
    <w:charset w:val="00"/>
    <w:family w:val="auto"/>
    <w:pitch w:val="default"/>
    <w:sig w:usb0="00000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674F31A"/>
    <w:lvl w:ilvl="0" w:tplc="5ED0EE4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B580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90C3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AEDCB1F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0DC1642"/>
    <w:lvl w:ilvl="0" w:tplc="0409000D">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D3F633BC"/>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3A619A6"/>
    <w:lvl w:ilvl="0" w:tplc="04090003">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00000007"/>
    <w:multiLevelType w:val="hybridMultilevel"/>
    <w:tmpl w:val="FF9EDFEC"/>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cs="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cs="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cs="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91365042"/>
    <w:lvl w:ilvl="0" w:tplc="04090007">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3ED8700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F4B08726"/>
    <w:lvl w:ilvl="0" w:tplc="04090009">
      <w:start w:val="1"/>
      <w:numFmt w:val="low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0000000B"/>
    <w:multiLevelType w:val="hybridMultilevel"/>
    <w:tmpl w:val="3A38C8D6"/>
    <w:lvl w:ilvl="0" w:tplc="0409001B">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5E4CE6A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cs="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cs="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cs="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95EE762A"/>
    <w:lvl w:ilvl="0" w:tplc="04090007">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1A8E18C6"/>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F239DE"/>
    <w:lvl w:ilvl="0" w:tplc="0409000D">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nsid w:val="00000010"/>
    <w:multiLevelType w:val="hybridMultilevel"/>
    <w:tmpl w:val="7646C010"/>
    <w:lvl w:ilvl="0" w:tplc="88D614C0">
      <w:start w:val="1"/>
      <w:numFmt w:val="bullet"/>
      <w:lvlText w:val="o"/>
      <w:lvlJc w:val="left"/>
      <w:pPr>
        <w:ind w:left="720" w:hanging="360"/>
      </w:pPr>
      <w:rPr>
        <w:rFonts w:ascii="Courier New" w:cs="Courier New" w:hAnsi="Courier New" w:hint="default"/>
      </w:rPr>
    </w:lvl>
    <w:lvl w:ilvl="1" w:tplc="04090019" w:tentative="1">
      <w:start w:val="1"/>
      <w:numFmt w:val="bullet"/>
      <w:lvlText w:val="o"/>
      <w:lvlJc w:val="left"/>
      <w:pPr>
        <w:ind w:left="1440" w:hanging="360"/>
      </w:pPr>
      <w:rPr>
        <w:rFonts w:ascii="Courier New" w:cs="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cs="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cs="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858005E6"/>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B32AF5BE"/>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1494E98E"/>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1A1C2C68"/>
    <w:lvl w:ilvl="0" w:tplc="04090003">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1">
    <w:nsid w:val="00000015"/>
    <w:multiLevelType w:val="hybridMultilevel"/>
    <w:tmpl w:val="56B4C7AA"/>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70AC0ADC"/>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E5A23A40"/>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4E4623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F4B08726"/>
    <w:lvl w:ilvl="0" w:tplc="0409000D">
      <w:start w:val="1"/>
      <w:numFmt w:val="low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0000001A"/>
    <w:multiLevelType w:val="hybridMultilevel"/>
    <w:tmpl w:val="7F90249A"/>
    <w:lvl w:ilvl="0" w:tplc="0409001B">
      <w:start w:val="1"/>
      <w:numFmt w:val="bullet"/>
      <w:lvlText w:val="o"/>
      <w:lvlJc w:val="left"/>
      <w:pPr>
        <w:ind w:left="720" w:hanging="360"/>
      </w:pPr>
      <w:rPr>
        <w:rFonts w:ascii="Courier New" w:cs="Courier New" w:hAnsi="Courier New" w:hint="default"/>
      </w:rPr>
    </w:lvl>
    <w:lvl w:ilvl="1" w:tplc="04090019" w:tentative="1">
      <w:start w:val="1"/>
      <w:numFmt w:val="bullet"/>
      <w:lvlText w:val="o"/>
      <w:lvlJc w:val="left"/>
      <w:pPr>
        <w:ind w:left="1440" w:hanging="360"/>
      </w:pPr>
      <w:rPr>
        <w:rFonts w:ascii="Courier New" w:cs="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cs="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cs="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35323B64"/>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B63EEFB2"/>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46DE31C2"/>
    <w:lvl w:ilvl="0" w:tplc="04090003">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0">
    <w:nsid w:val="0000001E"/>
    <w:multiLevelType w:val="hybridMultilevel"/>
    <w:tmpl w:val="4680EE0C"/>
    <w:lvl w:ilvl="0" w:tplc="04090003">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1">
    <w:nsid w:val="0000001F"/>
    <w:multiLevelType w:val="hybridMultilevel"/>
    <w:tmpl w:val="576C5B1E"/>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77321862"/>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236C3B80"/>
    <w:lvl w:ilvl="0" w:tplc="04090001">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F7A28D64"/>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multilevel"/>
    <w:tmpl w:val="7624D1B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7B001854"/>
    <w:lvl w:ilvl="0">
      <w:start w:val="1"/>
      <w:numFmt w:val="bullet"/>
      <w:lvlText w:val="o"/>
      <w:lvlJc w:val="left"/>
      <w:pPr>
        <w:ind w:left="720" w:hanging="360"/>
      </w:pPr>
      <w:rPr>
        <w:rFonts w:ascii="Courier New" w:cs="Courier New" w:hAnsi="Courier New"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AC9430E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D3E69B0C"/>
    <w:lvl w:ilvl="0" w:tplc="04090009">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multilevel"/>
    <w:tmpl w:val="4C92047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9EB032A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hybridMultilevel"/>
    <w:tmpl w:val="5AB8C4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77022B66"/>
    <w:lvl w:ilvl="0" w:tplc="04090001">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5772042C"/>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2BFE3EAC"/>
    <w:lvl w:ilvl="0" w:tplc="04090005">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29701DF2"/>
    <w:lvl w:ilvl="0" w:tplc="64CE8A7A">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38964D1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000002F"/>
    <w:multiLevelType w:val="hybridMultilevel"/>
    <w:tmpl w:val="CB644FF0"/>
    <w:lvl w:ilvl="0" w:tplc="0409000D">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0000030"/>
    <w:multiLevelType w:val="hybridMultilevel"/>
    <w:tmpl w:val="61021A5A"/>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9D30BFD8"/>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0000032"/>
    <w:multiLevelType w:val="hybridMultilevel"/>
    <w:tmpl w:val="B986C4B8"/>
    <w:lvl w:ilvl="0" w:tplc="0409000B">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00000033"/>
    <w:multiLevelType w:val="hybridMultilevel"/>
    <w:tmpl w:val="9822F29C"/>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0000034"/>
    <w:multiLevelType w:val="hybridMultilevel"/>
    <w:tmpl w:val="9A46035E"/>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0000035"/>
    <w:multiLevelType w:val="multilevel"/>
    <w:tmpl w:val="99142BBA"/>
    <w:lvl w:ilvl="0">
      <w:start w:val="1"/>
      <w:numFmt w:val="bullet"/>
      <w:lvlText w:val=""/>
      <w:lvlJc w:val="left"/>
      <w:pPr>
        <w:tabs>
          <w:tab w:val="left" w:leader="none" w:pos="720"/>
        </w:tabs>
        <w:ind w:left="720" w:hanging="360"/>
      </w:pPr>
      <w:rPr>
        <w:rFonts w:ascii="Symbol" w:hAnsi="Symbol" w:hint="default"/>
        <w:sz w:val="20"/>
      </w:rPr>
    </w:lvl>
    <w:lvl w:ilvl="1">
      <w:start w:val="1"/>
      <w:numFmt w:val="lowerRoman"/>
      <w:lvlText w:val="(%2)"/>
      <w:lvlJc w:val="left"/>
      <w:pPr>
        <w:ind w:left="171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hybridMultilevel"/>
    <w:tmpl w:val="CB10A0C2"/>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0000037"/>
    <w:multiLevelType w:val="hybridMultilevel"/>
    <w:tmpl w:val="9BE0901C"/>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E7AC340A"/>
    <w:lvl w:ilvl="0" w:tplc="04090007">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00000039"/>
    <w:multiLevelType w:val="hybridMultilevel"/>
    <w:tmpl w:val="5B227C12"/>
    <w:lvl w:ilvl="0" w:tplc="04090009">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8">
    <w:nsid w:val="0000003A"/>
    <w:multiLevelType w:val="hybridMultilevel"/>
    <w:tmpl w:val="9C6AF8E8"/>
    <w:lvl w:ilvl="0" w:tplc="0409000F">
      <w:start w:val="1"/>
      <w:numFmt w:val="bullet"/>
      <w:lvlText w:val="o"/>
      <w:lvlJc w:val="left"/>
      <w:pPr>
        <w:ind w:left="720" w:hanging="360"/>
      </w:pPr>
      <w:rPr>
        <w:rFonts w:ascii="Courier New" w:cs="Courier New" w:hAnsi="Courier New" w:hint="default"/>
      </w:rPr>
    </w:lvl>
    <w:lvl w:ilvl="1" w:tplc="04090019" w:tentative="1">
      <w:start w:val="1"/>
      <w:numFmt w:val="bullet"/>
      <w:lvlText w:val="o"/>
      <w:lvlJc w:val="left"/>
      <w:pPr>
        <w:ind w:left="1440" w:hanging="360"/>
      </w:pPr>
      <w:rPr>
        <w:rFonts w:ascii="Courier New" w:cs="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cs="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cs="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nsid w:val="0000003B"/>
    <w:multiLevelType w:val="multilevel"/>
    <w:tmpl w:val="6876068E"/>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hybridMultilevel"/>
    <w:tmpl w:val="91A84F0C"/>
    <w:lvl w:ilvl="0">
      <w:start w:val="1"/>
      <w:numFmt w:val="bullet"/>
      <w:lvlText w:val="o"/>
      <w:lvlJc w:val="left"/>
      <w:pPr>
        <w:ind w:left="720" w:hanging="360"/>
      </w:pPr>
      <w:rPr>
        <w:rFonts w:ascii="Courier New" w:cs="Courier New" w:hAnsi="Courier New"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1">
    <w:nsid w:val="0000003D"/>
    <w:multiLevelType w:val="hybridMultilevel"/>
    <w:tmpl w:val="093CAE62"/>
    <w:lvl w:ilvl="0" w:tplc="04090003">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2">
    <w:nsid w:val="0000003E"/>
    <w:multiLevelType w:val="hybridMultilevel"/>
    <w:tmpl w:val="B8BED092"/>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0000003F"/>
    <w:multiLevelType w:val="hybridMultilevel"/>
    <w:tmpl w:val="5CAC9FCE"/>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00000040"/>
    <w:multiLevelType w:val="hybridMultilevel"/>
    <w:tmpl w:val="ACC20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00000041"/>
    <w:multiLevelType w:val="hybridMultilevel"/>
    <w:tmpl w:val="6D62A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00000042"/>
    <w:multiLevelType w:val="hybridMultilevel"/>
    <w:tmpl w:val="49B4CC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A9D8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E6620016"/>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00000045"/>
    <w:multiLevelType w:val="hybridMultilevel"/>
    <w:tmpl w:val="5A920742"/>
    <w:lvl w:ilvl="0" w:tplc="04090007">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72D255FE"/>
    <w:lvl w:ilvl="0" w:tplc="0409000D">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00000047"/>
    <w:multiLevelType w:val="multilevel"/>
    <w:tmpl w:val="2EB0A006"/>
    <w:lvl w:ilvl="0">
      <w:start w:val="1"/>
      <w:numFmt w:val="bullet"/>
      <w:lvlText w:val=""/>
      <w:lvlJc w:val="left"/>
      <w:pPr>
        <w:tabs>
          <w:tab w:val="left" w:leader="none" w:pos="720"/>
        </w:tabs>
        <w:ind w:left="720" w:hanging="360"/>
      </w:pPr>
      <w:rPr>
        <w:rFonts w:ascii="Symbol" w:hAnsi="Symbol" w:hint="default"/>
        <w:sz w:val="20"/>
      </w:rPr>
    </w:lvl>
    <w:lvl w:ilvl="1">
      <w:start w:val="1"/>
      <w:numFmt w:val="lowerRoman"/>
      <w:lvlText w:val="(%2)"/>
      <w:lvlJc w:val="left"/>
      <w:pPr>
        <w:ind w:left="1800" w:hanging="720"/>
      </w:pPr>
      <w:rPr>
        <w:rFonts w:hint="default"/>
        <w:b w:val="false"/>
      </w:rPr>
    </w:lvl>
    <w:lvl w:ilvl="2">
      <w:start w:val="1"/>
      <w:numFmt w:val="decimal"/>
      <w:lvlText w:val="%3."/>
      <w:lvlJc w:val="left"/>
      <w:pPr>
        <w:ind w:left="2160" w:hanging="360"/>
      </w:pPr>
      <w:rPr>
        <w:rFonts w:cs="宋体" w:eastAsia="宋体" w:hint="default"/>
        <w:color w:val="943634"/>
      </w:rPr>
    </w:lvl>
    <w:lvl w:ilvl="3">
      <w:start w:val="1"/>
      <w:numFmt w:val="lowerLetter"/>
      <w:lvlText w:val="%4)"/>
      <w:lvlJc w:val="left"/>
      <w:pPr>
        <w:ind w:left="2880" w:hanging="360"/>
      </w:pPr>
      <w:rPr>
        <w:rFonts w:hint="default"/>
        <w:b/>
      </w:rPr>
    </w:lvl>
    <w:lvl w:ilvl="4">
      <w:start w:val="1"/>
      <w:numFmt w:val="lowerLetter"/>
      <w:lvlText w:val="(%5)"/>
      <w:lvlJc w:val="left"/>
      <w:pPr>
        <w:ind w:left="3600" w:hanging="360"/>
      </w:pPr>
      <w:rPr>
        <w:rFonts w:hint="default"/>
        <w:b/>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72">
    <w:nsid w:val="00000048"/>
    <w:multiLevelType w:val="hybridMultilevel"/>
    <w:tmpl w:val="7BB41824"/>
    <w:lvl w:ilvl="0">
      <w:start w:val="1"/>
      <w:numFmt w:val="bullet"/>
      <w:lvlText w:val="o"/>
      <w:lvlJc w:val="left"/>
      <w:pPr>
        <w:ind w:left="755" w:hanging="360"/>
      </w:pPr>
      <w:rPr>
        <w:rFonts w:ascii="Courier New" w:cs="Courier New" w:hAnsi="Courier New" w:hint="default"/>
      </w:rPr>
    </w:lvl>
    <w:lvl w:ilvl="1" w:tentative="1">
      <w:start w:val="1"/>
      <w:numFmt w:val="bullet"/>
      <w:lvlText w:val="o"/>
      <w:lvlJc w:val="left"/>
      <w:pPr>
        <w:ind w:left="1475" w:hanging="360"/>
      </w:pPr>
      <w:rPr>
        <w:rFonts w:ascii="Courier New" w:cs="Courier New" w:hAnsi="Courier New" w:hint="default"/>
      </w:rPr>
    </w:lvl>
    <w:lvl w:ilvl="2" w:tentative="1">
      <w:start w:val="1"/>
      <w:numFmt w:val="bullet"/>
      <w:lvlText w:val=""/>
      <w:lvlJc w:val="left"/>
      <w:pPr>
        <w:ind w:left="2195" w:hanging="360"/>
      </w:pPr>
      <w:rPr>
        <w:rFonts w:ascii="Wingdings" w:hAnsi="Wingdings" w:hint="default"/>
      </w:rPr>
    </w:lvl>
    <w:lvl w:ilvl="3" w:tentative="1">
      <w:start w:val="1"/>
      <w:numFmt w:val="bullet"/>
      <w:lvlText w:val=""/>
      <w:lvlJc w:val="left"/>
      <w:pPr>
        <w:ind w:left="2915" w:hanging="360"/>
      </w:pPr>
      <w:rPr>
        <w:rFonts w:ascii="Symbol" w:hAnsi="Symbol" w:hint="default"/>
      </w:rPr>
    </w:lvl>
    <w:lvl w:ilvl="4" w:tentative="1">
      <w:start w:val="1"/>
      <w:numFmt w:val="bullet"/>
      <w:lvlText w:val="o"/>
      <w:lvlJc w:val="left"/>
      <w:pPr>
        <w:ind w:left="3635" w:hanging="360"/>
      </w:pPr>
      <w:rPr>
        <w:rFonts w:ascii="Courier New" w:cs="Courier New" w:hAnsi="Courier New" w:hint="default"/>
      </w:rPr>
    </w:lvl>
    <w:lvl w:ilvl="5" w:tentative="1">
      <w:start w:val="1"/>
      <w:numFmt w:val="bullet"/>
      <w:lvlText w:val=""/>
      <w:lvlJc w:val="left"/>
      <w:pPr>
        <w:ind w:left="4355" w:hanging="360"/>
      </w:pPr>
      <w:rPr>
        <w:rFonts w:ascii="Wingdings" w:hAnsi="Wingdings" w:hint="default"/>
      </w:rPr>
    </w:lvl>
    <w:lvl w:ilvl="6" w:tentative="1">
      <w:start w:val="1"/>
      <w:numFmt w:val="bullet"/>
      <w:lvlText w:val=""/>
      <w:lvlJc w:val="left"/>
      <w:pPr>
        <w:ind w:left="5075" w:hanging="360"/>
      </w:pPr>
      <w:rPr>
        <w:rFonts w:ascii="Symbol" w:hAnsi="Symbol" w:hint="default"/>
      </w:rPr>
    </w:lvl>
    <w:lvl w:ilvl="7" w:tentative="1">
      <w:start w:val="1"/>
      <w:numFmt w:val="bullet"/>
      <w:lvlText w:val="o"/>
      <w:lvlJc w:val="left"/>
      <w:pPr>
        <w:ind w:left="5795" w:hanging="360"/>
      </w:pPr>
      <w:rPr>
        <w:rFonts w:ascii="Courier New" w:cs="Courier New" w:hAnsi="Courier New" w:hint="default"/>
      </w:rPr>
    </w:lvl>
    <w:lvl w:ilvl="8" w:tentative="1">
      <w:start w:val="1"/>
      <w:numFmt w:val="bullet"/>
      <w:lvlText w:val=""/>
      <w:lvlJc w:val="left"/>
      <w:pPr>
        <w:ind w:left="6515" w:hanging="360"/>
      </w:pPr>
      <w:rPr>
        <w:rFonts w:ascii="Wingdings" w:hAnsi="Wingdings" w:hint="default"/>
      </w:rPr>
    </w:lvl>
  </w:abstractNum>
  <w:abstractNum w:abstractNumId="73">
    <w:nsid w:val="00000049"/>
    <w:multiLevelType w:val="hybridMultilevel"/>
    <w:tmpl w:val="B26E9472"/>
    <w:lvl w:ilvl="0" w:tplc="04090003">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4">
    <w:nsid w:val="0000004A"/>
    <w:multiLevelType w:val="multilevel"/>
    <w:tmpl w:val="C5141FD2"/>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hybridMultilevel"/>
    <w:tmpl w:val="5DBED80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6">
    <w:nsid w:val="0000004C"/>
    <w:multiLevelType w:val="hybridMultilevel"/>
    <w:tmpl w:val="C27485DC"/>
    <w:lvl w:ilvl="0" w:tplc="04090005">
      <w:start w:val="1"/>
      <w:numFmt w:val="bullet"/>
      <w:lvlText w:val=""/>
      <w:lvlJc w:val="left"/>
      <w:pPr>
        <w:ind w:left="989" w:hanging="360"/>
      </w:pPr>
      <w:rPr>
        <w:rFonts w:ascii="Wingdings" w:hAnsi="Wingdings" w:hint="default"/>
      </w:rPr>
    </w:lvl>
    <w:lvl w:ilvl="1" w:tplc="04090003" w:tentative="1">
      <w:start w:val="1"/>
      <w:numFmt w:val="bullet"/>
      <w:lvlText w:val="o"/>
      <w:lvlJc w:val="left"/>
      <w:pPr>
        <w:ind w:left="1709" w:hanging="360"/>
      </w:pPr>
      <w:rPr>
        <w:rFonts w:ascii="Courier New" w:cs="Courier New" w:hAnsi="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cs="Courier New" w:hAnsi="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cs="Courier New" w:hAnsi="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77">
    <w:nsid w:val="0000004D"/>
    <w:multiLevelType w:val="hybridMultilevel"/>
    <w:tmpl w:val="D83C378A"/>
    <w:lvl w:ilvl="0" w:tplc="0409000D">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59626A56"/>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0000004F"/>
    <w:multiLevelType w:val="hybridMultilevel"/>
    <w:tmpl w:val="108E83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00000050"/>
    <w:multiLevelType w:val="hybridMultilevel"/>
    <w:tmpl w:val="966673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0000051"/>
    <w:multiLevelType w:val="hybridMultilevel"/>
    <w:tmpl w:val="13D04EF4"/>
    <w:lvl w:ilvl="0" w:tplc="04090005">
      <w:start w:val="1"/>
      <w:numFmt w:val="bullet"/>
      <w:lvlText w:val="o"/>
      <w:lvlJc w:val="left"/>
      <w:pPr>
        <w:ind w:left="784" w:hanging="360"/>
      </w:pPr>
      <w:rPr>
        <w:rFonts w:ascii="Courier New" w:cs="Courier New" w:hAnsi="Courier New"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82">
    <w:nsid w:val="00000052"/>
    <w:multiLevelType w:val="hybridMultilevel"/>
    <w:tmpl w:val="93500438"/>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F8463EE0"/>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00000054"/>
    <w:multiLevelType w:val="hybridMultilevel"/>
    <w:tmpl w:val="F3D4BF2C"/>
    <w:lvl w:ilvl="0" w:tplc="04090003">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0000055"/>
    <w:multiLevelType w:val="multilevel"/>
    <w:tmpl w:val="E2CE77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6">
    <w:nsid w:val="00000056"/>
    <w:multiLevelType w:val="hybridMultilevel"/>
    <w:tmpl w:val="EA58F9E8"/>
    <w:lvl w:ilvl="0">
      <w:start w:val="1"/>
      <w:numFmt w:val="bullet"/>
      <w:lvlText w:val="o"/>
      <w:lvlJc w:val="left"/>
      <w:pPr>
        <w:ind w:left="720" w:hanging="360"/>
      </w:pPr>
      <w:rPr>
        <w:rFonts w:ascii="Courier New" w:cs="Courier New" w:hAnsi="Courier New"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7">
    <w:nsid w:val="00000057"/>
    <w:multiLevelType w:val="hybridMultilevel"/>
    <w:tmpl w:val="196CAD9C"/>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56D6A932"/>
    <w:lvl w:ilvl="0" w:tplc="5ED0EE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4A6C810C"/>
    <w:lvl w:ilvl="0" w:tplc="0409000D">
      <w:start w:val="1"/>
      <w:numFmt w:val="bullet"/>
      <w:lvlText w:val="o"/>
      <w:lvlJc w:val="left"/>
      <w:pPr>
        <w:ind w:left="1440" w:hanging="360"/>
      </w:pPr>
      <w:rPr>
        <w:rFonts w:ascii="Courier New" w:cs="Courier New" w:hAnsi="Courier New"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0000005A"/>
    <w:multiLevelType w:val="hybridMultilevel"/>
    <w:tmpl w:val="33664A1E"/>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9B9882F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0000005C"/>
    <w:multiLevelType w:val="hybridMultilevel"/>
    <w:tmpl w:val="CBF06E22"/>
    <w:lvl w:ilvl="0" w:tplc="04090009">
      <w:start w:val="1"/>
      <w:numFmt w:val="bullet"/>
      <w:lvlText w:val="o"/>
      <w:lvlJc w:val="left"/>
      <w:pPr>
        <w:ind w:left="755" w:hanging="360"/>
      </w:pPr>
      <w:rPr>
        <w:rFonts w:ascii="Courier New" w:cs="Courier New" w:hAnsi="Courier New" w:hint="default"/>
      </w:rPr>
    </w:lvl>
    <w:lvl w:ilvl="1" w:tplc="04090003" w:tentative="1">
      <w:start w:val="1"/>
      <w:numFmt w:val="bullet"/>
      <w:lvlText w:val="o"/>
      <w:lvlJc w:val="left"/>
      <w:pPr>
        <w:ind w:left="1475" w:hanging="360"/>
      </w:pPr>
      <w:rPr>
        <w:rFonts w:ascii="Courier New" w:cs="Courier New" w:hAnsi="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cs="Courier New" w:hAnsi="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cs="Courier New" w:hAnsi="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93">
    <w:nsid w:val="0000005D"/>
    <w:multiLevelType w:val="hybridMultilevel"/>
    <w:tmpl w:val="3FFE3E44"/>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0000005E"/>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0000005F"/>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0000006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00000061"/>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0000006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0000006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0000006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0000006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0000006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00000067"/>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04">
    <w:nsid w:val="00000068"/>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0000006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0000006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0000006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0000006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0000006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0000006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0000006F"/>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0000007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00000071"/>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0000007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0000007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0000007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0000007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0000007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00000077"/>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00000078"/>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00000079"/>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0000007A"/>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0000007B"/>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0000007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0000007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0000007E"/>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0000007F"/>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0000008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29">
    <w:nsid w:val="0000008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30">
    <w:nsid w:val="0000008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0000008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0000008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0000008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0000008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00000087"/>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0000008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0000008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0000008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0000008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0000008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0000008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0000008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0000008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0000009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45">
    <w:nsid w:val="0000009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0000009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0000009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5"/>
  </w:num>
  <w:num w:numId="2">
    <w:abstractNumId w:val="132"/>
  </w:num>
  <w:num w:numId="3">
    <w:abstractNumId w:val="124"/>
  </w:num>
  <w:num w:numId="4">
    <w:abstractNumId w:val="1"/>
  </w:num>
  <w:num w:numId="5">
    <w:abstractNumId w:val="56"/>
  </w:num>
  <w:num w:numId="6">
    <w:abstractNumId w:val="65"/>
  </w:num>
  <w:num w:numId="7">
    <w:abstractNumId w:val="16"/>
  </w:num>
  <w:num w:numId="8">
    <w:abstractNumId w:val="71"/>
  </w:num>
  <w:num w:numId="9">
    <w:abstractNumId w:val="88"/>
  </w:num>
  <w:num w:numId="10">
    <w:abstractNumId w:val="66"/>
  </w:num>
  <w:num w:numId="11">
    <w:abstractNumId w:val="90"/>
  </w:num>
  <w:num w:numId="12">
    <w:abstractNumId w:val="15"/>
  </w:num>
  <w:num w:numId="13">
    <w:abstractNumId w:val="6"/>
  </w:num>
  <w:num w:numId="14">
    <w:abstractNumId w:val="25"/>
  </w:num>
  <w:num w:numId="15">
    <w:abstractNumId w:val="10"/>
  </w:num>
  <w:num w:numId="16">
    <w:abstractNumId w:val="41"/>
  </w:num>
  <w:num w:numId="17">
    <w:abstractNumId w:val="58"/>
  </w:num>
  <w:num w:numId="18">
    <w:abstractNumId w:val="5"/>
  </w:num>
  <w:num w:numId="19">
    <w:abstractNumId w:val="77"/>
  </w:num>
  <w:num w:numId="20">
    <w:abstractNumId w:val="50"/>
  </w:num>
  <w:num w:numId="21">
    <w:abstractNumId w:val="83"/>
  </w:num>
  <w:num w:numId="22">
    <w:abstractNumId w:val="47"/>
  </w:num>
  <w:num w:numId="23">
    <w:abstractNumId w:val="19"/>
  </w:num>
  <w:num w:numId="24">
    <w:abstractNumId w:val="27"/>
  </w:num>
  <w:num w:numId="25">
    <w:abstractNumId w:val="42"/>
  </w:num>
  <w:num w:numId="26">
    <w:abstractNumId w:val="82"/>
  </w:num>
  <w:num w:numId="27">
    <w:abstractNumId w:val="51"/>
  </w:num>
  <w:num w:numId="28">
    <w:abstractNumId w:val="22"/>
  </w:num>
  <w:num w:numId="29">
    <w:abstractNumId w:val="62"/>
  </w:num>
  <w:num w:numId="30">
    <w:abstractNumId w:val="18"/>
  </w:num>
  <w:num w:numId="31">
    <w:abstractNumId w:val="64"/>
  </w:num>
  <w:num w:numId="32">
    <w:abstractNumId w:val="86"/>
  </w:num>
  <w:num w:numId="33">
    <w:abstractNumId w:val="48"/>
  </w:num>
  <w:num w:numId="34">
    <w:abstractNumId w:val="72"/>
  </w:num>
  <w:num w:numId="35">
    <w:abstractNumId w:val="92"/>
  </w:num>
  <w:num w:numId="36">
    <w:abstractNumId w:val="33"/>
  </w:num>
  <w:num w:numId="37">
    <w:abstractNumId w:val="29"/>
  </w:num>
  <w:num w:numId="38">
    <w:abstractNumId w:val="20"/>
  </w:num>
  <w:num w:numId="39">
    <w:abstractNumId w:val="73"/>
  </w:num>
  <w:num w:numId="40">
    <w:abstractNumId w:val="54"/>
  </w:num>
  <w:num w:numId="41">
    <w:abstractNumId w:val="89"/>
  </w:num>
  <w:num w:numId="42">
    <w:abstractNumId w:val="17"/>
  </w:num>
  <w:num w:numId="43">
    <w:abstractNumId w:val="34"/>
  </w:num>
  <w:num w:numId="44">
    <w:abstractNumId w:val="28"/>
  </w:num>
  <w:num w:numId="45">
    <w:abstractNumId w:val="81"/>
  </w:num>
  <w:num w:numId="46">
    <w:abstractNumId w:val="21"/>
  </w:num>
  <w:num w:numId="47">
    <w:abstractNumId w:val="61"/>
  </w:num>
  <w:num w:numId="48">
    <w:abstractNumId w:val="30"/>
  </w:num>
  <w:num w:numId="49">
    <w:abstractNumId w:val="68"/>
  </w:num>
  <w:num w:numId="50">
    <w:abstractNumId w:val="55"/>
  </w:num>
  <w:num w:numId="51">
    <w:abstractNumId w:val="7"/>
  </w:num>
  <w:num w:numId="52">
    <w:abstractNumId w:val="12"/>
  </w:num>
  <w:num w:numId="53">
    <w:abstractNumId w:val="60"/>
  </w:num>
  <w:num w:numId="54">
    <w:abstractNumId w:val="8"/>
  </w:num>
  <w:num w:numId="55">
    <w:abstractNumId w:val="26"/>
  </w:num>
  <w:num w:numId="56">
    <w:abstractNumId w:val="52"/>
  </w:num>
  <w:num w:numId="57">
    <w:abstractNumId w:val="70"/>
  </w:num>
  <w:num w:numId="58">
    <w:abstractNumId w:val="36"/>
  </w:num>
  <w:num w:numId="59">
    <w:abstractNumId w:val="4"/>
  </w:num>
  <w:num w:numId="60">
    <w:abstractNumId w:val="0"/>
  </w:num>
  <w:num w:numId="61">
    <w:abstractNumId w:val="40"/>
  </w:num>
  <w:num w:numId="62">
    <w:abstractNumId w:val="85"/>
  </w:num>
  <w:num w:numId="63">
    <w:abstractNumId w:val="35"/>
  </w:num>
  <w:num w:numId="64">
    <w:abstractNumId w:val="39"/>
  </w:num>
  <w:num w:numId="65">
    <w:abstractNumId w:val="74"/>
  </w:num>
  <w:num w:numId="66">
    <w:abstractNumId w:val="59"/>
  </w:num>
  <w:num w:numId="67">
    <w:abstractNumId w:val="53"/>
  </w:num>
  <w:num w:numId="68">
    <w:abstractNumId w:val="37"/>
  </w:num>
  <w:num w:numId="69">
    <w:abstractNumId w:val="91"/>
  </w:num>
  <w:num w:numId="70">
    <w:abstractNumId w:val="76"/>
  </w:num>
  <w:num w:numId="71">
    <w:abstractNumId w:val="9"/>
  </w:num>
  <w:num w:numId="72">
    <w:abstractNumId w:val="69"/>
  </w:num>
  <w:num w:numId="73">
    <w:abstractNumId w:val="63"/>
  </w:num>
  <w:num w:numId="74">
    <w:abstractNumId w:val="87"/>
  </w:num>
  <w:num w:numId="75">
    <w:abstractNumId w:val="2"/>
  </w:num>
  <w:num w:numId="76">
    <w:abstractNumId w:val="14"/>
  </w:num>
  <w:num w:numId="77">
    <w:abstractNumId w:val="32"/>
  </w:num>
  <w:num w:numId="78">
    <w:abstractNumId w:val="57"/>
  </w:num>
  <w:num w:numId="79">
    <w:abstractNumId w:val="38"/>
  </w:num>
  <w:num w:numId="80">
    <w:abstractNumId w:val="45"/>
  </w:num>
  <w:num w:numId="81">
    <w:abstractNumId w:val="44"/>
  </w:num>
  <w:num w:numId="82">
    <w:abstractNumId w:val="11"/>
  </w:num>
  <w:num w:numId="83">
    <w:abstractNumId w:val="43"/>
  </w:num>
  <w:num w:numId="84">
    <w:abstractNumId w:val="13"/>
  </w:num>
  <w:num w:numId="85">
    <w:abstractNumId w:val="46"/>
  </w:num>
  <w:num w:numId="86">
    <w:abstractNumId w:val="3"/>
  </w:num>
  <w:num w:numId="87">
    <w:abstractNumId w:val="79"/>
  </w:num>
  <w:num w:numId="88">
    <w:abstractNumId w:val="75"/>
  </w:num>
  <w:num w:numId="89">
    <w:abstractNumId w:val="78"/>
  </w:num>
  <w:num w:numId="90">
    <w:abstractNumId w:val="84"/>
  </w:num>
  <w:num w:numId="91">
    <w:abstractNumId w:val="67"/>
  </w:num>
  <w:num w:numId="92">
    <w:abstractNumId w:val="49"/>
  </w:num>
  <w:num w:numId="93">
    <w:abstractNumId w:val="80"/>
  </w:num>
  <w:num w:numId="94">
    <w:abstractNumId w:val="93"/>
  </w:num>
  <w:num w:numId="95">
    <w:abstractNumId w:val="23"/>
  </w:num>
  <w:num w:numId="96">
    <w:abstractNumId w:val="31"/>
  </w:num>
  <w:num w:numId="97">
    <w:abstractNumId w:val="24"/>
  </w:num>
  <w:num w:numId="98">
    <w:abstractNumId w:val="94"/>
  </w:num>
  <w:num w:numId="99">
    <w:abstractNumId w:val="95"/>
  </w:num>
  <w:num w:numId="100">
    <w:abstractNumId w:val="96"/>
  </w:num>
  <w:num w:numId="101">
    <w:abstractNumId w:val="97"/>
  </w:num>
  <w:num w:numId="102">
    <w:abstractNumId w:val="98"/>
  </w:num>
  <w:num w:numId="103">
    <w:abstractNumId w:val="99"/>
  </w:num>
  <w:num w:numId="104">
    <w:abstractNumId w:val="100"/>
  </w:num>
  <w:num w:numId="105">
    <w:abstractNumId w:val="101"/>
  </w:num>
  <w:num w:numId="106">
    <w:abstractNumId w:val="102"/>
  </w:num>
  <w:num w:numId="107">
    <w:abstractNumId w:val="103"/>
  </w:num>
  <w:num w:numId="108">
    <w:abstractNumId w:val="104"/>
  </w:num>
  <w:num w:numId="109">
    <w:abstractNumId w:val="105"/>
  </w:num>
  <w:num w:numId="110">
    <w:abstractNumId w:val="106"/>
  </w:num>
  <w:num w:numId="111">
    <w:abstractNumId w:val="107"/>
  </w:num>
  <w:num w:numId="112">
    <w:abstractNumId w:val="108"/>
  </w:num>
  <w:num w:numId="113">
    <w:abstractNumId w:val="109"/>
  </w:num>
  <w:num w:numId="114">
    <w:abstractNumId w:val="110"/>
  </w:num>
  <w:num w:numId="115">
    <w:abstractNumId w:val="111"/>
  </w:num>
  <w:num w:numId="116">
    <w:abstractNumId w:val="112"/>
  </w:num>
  <w:num w:numId="117">
    <w:abstractNumId w:val="113"/>
  </w:num>
  <w:num w:numId="118">
    <w:abstractNumId w:val="114"/>
  </w:num>
  <w:num w:numId="119">
    <w:abstractNumId w:val="115"/>
  </w:num>
  <w:num w:numId="120">
    <w:abstractNumId w:val="116"/>
  </w:num>
  <w:num w:numId="121">
    <w:abstractNumId w:val="117"/>
  </w:num>
  <w:num w:numId="122">
    <w:abstractNumId w:val="118"/>
  </w:num>
  <w:num w:numId="123">
    <w:abstractNumId w:val="119"/>
  </w:num>
  <w:num w:numId="124">
    <w:abstractNumId w:val="120"/>
  </w:num>
  <w:num w:numId="125">
    <w:abstractNumId w:val="121"/>
  </w:num>
  <w:num w:numId="126">
    <w:abstractNumId w:val="122"/>
  </w:num>
  <w:num w:numId="127">
    <w:abstractNumId w:val="123"/>
  </w:num>
  <w:num w:numId="128">
    <w:abstractNumId w:val="125"/>
  </w:num>
  <w:num w:numId="129">
    <w:abstractNumId w:val="126"/>
  </w:num>
  <w:num w:numId="130">
    <w:abstractNumId w:val="127"/>
  </w:num>
  <w:num w:numId="131">
    <w:abstractNumId w:val="128"/>
  </w:num>
  <w:num w:numId="132">
    <w:abstractNumId w:val="129"/>
  </w:num>
  <w:num w:numId="133">
    <w:abstractNumId w:val="130"/>
  </w:num>
  <w:num w:numId="134">
    <w:abstractNumId w:val="131"/>
  </w:num>
  <w:num w:numId="135">
    <w:abstractNumId w:val="133"/>
  </w:num>
  <w:num w:numId="136">
    <w:abstractNumId w:val="134"/>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pBdr>
        <w:left w:val="single" w:sz="12" w:space="4" w:color="c0504d"/>
        <w:right w:val="single" w:sz="12" w:space="4" w:color="c0504d"/>
        <w:top w:val="single" w:sz="12" w:space="1" w:color="c0504d"/>
        <w:bottom w:val="single" w:sz="12" w:space="1" w:color="c0504d"/>
      </w:pBdr>
      <w:shd w:val="clear" w:color="auto" w:fill="4f81bd"/>
      <w:spacing w:lineRule="auto" w:line="240"/>
      <w:outlineLvl w:val="0"/>
    </w:pPr>
    <w:rPr>
      <w:rFonts w:ascii="Cambria" w:eastAsia="宋体" w:hAnsi="Cambria"/>
      <w:iCs/>
      <w:color w:val="ffffff"/>
      <w:sz w:val="28"/>
      <w:szCs w:val="38"/>
    </w:rPr>
  </w:style>
  <w:style w:type="paragraph" w:styleId="style2">
    <w:name w:val="heading 2"/>
    <w:basedOn w:val="style0"/>
    <w:next w:val="style0"/>
    <w:link w:val="style4098"/>
    <w:qFormat/>
    <w:uiPriority w:val="9"/>
    <w:pPr>
      <w:spacing w:before="200" w:after="60" w:lineRule="auto" w:line="240"/>
      <w:outlineLvl w:val="1"/>
      <w:contextualSpacing/>
    </w:pPr>
    <w:rPr>
      <w:rFonts w:ascii="Cambria" w:cs="宋体" w:eastAsia="宋体" w:hAnsi="Cambria"/>
      <w:b/>
      <w:bCs/>
      <w:iCs/>
      <w:outline/>
      <w:color w:val="4f81bd"/>
      <w:sz w:val="34"/>
      <w:szCs w:val="34"/>
    </w:rPr>
  </w:style>
  <w:style w:type="paragraph" w:styleId="style3">
    <w:name w:val="heading 3"/>
    <w:basedOn w:val="style0"/>
    <w:next w:val="style0"/>
    <w:link w:val="style4099"/>
    <w:qFormat/>
    <w:uiPriority w:val="9"/>
    <w:pPr>
      <w:spacing w:before="200" w:after="100" w:lineRule="auto" w:line="240"/>
      <w:outlineLvl w:val="2"/>
      <w:contextualSpacing/>
    </w:pPr>
    <w:rPr>
      <w:rFonts w:ascii="Cambria" w:cs="宋体" w:eastAsia="宋体" w:hAnsi="Cambria"/>
      <w:b/>
      <w:bCs/>
      <w:iCs/>
      <w:smallCaps/>
      <w:color w:val="943634"/>
      <w:spacing w:val="24"/>
      <w:sz w:val="28"/>
    </w:rPr>
  </w:style>
  <w:style w:type="paragraph" w:styleId="style4">
    <w:name w:val="heading 4"/>
    <w:basedOn w:val="style0"/>
    <w:next w:val="style0"/>
    <w:link w:val="style4100"/>
    <w:qFormat/>
    <w:uiPriority w:val="9"/>
    <w:pPr>
      <w:spacing w:before="200" w:after="100" w:lineRule="auto" w:line="240"/>
      <w:outlineLvl w:val="3"/>
      <w:contextualSpacing/>
    </w:pPr>
    <w:rPr>
      <w:rFonts w:ascii="Cambria" w:cs="宋体" w:eastAsia="宋体" w:hAnsi="Cambria"/>
      <w:b/>
      <w:bCs/>
      <w:iCs/>
      <w:color w:val="365f91"/>
      <w:sz w:val="24"/>
    </w:rPr>
  </w:style>
  <w:style w:type="paragraph" w:styleId="style5">
    <w:name w:val="heading 5"/>
    <w:basedOn w:val="style0"/>
    <w:next w:val="style0"/>
    <w:link w:val="style4101"/>
    <w:qFormat/>
    <w:uiPriority w:val="9"/>
    <w:pPr>
      <w:keepNext/>
      <w:keepLines/>
      <w:spacing w:before="200" w:after="0"/>
      <w:outlineLvl w:val="4"/>
    </w:pPr>
    <w:rPr>
      <w:rFonts w:ascii="Cambria" w:cs="宋体" w:eastAsia="宋体" w:hAnsi="Cambria"/>
      <w:color w:val="243f60"/>
    </w:rPr>
  </w:style>
  <w:style w:type="paragraph" w:styleId="style6">
    <w:name w:val="heading 6"/>
    <w:basedOn w:val="style0"/>
    <w:next w:val="style0"/>
    <w:link w:val="style4102"/>
    <w:qFormat/>
    <w:uiPriority w:val="9"/>
    <w:pPr>
      <w:spacing w:before="200" w:after="100" w:lineRule="auto" w:line="240"/>
      <w:outlineLvl w:val="5"/>
      <w:contextualSpacing/>
    </w:pPr>
    <w:rPr>
      <w:rFonts w:ascii="Cambria" w:cs="宋体" w:eastAsia="宋体" w:hAnsi="Cambria"/>
      <w:iCs/>
      <w:color w:val="365f91"/>
    </w:rPr>
  </w:style>
  <w:style w:type="paragraph" w:styleId="style7">
    <w:name w:val="heading 7"/>
    <w:basedOn w:val="style0"/>
    <w:next w:val="style0"/>
    <w:link w:val="style4107"/>
    <w:qFormat/>
    <w:uiPriority w:val="9"/>
    <w:pPr>
      <w:spacing w:before="200" w:after="100" w:lineRule="auto" w:line="240"/>
      <w:outlineLvl w:val="6"/>
      <w:contextualSpacing/>
    </w:pPr>
    <w:rPr>
      <w:rFonts w:ascii="Cambria" w:cs="宋体" w:eastAsia="宋体" w:hAnsi="Cambria"/>
      <w:iCs/>
      <w:color w:val="943634"/>
    </w:rPr>
  </w:style>
  <w:style w:type="paragraph" w:styleId="style8">
    <w:name w:val="heading 8"/>
    <w:basedOn w:val="style0"/>
    <w:next w:val="style0"/>
    <w:link w:val="style4108"/>
    <w:qFormat/>
    <w:uiPriority w:val="9"/>
    <w:pPr>
      <w:spacing w:before="200" w:after="100" w:lineRule="auto" w:line="240"/>
      <w:outlineLvl w:val="7"/>
      <w:contextualSpacing/>
    </w:pPr>
    <w:rPr>
      <w:rFonts w:ascii="Cambria" w:cs="宋体" w:eastAsia="宋体" w:hAnsi="Cambria"/>
      <w:iCs/>
      <w:color w:val="4f81bd"/>
    </w:rPr>
  </w:style>
  <w:style w:type="paragraph" w:styleId="style9">
    <w:name w:val="heading 9"/>
    <w:basedOn w:val="style0"/>
    <w:next w:val="style0"/>
    <w:link w:val="style4109"/>
    <w:qFormat/>
    <w:uiPriority w:val="9"/>
    <w:pPr>
      <w:spacing w:before="200" w:after="100" w:lineRule="auto" w:line="240"/>
      <w:outlineLvl w:val="8"/>
      <w:contextualSpacing/>
    </w:pPr>
    <w:rPr>
      <w:rFonts w:ascii="Cambria" w:cs="宋体" w:eastAsia="宋体" w:hAnsi="Cambria"/>
      <w:iCs/>
      <w:smallCaps/>
      <w:color w:val="c0504d"/>
      <w:sz w:val="20"/>
      <w:szCs w:val="21"/>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662c1e27-e253-4053-85cf-6e325394720b"/>
    <w:basedOn w:val="style65"/>
    <w:next w:val="style4097"/>
    <w:link w:val="style1"/>
    <w:uiPriority w:val="9"/>
    <w:rPr>
      <w:rFonts w:ascii="Cambria" w:eastAsia="宋体" w:hAnsi="Cambria"/>
      <w:iCs/>
      <w:color w:val="ffffff"/>
      <w:sz w:val="28"/>
      <w:szCs w:val="38"/>
      <w:shd w:val="clear" w:color="auto" w:fill="4f81bd"/>
    </w:rPr>
  </w:style>
  <w:style w:type="character" w:customStyle="1" w:styleId="style4098">
    <w:name w:val="Heading 2 Char_fdd03107-a276-46ac-9482-731988caaf43"/>
    <w:basedOn w:val="style65"/>
    <w:next w:val="style4098"/>
    <w:link w:val="style2"/>
    <w:uiPriority w:val="9"/>
    <w:rPr>
      <w:rFonts w:ascii="Cambria" w:cs="宋体" w:eastAsia="宋体" w:hAnsi="Cambria"/>
      <w:b/>
      <w:bCs/>
      <w:iCs/>
      <w:outline/>
      <w:color w:val="4f81bd"/>
      <w:sz w:val="34"/>
      <w:szCs w:val="34"/>
    </w:rPr>
  </w:style>
  <w:style w:type="character" w:customStyle="1" w:styleId="style4099">
    <w:name w:val="Heading 3 Char_e82d23db-a308-4b5b-9e10-469294b11637"/>
    <w:basedOn w:val="style65"/>
    <w:next w:val="style4099"/>
    <w:link w:val="style3"/>
    <w:uiPriority w:val="9"/>
    <w:rPr>
      <w:rFonts w:ascii="Cambria" w:cs="宋体" w:eastAsia="宋体" w:hAnsi="Cambria"/>
      <w:b/>
      <w:bCs/>
      <w:iCs/>
      <w:smallCaps/>
      <w:color w:val="943634"/>
      <w:spacing w:val="24"/>
      <w:sz w:val="28"/>
    </w:rPr>
  </w:style>
  <w:style w:type="character" w:customStyle="1" w:styleId="style4100">
    <w:name w:val="Heading 4 Char_aa620a33-9023-4dad-bb3c-b58fe2eb6ea4"/>
    <w:basedOn w:val="style65"/>
    <w:next w:val="style4100"/>
    <w:link w:val="style4"/>
    <w:uiPriority w:val="9"/>
    <w:rPr>
      <w:rFonts w:ascii="Cambria" w:cs="宋体" w:eastAsia="宋体" w:hAnsi="Cambria"/>
      <w:b/>
      <w:bCs/>
      <w:iCs/>
      <w:color w:val="365f91"/>
      <w:sz w:val="24"/>
    </w:rPr>
  </w:style>
  <w:style w:type="character" w:customStyle="1" w:styleId="style4101">
    <w:name w:val="Heading 5 Char_2a4e2592-e01c-4169-8667-8505943fe913"/>
    <w:basedOn w:val="style65"/>
    <w:next w:val="style4101"/>
    <w:link w:val="style5"/>
    <w:uiPriority w:val="9"/>
    <w:rPr>
      <w:rFonts w:ascii="Cambria" w:cs="宋体" w:eastAsia="宋体" w:hAnsi="Cambria"/>
      <w:color w:val="243f60"/>
    </w:rPr>
  </w:style>
  <w:style w:type="character" w:customStyle="1" w:styleId="style4102">
    <w:name w:val="Heading 6 Char_18b92dee-d65d-429e-922c-dff606cf8364"/>
    <w:basedOn w:val="style65"/>
    <w:next w:val="style4102"/>
    <w:link w:val="style6"/>
    <w:uiPriority w:val="9"/>
    <w:rPr>
      <w:rFonts w:ascii="Cambria" w:cs="宋体" w:eastAsia="宋体" w:hAnsi="Cambria"/>
      <w:iCs/>
      <w:color w:val="365f91"/>
    </w:rPr>
  </w:style>
  <w:style w:type="table" w:styleId="style154">
    <w:name w:val="Table Grid"/>
    <w:basedOn w:val="style105"/>
    <w:next w:val="style154"/>
    <w:uiPriority w:val="59"/>
    <w:pPr>
      <w:spacing w:after="0" w:lineRule="auto" w:line="240"/>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7">
    <w:name w:val="No Spacing"/>
    <w:basedOn w:val="style0"/>
    <w:next w:val="style157"/>
    <w:link w:val="style4103"/>
    <w:qFormat/>
    <w:uiPriority w:val="1"/>
    <w:pPr>
      <w:spacing w:after="0" w:lineRule="auto" w:line="240"/>
    </w:pPr>
    <w:rPr>
      <w:rFonts w:cs="Arial" w:eastAsia="Times New Roman"/>
      <w:iCs/>
      <w:sz w:val="24"/>
      <w:szCs w:val="24"/>
    </w:rPr>
  </w:style>
  <w:style w:type="character" w:customStyle="1" w:styleId="style4103">
    <w:name w:val="No Spacing Char"/>
    <w:basedOn w:val="style65"/>
    <w:next w:val="style4103"/>
    <w:link w:val="style157"/>
    <w:uiPriority w:val="1"/>
    <w:rPr>
      <w:rFonts w:cs="Arial" w:eastAsia="Times New Roman"/>
      <w:iCs/>
      <w:sz w:val="24"/>
      <w:szCs w:val="24"/>
    </w:rPr>
  </w:style>
  <w:style w:type="character" w:styleId="style87">
    <w:name w:val="Strong"/>
    <w:next w:val="style87"/>
    <w:qFormat/>
    <w:uiPriority w:val="22"/>
    <w:rPr>
      <w:b/>
      <w:bCs/>
      <w:spacing w:val="0"/>
    </w:rPr>
  </w:style>
  <w:style w:type="character" w:customStyle="1" w:styleId="style4104">
    <w:name w:val="mi"/>
    <w:basedOn w:val="style65"/>
    <w:next w:val="style4104"/>
  </w:style>
  <w:style w:type="character" w:customStyle="1" w:styleId="style4105">
    <w:name w:val="mn"/>
    <w:basedOn w:val="style65"/>
    <w:next w:val="style4105"/>
  </w:style>
  <w:style w:type="character" w:customStyle="1" w:styleId="style4106">
    <w:name w:val="mo"/>
    <w:basedOn w:val="style65"/>
    <w:next w:val="style4106"/>
  </w:style>
  <w:style w:type="character" w:customStyle="1" w:styleId="style4107">
    <w:name w:val="Heading 7 Char_eed004f3-6378-4dce-b60c-d85ae50dc942"/>
    <w:basedOn w:val="style65"/>
    <w:next w:val="style4107"/>
    <w:link w:val="style7"/>
    <w:uiPriority w:val="9"/>
    <w:rPr>
      <w:rFonts w:ascii="Cambria" w:cs="宋体" w:eastAsia="宋体" w:hAnsi="Cambria"/>
      <w:iCs/>
      <w:color w:val="943634"/>
    </w:rPr>
  </w:style>
  <w:style w:type="character" w:customStyle="1" w:styleId="style4108">
    <w:name w:val="Heading 8 Char_77d9ff9e-b1c0-4673-a49b-c539ae1e4840"/>
    <w:basedOn w:val="style65"/>
    <w:next w:val="style4108"/>
    <w:link w:val="style8"/>
    <w:uiPriority w:val="9"/>
    <w:rPr>
      <w:rFonts w:ascii="Cambria" w:cs="宋体" w:eastAsia="宋体" w:hAnsi="Cambria"/>
      <w:iCs/>
      <w:color w:val="4f81bd"/>
    </w:rPr>
  </w:style>
  <w:style w:type="character" w:customStyle="1" w:styleId="style4109">
    <w:name w:val="Heading 9 Char_8ac276eb-96d4-43ea-9c9c-4cc2e4439de4"/>
    <w:basedOn w:val="style65"/>
    <w:next w:val="style4109"/>
    <w:link w:val="style9"/>
    <w:uiPriority w:val="9"/>
    <w:rPr>
      <w:rFonts w:ascii="Cambria" w:cs="宋体" w:eastAsia="宋体" w:hAnsi="Cambria"/>
      <w:iCs/>
      <w:smallCaps/>
      <w:color w:val="c0504d"/>
      <w:sz w:val="20"/>
      <w:szCs w:val="21"/>
    </w:rPr>
  </w:style>
  <w:style w:type="character" w:customStyle="1" w:styleId="style4110">
    <w:name w:val="Balloon Text Char"/>
    <w:basedOn w:val="style65"/>
    <w:next w:val="style4110"/>
    <w:link w:val="style153"/>
    <w:uiPriority w:val="99"/>
    <w:rPr>
      <w:rFonts w:ascii="Tahoma" w:cs="Tahoma" w:eastAsia="宋体" w:hAnsi="Tahoma"/>
      <w:iCs/>
      <w:sz w:val="16"/>
      <w:szCs w:val="16"/>
    </w:rPr>
  </w:style>
  <w:style w:type="paragraph" w:styleId="style153">
    <w:name w:val="Balloon Text"/>
    <w:basedOn w:val="style0"/>
    <w:next w:val="style153"/>
    <w:link w:val="style4110"/>
    <w:uiPriority w:val="99"/>
    <w:pPr>
      <w:spacing w:after="0" w:lineRule="auto" w:line="240"/>
    </w:pPr>
    <w:rPr>
      <w:rFonts w:ascii="Tahoma" w:cs="Tahoma" w:eastAsia="宋体" w:hAnsi="Tahoma"/>
      <w:iCs/>
      <w:sz w:val="16"/>
      <w:szCs w:val="16"/>
    </w:rPr>
  </w:style>
  <w:style w:type="character" w:styleId="style85">
    <w:name w:val="Hyperlink"/>
    <w:basedOn w:val="style65"/>
    <w:next w:val="style85"/>
    <w:uiPriority w:val="99"/>
    <w:rPr>
      <w:color w:val="0000ff"/>
      <w:u w:val="single"/>
    </w:rPr>
  </w:style>
  <w:style w:type="character" w:customStyle="1" w:styleId="style4111">
    <w:name w:val="z-Top of Form Char"/>
    <w:basedOn w:val="style65"/>
    <w:next w:val="style4111"/>
    <w:link w:val="style92"/>
    <w:uiPriority w:val="99"/>
    <w:rPr>
      <w:rFonts w:ascii="Arial" w:cs="Arial" w:eastAsia="Times New Roman" w:hAnsi="Arial"/>
      <w:vanish/>
      <w:sz w:val="16"/>
      <w:szCs w:val="16"/>
    </w:rPr>
  </w:style>
  <w:style w:type="paragraph" w:styleId="style92">
    <w:name w:val="HTML Top of Form"/>
    <w:basedOn w:val="style0"/>
    <w:next w:val="style0"/>
    <w:link w:val="style4111"/>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112">
    <w:name w:val="z-Top of Form Char1"/>
    <w:basedOn w:val="style65"/>
    <w:next w:val="style4112"/>
    <w:link w:val="style92"/>
    <w:uiPriority w:val="99"/>
    <w:rPr>
      <w:rFonts w:ascii="Arial" w:cs="Arial" w:hAnsi="Arial"/>
      <w:vanish/>
      <w:sz w:val="16"/>
      <w:szCs w:val="1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13">
    <w:name w:val="z-Bottom of Form Char"/>
    <w:basedOn w:val="style65"/>
    <w:next w:val="style4113"/>
    <w:link w:val="style93"/>
    <w:uiPriority w:val="99"/>
    <w:rPr>
      <w:rFonts w:ascii="Arial" w:cs="Arial" w:eastAsia="Times New Roman" w:hAnsi="Arial"/>
      <w:vanish/>
      <w:sz w:val="16"/>
      <w:szCs w:val="16"/>
    </w:rPr>
  </w:style>
  <w:style w:type="paragraph" w:styleId="style93">
    <w:name w:val="HTML Bottom of Form"/>
    <w:basedOn w:val="style0"/>
    <w:next w:val="style0"/>
    <w:link w:val="style4113"/>
    <w:uiPriority w:val="99"/>
    <w:pPr>
      <w:pBdr>
        <w:top w:val="single" w:sz="6" w:space="1" w:color="auto"/>
      </w:pBdr>
      <w:spacing w:after="0" w:lineRule="auto" w:line="240"/>
      <w:jc w:val="center"/>
    </w:pPr>
    <w:rPr>
      <w:rFonts w:ascii="Arial" w:cs="Arial" w:eastAsia="Times New Roman" w:hAnsi="Arial"/>
      <w:vanish/>
      <w:sz w:val="16"/>
      <w:szCs w:val="16"/>
    </w:rPr>
  </w:style>
  <w:style w:type="character" w:customStyle="1" w:styleId="style4114">
    <w:name w:val="z-Bottom of Form Char1"/>
    <w:basedOn w:val="style65"/>
    <w:next w:val="style4114"/>
    <w:link w:val="style93"/>
    <w:uiPriority w:val="99"/>
    <w:rPr>
      <w:rFonts w:ascii="Arial" w:cs="Arial" w:hAnsi="Arial"/>
      <w:vanish/>
      <w:sz w:val="16"/>
      <w:szCs w:val="16"/>
    </w:rPr>
  </w:style>
  <w:style w:type="character" w:customStyle="1" w:styleId="style4115">
    <w:name w:val="last"/>
    <w:basedOn w:val="style65"/>
    <w:next w:val="style4115"/>
  </w:style>
  <w:style w:type="character" w:customStyle="1" w:styleId="style4116">
    <w:name w:val="view-saved"/>
    <w:basedOn w:val="style65"/>
    <w:next w:val="style4116"/>
  </w:style>
  <w:style w:type="paragraph" w:customStyle="1" w:styleId="style4117">
    <w:name w:val="first-200-guest"/>
    <w:basedOn w:val="style0"/>
    <w:next w:val="style4117"/>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18">
    <w:name w:val="extract-heading"/>
    <w:basedOn w:val="style0"/>
    <w:next w:val="style4118"/>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19">
    <w:name w:val="or"/>
    <w:basedOn w:val="style65"/>
    <w:next w:val="style4119"/>
  </w:style>
  <w:style w:type="character" w:customStyle="1" w:styleId="style4120">
    <w:name w:val="first"/>
    <w:basedOn w:val="style65"/>
    <w:next w:val="style4120"/>
  </w:style>
  <w:style w:type="character" w:customStyle="1" w:styleId="style4121">
    <w:name w:val="middle"/>
    <w:basedOn w:val="style65"/>
    <w:next w:val="style4121"/>
  </w:style>
  <w:style w:type="paragraph" w:customStyle="1" w:styleId="style4122">
    <w:name w:val="tags"/>
    <w:basedOn w:val="style0"/>
    <w:next w:val="style4122"/>
    <w:pPr>
      <w:spacing w:before="100" w:beforeAutospacing="true" w:after="100" w:afterAutospacing="true" w:lineRule="auto" w:line="240"/>
    </w:pPr>
    <w:rPr>
      <w:rFonts w:ascii="Times New Roman" w:cs="Times New Roman" w:eastAsia="Times New Roman" w:hAnsi="Times New Roman"/>
      <w:iCs/>
      <w:sz w:val="24"/>
      <w:szCs w:val="24"/>
    </w:rPr>
  </w:style>
  <w:style w:type="paragraph" w:styleId="style31">
    <w:name w:val="header"/>
    <w:basedOn w:val="style0"/>
    <w:next w:val="style31"/>
    <w:link w:val="style4123"/>
    <w:uiPriority w:val="99"/>
    <w:pPr>
      <w:tabs>
        <w:tab w:val="center" w:leader="none" w:pos="4680"/>
        <w:tab w:val="right" w:leader="none" w:pos="9360"/>
      </w:tabs>
      <w:spacing w:after="0" w:lineRule="auto" w:line="240"/>
    </w:pPr>
    <w:rPr>
      <w:rFonts w:eastAsia="宋体"/>
      <w:iCs/>
      <w:sz w:val="21"/>
      <w:szCs w:val="21"/>
    </w:rPr>
  </w:style>
  <w:style w:type="character" w:customStyle="1" w:styleId="style4123">
    <w:name w:val="Header Char_293cc138-4918-445b-bf20-ff515c70d0fe"/>
    <w:basedOn w:val="style65"/>
    <w:next w:val="style4123"/>
    <w:link w:val="style31"/>
    <w:uiPriority w:val="99"/>
    <w:rPr>
      <w:rFonts w:eastAsia="宋体"/>
      <w:iCs/>
      <w:sz w:val="21"/>
      <w:szCs w:val="21"/>
    </w:rPr>
  </w:style>
  <w:style w:type="paragraph" w:styleId="style32">
    <w:name w:val="footer"/>
    <w:basedOn w:val="style0"/>
    <w:next w:val="style32"/>
    <w:link w:val="style4124"/>
    <w:uiPriority w:val="99"/>
    <w:pPr>
      <w:tabs>
        <w:tab w:val="center" w:leader="none" w:pos="4680"/>
        <w:tab w:val="right" w:leader="none" w:pos="9360"/>
      </w:tabs>
      <w:spacing w:after="0" w:lineRule="auto" w:line="240"/>
    </w:pPr>
    <w:rPr>
      <w:rFonts w:eastAsia="宋体"/>
      <w:iCs/>
      <w:sz w:val="21"/>
      <w:szCs w:val="21"/>
    </w:rPr>
  </w:style>
  <w:style w:type="character" w:customStyle="1" w:styleId="style4124">
    <w:name w:val="Footer Char_8dffd5be-e851-43bf-afb3-06226a47409f"/>
    <w:basedOn w:val="style65"/>
    <w:next w:val="style4124"/>
    <w:link w:val="style32"/>
    <w:uiPriority w:val="99"/>
    <w:rPr>
      <w:rFonts w:eastAsia="宋体"/>
      <w:iCs/>
      <w:sz w:val="21"/>
      <w:szCs w:val="21"/>
    </w:rPr>
  </w:style>
  <w:style w:type="paragraph" w:customStyle="1" w:styleId="style4125">
    <w:name w:val="areainfo_rb_title"/>
    <w:basedOn w:val="style0"/>
    <w:next w:val="style4125"/>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26">
    <w:name w:val="bs_rb_pages"/>
    <w:basedOn w:val="style0"/>
    <w:next w:val="style4126"/>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27">
    <w:name w:val="bs-content-rb-image_caption"/>
    <w:basedOn w:val="style0"/>
    <w:next w:val="style4127"/>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28">
    <w:name w:val="bs-content-rb-glossary"/>
    <w:basedOn w:val="style65"/>
    <w:next w:val="style4128"/>
  </w:style>
  <w:style w:type="paragraph" w:customStyle="1" w:styleId="style4129">
    <w:name w:val="cse-branding-bottom"/>
    <w:basedOn w:val="style0"/>
    <w:next w:val="style4129"/>
    <w:pPr>
      <w:spacing w:after="0" w:lineRule="auto" w:line="240"/>
    </w:pPr>
    <w:rPr>
      <w:rFonts w:ascii="Times New Roman" w:cs="Times New Roman" w:eastAsia="Times New Roman" w:hAnsi="Times New Roman"/>
      <w:iCs/>
      <w:color w:val="000000"/>
      <w:sz w:val="24"/>
      <w:szCs w:val="24"/>
    </w:rPr>
  </w:style>
  <w:style w:type="paragraph" w:customStyle="1" w:styleId="style4130">
    <w:name w:val="cse-branding-right"/>
    <w:basedOn w:val="style0"/>
    <w:next w:val="style4130"/>
    <w:pPr>
      <w:spacing w:after="0" w:lineRule="auto" w:line="240"/>
    </w:pPr>
    <w:rPr>
      <w:rFonts w:ascii="Times New Roman" w:cs="Times New Roman" w:eastAsia="Times New Roman" w:hAnsi="Times New Roman"/>
      <w:iCs/>
      <w:color w:val="000000"/>
      <w:sz w:val="24"/>
      <w:szCs w:val="24"/>
    </w:rPr>
  </w:style>
  <w:style w:type="paragraph" w:customStyle="1" w:styleId="style4131">
    <w:name w:val="cse-branding-text"/>
    <w:basedOn w:val="style0"/>
    <w:next w:val="style4131"/>
    <w:pPr>
      <w:spacing w:before="100" w:beforeAutospacing="true" w:after="100" w:afterAutospacing="true" w:lineRule="auto" w:line="240"/>
    </w:pPr>
    <w:rPr>
      <w:rFonts w:ascii="Arial" w:cs="Arial" w:eastAsia="Times New Roman" w:hAnsi="Arial"/>
      <w:iCs/>
      <w:color w:val="000000"/>
      <w:sz w:val="15"/>
      <w:szCs w:val="15"/>
    </w:rPr>
  </w:style>
  <w:style w:type="paragraph" w:customStyle="1" w:styleId="style4132">
    <w:name w:val="cse-branding-logo"/>
    <w:basedOn w:val="style0"/>
    <w:next w:val="style4132"/>
    <w:pPr>
      <w:spacing w:before="100" w:beforeAutospacing="true" w:after="100" w:afterAutospacing="true" w:lineRule="auto" w:line="240"/>
    </w:pPr>
    <w:rPr>
      <w:rFonts w:ascii="Times New Roman" w:cs="Times New Roman" w:eastAsia="Times New Roman" w:hAnsi="Times New Roman"/>
      <w:iCs/>
      <w:color w:val="000000"/>
      <w:sz w:val="24"/>
      <w:szCs w:val="24"/>
    </w:rPr>
  </w:style>
  <w:style w:type="paragraph" w:customStyle="1" w:styleId="style4133">
    <w:name w:val="cse-branding-form"/>
    <w:basedOn w:val="style0"/>
    <w:next w:val="style4133"/>
    <w:pPr>
      <w:spacing w:before="100" w:beforeAutospacing="true" w:after="100" w:afterAutospacing="true" w:lineRule="auto" w:line="240"/>
    </w:pPr>
    <w:rPr>
      <w:rFonts w:ascii="Times New Roman" w:cs="Times New Roman" w:eastAsia="Times New Roman" w:hAnsi="Times New Roman"/>
      <w:iCs/>
      <w:color w:val="000000"/>
      <w:sz w:val="24"/>
      <w:szCs w:val="24"/>
    </w:rPr>
  </w:style>
  <w:style w:type="paragraph" w:customStyle="1" w:styleId="style4134">
    <w:name w:val="cse-branding-logo1"/>
    <w:basedOn w:val="style0"/>
    <w:next w:val="style4134"/>
    <w:pPr>
      <w:spacing w:before="100" w:beforeAutospacing="true" w:after="100" w:afterAutospacing="true" w:lineRule="auto" w:line="240"/>
    </w:pPr>
    <w:rPr>
      <w:rFonts w:ascii="Times New Roman" w:cs="Times New Roman" w:eastAsia="Times New Roman" w:hAnsi="Times New Roman"/>
      <w:iCs/>
      <w:color w:val="000000"/>
      <w:sz w:val="24"/>
      <w:szCs w:val="24"/>
    </w:rPr>
  </w:style>
  <w:style w:type="paragraph" w:customStyle="1" w:styleId="style4135">
    <w:name w:val="cse-branding-text1"/>
    <w:basedOn w:val="style0"/>
    <w:next w:val="style4135"/>
    <w:pPr>
      <w:spacing w:before="100" w:beforeAutospacing="true" w:after="100" w:afterAutospacing="true" w:lineRule="auto" w:line="240"/>
    </w:pPr>
    <w:rPr>
      <w:rFonts w:ascii="Arial" w:cs="Arial" w:eastAsia="Times New Roman" w:hAnsi="Arial"/>
      <w:iCs/>
      <w:color w:val="000000"/>
      <w:sz w:val="15"/>
      <w:szCs w:val="15"/>
    </w:rPr>
  </w:style>
  <w:style w:type="paragraph" w:customStyle="1" w:styleId="style4136">
    <w:name w:val="cse-branding-form1"/>
    <w:basedOn w:val="style0"/>
    <w:next w:val="style4136"/>
    <w:pPr>
      <w:spacing w:before="100" w:beforeAutospacing="true" w:after="45" w:lineRule="auto" w:line="240"/>
    </w:pPr>
    <w:rPr>
      <w:rFonts w:ascii="Times New Roman" w:cs="Times New Roman" w:eastAsia="Times New Roman" w:hAnsi="Times New Roman"/>
      <w:iCs/>
      <w:color w:val="000000"/>
      <w:sz w:val="24"/>
      <w:szCs w:val="24"/>
    </w:rPr>
  </w:style>
  <w:style w:type="paragraph" w:customStyle="1" w:styleId="style4137">
    <w:name w:val="cse-branding-logo2"/>
    <w:basedOn w:val="style0"/>
    <w:next w:val="style4137"/>
    <w:pPr>
      <w:spacing w:before="100" w:beforeAutospacing="true" w:after="100" w:afterAutospacing="true" w:lineRule="auto" w:line="240"/>
      <w:ind w:left="60"/>
    </w:pPr>
    <w:rPr>
      <w:rFonts w:ascii="Times New Roman" w:cs="Times New Roman" w:eastAsia="Times New Roman" w:hAnsi="Times New Roman"/>
      <w:iCs/>
      <w:color w:val="000000"/>
      <w:sz w:val="24"/>
      <w:szCs w:val="24"/>
    </w:rPr>
  </w:style>
  <w:style w:type="paragraph" w:customStyle="1" w:styleId="style4138">
    <w:name w:val="cse-branding-text2"/>
    <w:basedOn w:val="style0"/>
    <w:next w:val="style4138"/>
    <w:pPr>
      <w:spacing w:after="100" w:afterAutospacing="true" w:lineRule="auto" w:line="240"/>
      <w:ind w:left="60"/>
    </w:pPr>
    <w:rPr>
      <w:rFonts w:ascii="Arial" w:cs="Arial" w:eastAsia="Times New Roman" w:hAnsi="Arial"/>
      <w:iCs/>
      <w:color w:val="000000"/>
      <w:sz w:val="15"/>
      <w:szCs w:val="15"/>
    </w:rPr>
  </w:style>
  <w:style w:type="paragraph" w:customStyle="1" w:styleId="style4139">
    <w:name w:val="cse-branding-form2"/>
    <w:basedOn w:val="style0"/>
    <w:next w:val="style4139"/>
    <w:pPr>
      <w:spacing w:before="100" w:beforeAutospacing="true" w:after="100" w:afterAutospacing="true" w:lineRule="auto" w:line="240"/>
      <w:ind w:right="60"/>
    </w:pPr>
    <w:rPr>
      <w:rFonts w:ascii="Times New Roman" w:cs="Times New Roman" w:eastAsia="Times New Roman" w:hAnsi="Times New Roman"/>
      <w:iCs/>
      <w:color w:val="000000"/>
      <w:sz w:val="24"/>
      <w:szCs w:val="24"/>
    </w:rPr>
  </w:style>
  <w:style w:type="paragraph" w:styleId="style101">
    <w:name w:val="HTML Preformatted"/>
    <w:basedOn w:val="style0"/>
    <w:next w:val="style101"/>
    <w:link w:val="style414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iCs/>
      <w:sz w:val="21"/>
      <w:szCs w:val="21"/>
    </w:rPr>
  </w:style>
  <w:style w:type="character" w:customStyle="1" w:styleId="style4140">
    <w:name w:val="HTML Preformatted Char"/>
    <w:basedOn w:val="style65"/>
    <w:next w:val="style4140"/>
    <w:link w:val="style101"/>
    <w:uiPriority w:val="99"/>
    <w:rPr>
      <w:rFonts w:ascii="Courier New" w:cs="Courier New" w:eastAsia="Times New Roman" w:hAnsi="Courier New"/>
      <w:iCs/>
      <w:sz w:val="21"/>
      <w:szCs w:val="21"/>
    </w:rPr>
  </w:style>
  <w:style w:type="character" w:customStyle="1" w:styleId="style4141">
    <w:name w:val="Title1"/>
    <w:basedOn w:val="style65"/>
    <w:next w:val="style4141"/>
  </w:style>
  <w:style w:type="paragraph" w:customStyle="1" w:styleId="style4142">
    <w:name w:val="paragraph"/>
    <w:basedOn w:val="style0"/>
    <w:next w:val="style4142"/>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43">
    <w:name w:val="external"/>
    <w:basedOn w:val="style65"/>
    <w:next w:val="style4143"/>
  </w:style>
  <w:style w:type="character" w:styleId="style88">
    <w:name w:val="Emphasis"/>
    <w:next w:val="style88"/>
    <w:qFormat/>
    <w:uiPriority w:val="20"/>
    <w:rPr>
      <w:rFonts w:cs="宋体" w:eastAsia="宋体"/>
      <w:b/>
      <w:bCs/>
      <w:color w:val="943634"/>
      <w:bdr w:val="single" w:sz="18" w:space="0" w:color="eeece1"/>
      <w:shd w:val="clear" w:color="auto" w:fill="eeece1"/>
    </w:rPr>
  </w:style>
  <w:style w:type="character" w:customStyle="1" w:styleId="style4144">
    <w:name w:val="apple-style-span"/>
    <w:basedOn w:val="style65"/>
    <w:next w:val="style4144"/>
  </w:style>
  <w:style w:type="character" w:customStyle="1" w:styleId="style4145">
    <w:name w:val="mathjax_preview"/>
    <w:basedOn w:val="style65"/>
    <w:next w:val="style4145"/>
  </w:style>
  <w:style w:type="character" w:customStyle="1" w:styleId="style4146">
    <w:name w:val="mathjax"/>
    <w:basedOn w:val="style65"/>
    <w:next w:val="style4146"/>
  </w:style>
  <w:style w:type="character" w:customStyle="1" w:styleId="style4147">
    <w:name w:val="math"/>
    <w:basedOn w:val="style65"/>
    <w:next w:val="style4147"/>
  </w:style>
  <w:style w:type="character" w:customStyle="1" w:styleId="style4148">
    <w:name w:val="mrow"/>
    <w:basedOn w:val="style65"/>
    <w:next w:val="style4148"/>
  </w:style>
  <w:style w:type="character" w:customStyle="1" w:styleId="style4149">
    <w:name w:val="msubsup"/>
    <w:basedOn w:val="style65"/>
    <w:next w:val="style4149"/>
  </w:style>
  <w:style w:type="character" w:customStyle="1" w:styleId="style4150">
    <w:name w:val="texatom"/>
    <w:basedOn w:val="style65"/>
    <w:next w:val="style4150"/>
  </w:style>
  <w:style w:type="character" w:customStyle="1" w:styleId="style4151">
    <w:name w:val="mspace"/>
    <w:basedOn w:val="style65"/>
    <w:next w:val="style4151"/>
  </w:style>
  <w:style w:type="character" w:customStyle="1" w:styleId="style4152">
    <w:name w:val="mtext"/>
    <w:basedOn w:val="style65"/>
    <w:next w:val="style4152"/>
  </w:style>
  <w:style w:type="paragraph" w:customStyle="1" w:styleId="style4153">
    <w:name w:val="cb-split"/>
    <w:basedOn w:val="style0"/>
    <w:next w:val="style4153"/>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54">
    <w:name w:val="mbox-text-span"/>
    <w:basedOn w:val="style65"/>
    <w:next w:val="style4154"/>
  </w:style>
  <w:style w:type="character" w:customStyle="1" w:styleId="style4155">
    <w:name w:val="hide-when-compact"/>
    <w:basedOn w:val="style65"/>
    <w:next w:val="style4155"/>
  </w:style>
  <w:style w:type="character" w:customStyle="1" w:styleId="style4156">
    <w:name w:val="tocnumber"/>
    <w:basedOn w:val="style65"/>
    <w:next w:val="style4156"/>
  </w:style>
  <w:style w:type="character" w:customStyle="1" w:styleId="style4157">
    <w:name w:val="toctext"/>
    <w:basedOn w:val="style65"/>
    <w:next w:val="style4157"/>
  </w:style>
  <w:style w:type="character" w:customStyle="1" w:styleId="style4158">
    <w:name w:val="mw-headline"/>
    <w:basedOn w:val="style65"/>
    <w:next w:val="style4158"/>
  </w:style>
  <w:style w:type="character" w:customStyle="1" w:styleId="style4159">
    <w:name w:val="reflink"/>
    <w:basedOn w:val="style65"/>
    <w:next w:val="style4159"/>
  </w:style>
  <w:style w:type="character" w:customStyle="1" w:styleId="style4160">
    <w:name w:val="style1"/>
    <w:basedOn w:val="style65"/>
    <w:next w:val="style4160"/>
  </w:style>
  <w:style w:type="paragraph" w:customStyle="1" w:styleId="style4161">
    <w:name w:val="style11"/>
    <w:basedOn w:val="style0"/>
    <w:next w:val="style4161"/>
    <w:pPr>
      <w:spacing w:before="100" w:beforeAutospacing="true" w:after="100" w:afterAutospacing="true" w:lineRule="auto" w:line="240"/>
    </w:pPr>
    <w:rPr>
      <w:rFonts w:ascii="Times New Roman" w:cs="Times New Roman" w:eastAsia="Times New Roman" w:hAnsi="Times New Roman"/>
      <w:iCs/>
      <w:sz w:val="24"/>
      <w:szCs w:val="24"/>
    </w:rPr>
  </w:style>
  <w:style w:type="paragraph" w:styleId="style62">
    <w:name w:val="Title"/>
    <w:basedOn w:val="style0"/>
    <w:next w:val="style0"/>
    <w:link w:val="style4162"/>
    <w:qFormat/>
    <w:uiPriority w:val="10"/>
    <w:pPr>
      <w:shd w:val="clear" w:color="auto" w:fill="ffffff"/>
      <w:spacing w:after="120" w:lineRule="auto" w:line="240"/>
    </w:pPr>
    <w:rPr>
      <w:rFonts w:ascii="Cambria" w:cs="宋体" w:eastAsia="宋体" w:hAnsi="Cambria"/>
      <w:b/>
      <w:iCs/>
      <w:color w:val="ffffff"/>
      <w:spacing w:val="10"/>
      <w:sz w:val="72"/>
      <w:szCs w:val="64"/>
    </w:rPr>
  </w:style>
  <w:style w:type="character" w:customStyle="1" w:styleId="style4162">
    <w:name w:val="Title Char_bdbfdb71-8684-44d9-83f0-565684192d77"/>
    <w:basedOn w:val="style65"/>
    <w:next w:val="style4162"/>
    <w:link w:val="style62"/>
    <w:uiPriority w:val="10"/>
    <w:rPr>
      <w:rFonts w:ascii="Cambria" w:cs="宋体" w:eastAsia="宋体" w:hAnsi="Cambria"/>
      <w:b/>
      <w:iCs/>
      <w:color w:val="ffffff"/>
      <w:spacing w:val="10"/>
      <w:sz w:val="72"/>
      <w:szCs w:val="64"/>
      <w:shd w:val="clear" w:color="auto" w:fill="ffffff"/>
    </w:rPr>
  </w:style>
  <w:style w:type="paragraph" w:styleId="style74">
    <w:name w:val="Subtitle"/>
    <w:basedOn w:val="style0"/>
    <w:next w:val="style0"/>
    <w:link w:val="style4163"/>
    <w:qFormat/>
    <w:uiPriority w:val="11"/>
    <w:pPr>
      <w:spacing w:before="200" w:after="360" w:lineRule="auto" w:line="240"/>
    </w:pPr>
    <w:rPr>
      <w:rFonts w:ascii="Cambria" w:cs="宋体" w:eastAsia="宋体" w:hAnsi="Cambria"/>
      <w:iCs/>
      <w:color w:val="1f497d"/>
      <w:spacing w:val="20"/>
      <w:sz w:val="24"/>
      <w:szCs w:val="24"/>
    </w:rPr>
  </w:style>
  <w:style w:type="character" w:customStyle="1" w:styleId="style4163">
    <w:name w:val="Subtitle Char"/>
    <w:basedOn w:val="style65"/>
    <w:next w:val="style4163"/>
    <w:link w:val="style74"/>
    <w:uiPriority w:val="11"/>
    <w:rPr>
      <w:rFonts w:ascii="Cambria" w:cs="宋体" w:eastAsia="宋体" w:hAnsi="Cambria"/>
      <w:iCs/>
      <w:color w:val="1f497d"/>
      <w:spacing w:val="20"/>
      <w:sz w:val="24"/>
      <w:szCs w:val="24"/>
    </w:rPr>
  </w:style>
  <w:style w:type="paragraph" w:styleId="style179">
    <w:name w:val="List Paragraph"/>
    <w:basedOn w:val="style0"/>
    <w:next w:val="style179"/>
    <w:qFormat/>
    <w:uiPriority w:val="34"/>
    <w:pPr>
      <w:spacing w:lineRule="auto" w:line="288"/>
      <w:ind w:left="1440" w:hanging="360"/>
      <w:contextualSpacing/>
    </w:pPr>
    <w:rPr>
      <w:rFonts w:eastAsia="宋体"/>
      <w:iCs/>
      <w:szCs w:val="21"/>
    </w:rPr>
  </w:style>
  <w:style w:type="paragraph" w:styleId="style180">
    <w:name w:val="Quote"/>
    <w:basedOn w:val="style0"/>
    <w:next w:val="style0"/>
    <w:link w:val="style4164"/>
    <w:qFormat/>
    <w:uiPriority w:val="29"/>
    <w:pPr>
      <w:spacing w:lineRule="auto" w:line="288"/>
    </w:pPr>
    <w:rPr>
      <w:rFonts w:eastAsia="宋体"/>
      <w:b/>
      <w:i/>
      <w:iCs/>
      <w:color w:val="c0504d"/>
      <w:sz w:val="24"/>
      <w:szCs w:val="21"/>
    </w:rPr>
  </w:style>
  <w:style w:type="character" w:customStyle="1" w:styleId="style4164">
    <w:name w:val="Quote Char_7bf72b7e-397d-4acd-afe1-b0b2acbb2226"/>
    <w:basedOn w:val="style65"/>
    <w:next w:val="style4164"/>
    <w:link w:val="style180"/>
    <w:uiPriority w:val="29"/>
    <w:rPr>
      <w:rFonts w:eastAsia="宋体"/>
      <w:b/>
      <w:i/>
      <w:iCs/>
      <w:color w:val="c0504d"/>
      <w:sz w:val="24"/>
      <w:szCs w:val="21"/>
    </w:rPr>
  </w:style>
  <w:style w:type="paragraph" w:styleId="style181">
    <w:name w:val="Intense Quote"/>
    <w:basedOn w:val="style0"/>
    <w:next w:val="style0"/>
    <w:link w:val="style4165"/>
    <w:qFormat/>
    <w:uiPriority w:val="30"/>
    <w:pPr>
      <w:pBdr>
        <w:top w:val="dotted" w:sz="8" w:space="10" w:color="c0504d"/>
        <w:bottom w:val="dotted" w:sz="8" w:space="10" w:color="c0504d"/>
      </w:pBdr>
      <w:spacing w:lineRule="auto" w:line="300"/>
      <w:ind w:left="2160" w:right="2160"/>
      <w:jc w:val="center"/>
    </w:pPr>
    <w:rPr>
      <w:rFonts w:ascii="Cambria" w:cs="宋体" w:eastAsia="宋体" w:hAnsi="Cambria"/>
      <w:b/>
      <w:bCs/>
      <w:i/>
      <w:iCs/>
      <w:color w:val="c0504d"/>
      <w:sz w:val="20"/>
      <w:szCs w:val="20"/>
    </w:rPr>
  </w:style>
  <w:style w:type="character" w:customStyle="1" w:styleId="style4165">
    <w:name w:val="Intense Quote Char_43037815-bf5a-49e7-aec2-7e2297134c95"/>
    <w:basedOn w:val="style65"/>
    <w:next w:val="style4165"/>
    <w:link w:val="style181"/>
    <w:uiPriority w:val="30"/>
    <w:rPr>
      <w:rFonts w:ascii="Cambria" w:cs="宋体" w:eastAsia="宋体" w:hAnsi="Cambria"/>
      <w:b/>
      <w:bCs/>
      <w:i/>
      <w:iCs/>
      <w:color w:val="c0504d"/>
      <w:sz w:val="20"/>
      <w:szCs w:val="20"/>
    </w:rPr>
  </w:style>
  <w:style w:type="character" w:styleId="style260">
    <w:name w:val="Subtle Emphasis"/>
    <w:next w:val="style260"/>
    <w:qFormat/>
    <w:uiPriority w:val="19"/>
    <w:rPr>
      <w:rFonts w:ascii="Cambria" w:cs="宋体" w:eastAsia="宋体" w:hAnsi="Cambria"/>
      <w:b/>
      <w:i/>
      <w:color w:val="4f81bd"/>
    </w:rPr>
  </w:style>
  <w:style w:type="character" w:styleId="style261">
    <w:name w:val="Intense Emphasis"/>
    <w:next w:val="style261"/>
    <w:qFormat/>
    <w:uiPriority w:val="21"/>
    <w:rPr>
      <w:rFonts w:ascii="Cambria" w:cs="宋体" w:eastAsia="宋体" w:hAnsi="Cambria"/>
      <w:b/>
      <w:bCs/>
      <w:i/>
      <w:iCs/>
      <w:color w:val="ffffff"/>
      <w:bdr w:val="single" w:sz="18" w:space="0" w:color="c0504d"/>
      <w:shd w:val="clear" w:color="auto" w:fill="c0504d"/>
      <w:vertAlign w:val="baseline"/>
    </w:rPr>
  </w:style>
  <w:style w:type="character" w:styleId="style262">
    <w:name w:val="Subtle Reference"/>
    <w:next w:val="style262"/>
    <w:qFormat/>
    <w:uiPriority w:val="31"/>
    <w:rPr>
      <w:i/>
      <w:iCs/>
      <w:smallCaps/>
      <w:color w:val="c0504d"/>
      <w:u w:color="c0504d"/>
    </w:rPr>
  </w:style>
  <w:style w:type="character" w:styleId="style263">
    <w:name w:val="Intense Reference"/>
    <w:next w:val="style263"/>
    <w:qFormat/>
    <w:uiPriority w:val="32"/>
    <w:rPr>
      <w:b/>
      <w:bCs/>
      <w:i/>
      <w:iCs/>
      <w:smallCaps/>
      <w:color w:val="c0504d"/>
      <w:u w:color="c0504d"/>
    </w:rPr>
  </w:style>
  <w:style w:type="character" w:styleId="style264">
    <w:name w:val="Book Title"/>
    <w:next w:val="style264"/>
    <w:qFormat/>
    <w:uiPriority w:val="33"/>
    <w:rPr>
      <w:rFonts w:ascii="Cambria" w:cs="宋体" w:eastAsia="宋体" w:hAnsi="Cambria"/>
      <w:b/>
      <w:bCs/>
      <w:smallCaps/>
      <w:color w:val="c0504d"/>
      <w:u w:val="single"/>
    </w:rPr>
  </w:style>
  <w:style w:type="paragraph" w:styleId="style266">
    <w:name w:val="TOC Heading"/>
    <w:basedOn w:val="style1"/>
    <w:next w:val="style0"/>
    <w:qFormat/>
    <w:uiPriority w:val="39"/>
    <w:pPr>
      <w:outlineLvl w:val="9"/>
    </w:pPr>
    <w:rPr/>
  </w:style>
  <w:style w:type="character" w:customStyle="1" w:styleId="style4166">
    <w:name w:val="highlight"/>
    <w:basedOn w:val="style65"/>
    <w:next w:val="style4166"/>
  </w:style>
  <w:style w:type="paragraph" w:customStyle="1" w:styleId="style4167">
    <w:name w:val="formulae"/>
    <w:basedOn w:val="style0"/>
    <w:next w:val="style4167"/>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68">
    <w:name w:val="highlight1"/>
    <w:basedOn w:val="style0"/>
    <w:next w:val="style4168"/>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69">
    <w:name w:val="Title2"/>
    <w:basedOn w:val="style65"/>
    <w:next w:val="style4169"/>
  </w:style>
  <w:style w:type="paragraph" w:customStyle="1" w:styleId="style4170">
    <w:name w:val="style9"/>
    <w:basedOn w:val="style0"/>
    <w:next w:val="style4170"/>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71">
    <w:name w:val="chemf"/>
    <w:basedOn w:val="style65"/>
    <w:next w:val="style4171"/>
  </w:style>
  <w:style w:type="paragraph" w:customStyle="1" w:styleId="style4172">
    <w:name w:val="definition"/>
    <w:basedOn w:val="style0"/>
    <w:next w:val="style4172"/>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73">
    <w:name w:val="bs-image-caption"/>
    <w:basedOn w:val="style0"/>
    <w:next w:val="style4173"/>
    <w:pPr>
      <w:spacing w:before="100" w:beforeAutospacing="true" w:after="100" w:afterAutospacing="true" w:lineRule="auto" w:line="240"/>
    </w:pPr>
    <w:rPr>
      <w:rFonts w:ascii="Times New Roman" w:cs="Times New Roman" w:eastAsia="Times New Roman" w:hAnsi="Times New Roman"/>
      <w:iCs/>
      <w:sz w:val="24"/>
      <w:szCs w:val="24"/>
    </w:rPr>
  </w:style>
  <w:style w:type="paragraph" w:customStyle="1" w:styleId="style4174">
    <w:name w:val="description"/>
    <w:basedOn w:val="style0"/>
    <w:next w:val="style4174"/>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75">
    <w:name w:val="dw-hierarchy"/>
    <w:basedOn w:val="style65"/>
    <w:next w:val="style4175"/>
  </w:style>
  <w:style w:type="character" w:customStyle="1" w:styleId="style4176">
    <w:name w:val="Title3"/>
    <w:basedOn w:val="style65"/>
    <w:next w:val="style4176"/>
  </w:style>
  <w:style w:type="character" w:customStyle="1" w:styleId="style4177">
    <w:name w:val="mt-registered"/>
    <w:basedOn w:val="style65"/>
    <w:next w:val="style4177"/>
  </w:style>
  <w:style w:type="paragraph" w:customStyle="1" w:styleId="style4178">
    <w:name w:val="tom"/>
    <w:basedOn w:val="style0"/>
    <w:next w:val="style4178"/>
    <w:pPr>
      <w:spacing w:before="100" w:beforeAutospacing="true" w:after="100" w:afterAutospacing="true" w:lineRule="auto" w:line="240"/>
    </w:pPr>
    <w:rPr>
      <w:rFonts w:ascii="Times New Roman" w:cs="Times New Roman" w:eastAsia="Times New Roman" w:hAnsi="Times New Roman"/>
      <w:iCs/>
      <w:sz w:val="24"/>
      <w:szCs w:val="24"/>
    </w:rPr>
  </w:style>
  <w:style w:type="character" w:customStyle="1" w:styleId="style4179">
    <w:name w:val="Title4"/>
    <w:basedOn w:val="style65"/>
    <w:next w:val="style4179"/>
  </w:style>
  <w:style w:type="character" w:customStyle="1" w:styleId="style4180">
    <w:name w:val="mtable"/>
    <w:basedOn w:val="style65"/>
    <w:next w:val="style4180"/>
  </w:style>
  <w:style w:type="character" w:customStyle="1" w:styleId="style4181">
    <w:name w:val="mtd"/>
    <w:basedOn w:val="style65"/>
    <w:next w:val="style4181"/>
  </w:style>
  <w:style w:type="character" w:customStyle="1" w:styleId="style4182">
    <w:name w:val="mstyle"/>
    <w:basedOn w:val="style65"/>
    <w:next w:val="style4182"/>
  </w:style>
  <w:style w:type="character" w:customStyle="1" w:styleId="style4183">
    <w:name w:val="mfrac"/>
    <w:basedOn w:val="style65"/>
    <w:next w:val="style4183"/>
  </w:style>
  <w:style w:type="character" w:customStyle="1" w:styleId="style4184">
    <w:name w:val="menclose"/>
    <w:basedOn w:val="style65"/>
    <w:next w:val="style4184"/>
  </w:style>
  <w:style w:type="character" w:customStyle="1" w:styleId="style4185">
    <w:name w:val="munderover"/>
    <w:basedOn w:val="style65"/>
    <w:next w:val="style4185"/>
  </w:style>
  <w:style w:type="character" w:customStyle="1" w:styleId="style4186">
    <w:name w:val="mpadded"/>
    <w:basedOn w:val="style65"/>
    <w:next w:val="style4186"/>
  </w:style>
  <w:style w:type="character" w:customStyle="1" w:styleId="style4187">
    <w:name w:val="munder"/>
    <w:basedOn w:val="style65"/>
    <w:next w:val="style4187"/>
  </w:style>
  <w:style w:type="character" w:customStyle="1" w:styleId="style4188">
    <w:name w:val="mover"/>
    <w:basedOn w:val="style65"/>
    <w:next w:val="style4188"/>
  </w:style>
  <w:style w:type="character" w:customStyle="1" w:styleId="style4189">
    <w:name w:val="style4"/>
    <w:basedOn w:val="style65"/>
    <w:next w:val="style4189"/>
  </w:style>
  <w:style w:type="character" w:customStyle="1" w:styleId="style4190">
    <w:name w:val="style2"/>
    <w:basedOn w:val="style65"/>
    <w:next w:val="style4190"/>
  </w:style>
  <w:style w:type="character" w:customStyle="1" w:styleId="style4191">
    <w:name w:val="eg"/>
    <w:basedOn w:val="style65"/>
    <w:next w:val="style4191"/>
  </w:style>
  <w:style w:type="character" w:customStyle="1" w:styleId="style4192">
    <w:name w:val="ie"/>
    <w:basedOn w:val="style65"/>
    <w:next w:val="style4192"/>
  </w:style>
  <w:style w:type="paragraph" w:customStyle="1" w:styleId="style4193">
    <w:name w:val="right"/>
    <w:basedOn w:val="style0"/>
    <w:next w:val="style419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94">
    <w:name w:val="arrow"/>
    <w:basedOn w:val="style65"/>
    <w:next w:val="style4194"/>
  </w:style>
  <w:style w:type="paragraph" w:customStyle="1" w:styleId="style4195">
    <w:name w:val="centre"/>
    <w:basedOn w:val="style0"/>
    <w:next w:val="style4195"/>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96">
    <w:name w:val="title_text"/>
    <w:basedOn w:val="style65"/>
    <w:next w:val="style4196"/>
  </w:style>
  <w:style w:type="paragraph" w:customStyle="1" w:styleId="style4197">
    <w:name w:val="Default"/>
    <w:next w:val="style4197"/>
    <w:pPr>
      <w:autoSpaceDE w:val="false"/>
      <w:autoSpaceDN w:val="false"/>
      <w:adjustRightInd w:val="false"/>
      <w:spacing w:after="0" w:lineRule="auto" w:line="240"/>
    </w:pPr>
    <w:rPr>
      <w:rFonts w:ascii="DINOT-Bold" w:cs="DINOT-Bold" w:eastAsia="宋体" w:hAnsi="DINOT-Bold"/>
      <w:color w:val="000000"/>
      <w:sz w:val="24"/>
      <w:szCs w:val="24"/>
    </w:rPr>
  </w:style>
  <w:style w:type="paragraph" w:customStyle="1" w:styleId="style4198">
    <w:name w:val="Pa4"/>
    <w:basedOn w:val="style4197"/>
    <w:next w:val="style4197"/>
    <w:uiPriority w:val="99"/>
    <w:pPr>
      <w:spacing w:lineRule="atLeast" w:line="211"/>
    </w:pPr>
    <w:rPr>
      <w:rFonts w:cs="宋体"/>
      <w:color w:val="auto"/>
    </w:rPr>
  </w:style>
  <w:style w:type="paragraph" w:customStyle="1" w:styleId="style4199">
    <w:name w:val="Pa1"/>
    <w:basedOn w:val="style4197"/>
    <w:next w:val="style4197"/>
    <w:uiPriority w:val="99"/>
    <w:pPr>
      <w:spacing w:lineRule="atLeast" w:line="281"/>
    </w:pPr>
    <w:rPr>
      <w:rFonts w:ascii="DINOT-CondMedium" w:cs="宋体" w:hAnsi="DINOT-CondMedium"/>
      <w:color w:val="auto"/>
    </w:rPr>
  </w:style>
  <w:style w:type="paragraph" w:customStyle="1" w:styleId="style4200">
    <w:name w:val="Pa9"/>
    <w:basedOn w:val="style4197"/>
    <w:next w:val="style4197"/>
    <w:uiPriority w:val="99"/>
    <w:pPr>
      <w:spacing w:lineRule="atLeast" w:line="241"/>
    </w:pPr>
    <w:rPr>
      <w:rFonts w:ascii="DINOT-CondMedium" w:cs="宋体" w:hAnsi="DINOT-CondMedium"/>
      <w:color w:val="auto"/>
    </w:rPr>
  </w:style>
  <w:style w:type="paragraph" w:customStyle="1" w:styleId="style4201">
    <w:name w:val="Pa2"/>
    <w:basedOn w:val="style4197"/>
    <w:next w:val="style4197"/>
    <w:uiPriority w:val="99"/>
    <w:pPr>
      <w:spacing w:lineRule="atLeast" w:line="211"/>
    </w:pPr>
    <w:rPr>
      <w:rFonts w:ascii="DINOT-CondMedium" w:cs="宋体" w:hAnsi="DINOT-CondMedium"/>
      <w:color w:val="auto"/>
    </w:rPr>
  </w:style>
  <w:style w:type="paragraph" w:customStyle="1" w:styleId="style4202">
    <w:name w:val="Pa12"/>
    <w:basedOn w:val="style4197"/>
    <w:next w:val="style4197"/>
    <w:uiPriority w:val="99"/>
    <w:pPr>
      <w:spacing w:lineRule="atLeast" w:line="211"/>
    </w:pPr>
    <w:rPr>
      <w:rFonts w:ascii="DINOT-CondMedium" w:cs="宋体" w:hAnsi="DINOT-CondMedium"/>
      <w:color w:val="auto"/>
    </w:rPr>
  </w:style>
  <w:style w:type="paragraph" w:customStyle="1" w:styleId="style4203">
    <w:name w:val="Pa6+2"/>
    <w:basedOn w:val="style4197"/>
    <w:next w:val="style4197"/>
    <w:uiPriority w:val="99"/>
    <w:pPr>
      <w:spacing w:lineRule="atLeast" w:line="211"/>
    </w:pPr>
    <w:rPr>
      <w:rFonts w:ascii="Myriad Pro" w:cs="宋体" w:hAnsi="Myriad Pro"/>
      <w:color w:val="auto"/>
    </w:rPr>
  </w:style>
  <w:style w:type="character" w:customStyle="1" w:styleId="style4204">
    <w:name w:val="statcounter"/>
    <w:basedOn w:val="style65"/>
    <w:next w:val="style4204"/>
  </w:style>
  <w:style w:type="character" w:customStyle="1" w:styleId="style4205">
    <w:name w:val="Title5"/>
    <w:basedOn w:val="style65"/>
    <w:next w:val="style4205"/>
  </w:style>
  <w:style w:type="character" w:customStyle="1" w:styleId="style4206">
    <w:name w:val="stale-link"/>
    <w:basedOn w:val="style65"/>
    <w:next w:val="style4206"/>
  </w:style>
  <w:style w:type="character" w:customStyle="1" w:styleId="style4207">
    <w:name w:val="important"/>
    <w:basedOn w:val="style65"/>
    <w:next w:val="style4207"/>
  </w:style>
  <w:style w:type="character" w:customStyle="1" w:styleId="style4208">
    <w:name w:val="mathjax_mathcontainer"/>
    <w:basedOn w:val="style65"/>
    <w:next w:val="style4208"/>
  </w:style>
  <w:style w:type="character" w:customStyle="1" w:styleId="style4209">
    <w:name w:val="smaller"/>
    <w:basedOn w:val="style65"/>
    <w:next w:val="style4209"/>
  </w:style>
  <w:style w:type="paragraph" w:customStyle="1" w:styleId="style4210">
    <w:name w:val="small"/>
    <w:basedOn w:val="style0"/>
    <w:next w:val="style4210"/>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211">
    <w:name w:val="title-prefix"/>
    <w:basedOn w:val="style65"/>
    <w:next w:val="style4211"/>
  </w:style>
  <w:style w:type="paragraph" w:customStyle="1" w:styleId="style4212">
    <w:name w:val="para"/>
    <w:basedOn w:val="style0"/>
    <w:next w:val="style4212"/>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213">
    <w:name w:val="margin_term"/>
    <w:basedOn w:val="style65"/>
    <w:next w:val="style4213"/>
  </w:style>
  <w:style w:type="paragraph" w:customStyle="1" w:styleId="style4214">
    <w:name w:val="Title6"/>
    <w:basedOn w:val="style0"/>
    <w:next w:val="style4214"/>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215">
    <w:name w:val="text"/>
    <w:basedOn w:val="style0"/>
    <w:next w:val="style4215"/>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216">
    <w:name w:val="il_ad"/>
    <w:basedOn w:val="style65"/>
    <w:next w:val="style4216"/>
  </w:style>
  <w:style w:type="character" w:customStyle="1" w:styleId="style4217">
    <w:name w:val="st"/>
    <w:basedOn w:val="style65"/>
    <w:next w:val="style4217"/>
  </w:style>
  <w:style w:type="character" w:customStyle="1" w:styleId="style4218">
    <w:name w:val="Endnote Text Char"/>
    <w:basedOn w:val="style65"/>
    <w:next w:val="style4218"/>
    <w:link w:val="style43"/>
    <w:uiPriority w:val="99"/>
    <w:rPr>
      <w:rFonts w:eastAsia="宋体"/>
      <w:iCs/>
      <w:sz w:val="20"/>
      <w:szCs w:val="20"/>
    </w:rPr>
  </w:style>
  <w:style w:type="paragraph" w:styleId="style43">
    <w:name w:val="endnote text"/>
    <w:basedOn w:val="style0"/>
    <w:next w:val="style43"/>
    <w:link w:val="style4218"/>
    <w:uiPriority w:val="99"/>
    <w:pPr>
      <w:spacing w:after="0" w:lineRule="auto" w:line="240"/>
    </w:pPr>
    <w:rPr>
      <w:rFonts w:eastAsia="宋体"/>
      <w:iCs/>
      <w:sz w:val="20"/>
      <w:szCs w:val="20"/>
    </w:rPr>
  </w:style>
  <w:style w:type="paragraph" w:customStyle="1" w:styleId="style4219">
    <w:name w:val="mainhead"/>
    <w:basedOn w:val="style0"/>
    <w:next w:val="style421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220">
    <w:name w:val="a"/>
    <w:basedOn w:val="style65"/>
    <w:next w:val="style4220"/>
  </w:style>
  <w:style w:type="character" w:customStyle="1" w:styleId="style4221">
    <w:name w:val="l11"/>
    <w:basedOn w:val="style65"/>
    <w:next w:val="style4221"/>
  </w:style>
  <w:style w:type="character" w:customStyle="1" w:styleId="style4222">
    <w:name w:val="l10"/>
    <w:basedOn w:val="style65"/>
    <w:next w:val="style4222"/>
  </w:style>
  <w:style w:type="character" w:customStyle="1" w:styleId="style4223">
    <w:name w:val="l6"/>
    <w:basedOn w:val="style65"/>
    <w:next w:val="style4223"/>
  </w:style>
  <w:style w:type="character" w:customStyle="1" w:styleId="style4224">
    <w:name w:val="l7"/>
    <w:basedOn w:val="style65"/>
    <w:next w:val="style4224"/>
  </w:style>
  <w:style w:type="character" w:customStyle="1" w:styleId="style4225">
    <w:name w:val="l"/>
    <w:basedOn w:val="style65"/>
    <w:next w:val="style4225"/>
  </w:style>
  <w:style w:type="character" w:customStyle="1" w:styleId="style4226">
    <w:name w:val="l9"/>
    <w:basedOn w:val="style65"/>
    <w:next w:val="style4226"/>
  </w:style>
  <w:style w:type="character" w:customStyle="1" w:styleId="style4227">
    <w:name w:val="l8"/>
    <w:basedOn w:val="style65"/>
    <w:next w:val="style4227"/>
  </w:style>
  <w:style w:type="character" w:styleId="style86">
    <w:name w:val="FollowedHyperlink"/>
    <w:basedOn w:val="style65"/>
    <w:next w:val="style86"/>
    <w:uiPriority w:val="99"/>
    <w:rPr>
      <w:color w:val="800080"/>
      <w:u w:val="single"/>
    </w:rPr>
  </w:style>
  <w:style w:type="paragraph" w:styleId="style34">
    <w:name w:val="caption"/>
    <w:basedOn w:val="style0"/>
    <w:next w:val="style0"/>
    <w:qFormat/>
    <w:uiPriority w:val="35"/>
    <w:pPr>
      <w:spacing w:lineRule="auto" w:line="288"/>
    </w:pPr>
    <w:rPr>
      <w:rFonts w:eastAsia="宋体"/>
      <w:b/>
      <w:bCs/>
      <w:iCs/>
      <w:color w:val="943634"/>
      <w:sz w:val="18"/>
      <w:szCs w:val="18"/>
    </w:rPr>
  </w:style>
  <w:style w:type="character" w:styleId="style156">
    <w:name w:val="Placeholder Text"/>
    <w:basedOn w:val="style65"/>
    <w:next w:val="style156"/>
    <w:uiPriority w:val="99"/>
    <w:rPr>
      <w:color w:val="808080"/>
    </w:rPr>
  </w:style>
  <w:style w:type="character" w:styleId="style42">
    <w:name w:val="endnote reference"/>
    <w:basedOn w:val="style65"/>
    <w:next w:val="style42"/>
    <w:uiPriority w:val="99"/>
    <w:rPr>
      <w:vertAlign w:val="superscript"/>
    </w:rPr>
  </w:style>
  <w:style w:type="paragraph" w:styleId="style178">
    <w:name w:val="Revision"/>
    <w:next w:val="style178"/>
    <w:uiPriority w:val="99"/>
    <w:pPr>
      <w:spacing w:after="0" w:lineRule="auto" w:line="240"/>
    </w:pPr>
    <w:rPr>
      <w:rFonts w:eastAsia="宋体"/>
      <w:iCs/>
      <w:sz w:val="21"/>
      <w:szCs w:val="21"/>
    </w:r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40" Type="http://schemas.openxmlformats.org/officeDocument/2006/relationships/image" Target="media/image23.emf"/><Relationship Id="rId42" Type="http://schemas.openxmlformats.org/officeDocument/2006/relationships/oleObject" Target="embeddings/oleObject16.bin"/><Relationship Id="rId41" Type="http://schemas.openxmlformats.org/officeDocument/2006/relationships/image" Target="media/image24.emf"/><Relationship Id="rId44" Type="http://schemas.openxmlformats.org/officeDocument/2006/relationships/oleObject" Target="embeddings/oleObject18.bin"/><Relationship Id="rId43" Type="http://schemas.openxmlformats.org/officeDocument/2006/relationships/oleObject" Target="embeddings/oleObject17.bin"/><Relationship Id="rId46" Type="http://schemas.openxmlformats.org/officeDocument/2006/relationships/oleObject" Target="embeddings/oleObject19.bin"/><Relationship Id="rId45" Type="http://schemas.openxmlformats.org/officeDocument/2006/relationships/image" Target="media/image25.emf"/><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emf"/><Relationship Id="rId9" Type="http://schemas.openxmlformats.org/officeDocument/2006/relationships/oleObject" Target="embeddings/oleObject3.bin"/><Relationship Id="rId48" Type="http://schemas.openxmlformats.org/officeDocument/2006/relationships/image" Target="media/image27.emf"/><Relationship Id="rId47" Type="http://schemas.openxmlformats.org/officeDocument/2006/relationships/image" Target="media/image26.emf"/><Relationship Id="rId49" Type="http://schemas.openxmlformats.org/officeDocument/2006/relationships/oleObject" Target="embeddings/oleObject20.bin"/><Relationship Id="rId5" Type="http://schemas.openxmlformats.org/officeDocument/2006/relationships/oleObject" Target="embeddings/oleObject1.bin"/><Relationship Id="rId6" Type="http://schemas.openxmlformats.org/officeDocument/2006/relationships/image" Target="media/image3.emf"/><Relationship Id="rId7" Type="http://schemas.openxmlformats.org/officeDocument/2006/relationships/oleObject" Target="embeddings/oleObject2.bin"/><Relationship Id="rId8" Type="http://schemas.openxmlformats.org/officeDocument/2006/relationships/image" Target="media/image4.emf"/><Relationship Id="rId31" Type="http://schemas.openxmlformats.org/officeDocument/2006/relationships/image" Target="media/image18.emf"/><Relationship Id="rId30" Type="http://schemas.openxmlformats.org/officeDocument/2006/relationships/oleObject" Target="embeddings/oleObject11.bin"/><Relationship Id="rId33" Type="http://schemas.openxmlformats.org/officeDocument/2006/relationships/image" Target="media/image19.emf"/><Relationship Id="rId32" Type="http://schemas.openxmlformats.org/officeDocument/2006/relationships/oleObject" Target="embeddings/oleObject12.bin"/><Relationship Id="rId35" Type="http://schemas.openxmlformats.org/officeDocument/2006/relationships/image" Target="media/image20.emf"/><Relationship Id="rId34" Type="http://schemas.openxmlformats.org/officeDocument/2006/relationships/oleObject" Target="embeddings/oleObject13.bin"/><Relationship Id="rId71" Type="http://schemas.openxmlformats.org/officeDocument/2006/relationships/theme" Target="theme/theme1.xml"/><Relationship Id="rId70" Type="http://schemas.openxmlformats.org/officeDocument/2006/relationships/settings" Target="settings.xml"/><Relationship Id="rId37" Type="http://schemas.openxmlformats.org/officeDocument/2006/relationships/image" Target="media/image21.emf"/><Relationship Id="rId36" Type="http://schemas.openxmlformats.org/officeDocument/2006/relationships/oleObject" Target="embeddings/oleObject14.bin"/><Relationship Id="rId39" Type="http://schemas.openxmlformats.org/officeDocument/2006/relationships/image" Target="media/image22.emf"/><Relationship Id="rId38" Type="http://schemas.openxmlformats.org/officeDocument/2006/relationships/oleObject" Target="embeddings/oleObject15.bin"/><Relationship Id="rId62" Type="http://schemas.openxmlformats.org/officeDocument/2006/relationships/image" Target="media/image36.emf"/><Relationship Id="rId61" Type="http://schemas.openxmlformats.org/officeDocument/2006/relationships/image" Target="media/image35.emf"/><Relationship Id="rId20" Type="http://schemas.openxmlformats.org/officeDocument/2006/relationships/image" Target="media/image10.emf"/><Relationship Id="rId64" Type="http://schemas.openxmlformats.org/officeDocument/2006/relationships/image" Target="media/image38.emf"/><Relationship Id="rId63" Type="http://schemas.openxmlformats.org/officeDocument/2006/relationships/image" Target="media/image37.emf"/><Relationship Id="rId22" Type="http://schemas.openxmlformats.org/officeDocument/2006/relationships/image" Target="media/image12.emf"/><Relationship Id="rId66" Type="http://schemas.openxmlformats.org/officeDocument/2006/relationships/header" Target="header1.xml"/><Relationship Id="rId21" Type="http://schemas.openxmlformats.org/officeDocument/2006/relationships/image" Target="media/image11.emf"/><Relationship Id="rId65" Type="http://schemas.openxmlformats.org/officeDocument/2006/relationships/image" Target="media/image39.emf"/><Relationship Id="rId24" Type="http://schemas.openxmlformats.org/officeDocument/2006/relationships/image" Target="media/image14.emf"/><Relationship Id="rId68" Type="http://schemas.openxmlformats.org/officeDocument/2006/relationships/styles" Target="styles.xml"/><Relationship Id="rId23" Type="http://schemas.openxmlformats.org/officeDocument/2006/relationships/image" Target="media/image13.emf"/><Relationship Id="rId67" Type="http://schemas.openxmlformats.org/officeDocument/2006/relationships/footer" Target="footer2.xml"/><Relationship Id="rId60" Type="http://schemas.openxmlformats.org/officeDocument/2006/relationships/image" Target="media/image34.emf"/><Relationship Id="rId26" Type="http://schemas.openxmlformats.org/officeDocument/2006/relationships/oleObject" Target="embeddings/oleObject9.bin"/><Relationship Id="rId25" Type="http://schemas.openxmlformats.org/officeDocument/2006/relationships/image" Target="media/image15.emf"/><Relationship Id="rId69" Type="http://schemas.openxmlformats.org/officeDocument/2006/relationships/fontTable" Target="fontTable.xml"/><Relationship Id="rId28" Type="http://schemas.openxmlformats.org/officeDocument/2006/relationships/oleObject" Target="embeddings/oleObject10.bin"/><Relationship Id="rId27" Type="http://schemas.openxmlformats.org/officeDocument/2006/relationships/image" Target="media/image16.emf"/><Relationship Id="rId29" Type="http://schemas.openxmlformats.org/officeDocument/2006/relationships/image" Target="media/image17.emf"/><Relationship Id="rId51" Type="http://schemas.openxmlformats.org/officeDocument/2006/relationships/image" Target="media/image29.emf"/><Relationship Id="rId50" Type="http://schemas.openxmlformats.org/officeDocument/2006/relationships/image" Target="media/image28.emf"/><Relationship Id="rId53" Type="http://schemas.openxmlformats.org/officeDocument/2006/relationships/image" Target="media/image30.emf"/><Relationship Id="rId52" Type="http://schemas.openxmlformats.org/officeDocument/2006/relationships/oleObject" Target="embeddings/oleObject21.bin"/><Relationship Id="rId11" Type="http://schemas.openxmlformats.org/officeDocument/2006/relationships/oleObject" Target="embeddings/oleObject4.bin"/><Relationship Id="rId55" Type="http://schemas.openxmlformats.org/officeDocument/2006/relationships/image" Target="media/image31.emf"/><Relationship Id="rId10" Type="http://schemas.openxmlformats.org/officeDocument/2006/relationships/image" Target="media/image5.emf"/><Relationship Id="rId54" Type="http://schemas.openxmlformats.org/officeDocument/2006/relationships/oleObject" Target="embeddings/oleObject22.bin"/><Relationship Id="rId13" Type="http://schemas.openxmlformats.org/officeDocument/2006/relationships/oleObject" Target="embeddings/oleObject5.bin"/><Relationship Id="rId57" Type="http://schemas.openxmlformats.org/officeDocument/2006/relationships/image" Target="media/image32.emf"/><Relationship Id="rId12" Type="http://schemas.openxmlformats.org/officeDocument/2006/relationships/image" Target="media/image6.emf"/><Relationship Id="rId56" Type="http://schemas.openxmlformats.org/officeDocument/2006/relationships/oleObject" Target="embeddings/oleObject23.bin"/><Relationship Id="rId15" Type="http://schemas.openxmlformats.org/officeDocument/2006/relationships/oleObject" Target="embeddings/oleObject6.bin"/><Relationship Id="rId59" Type="http://schemas.openxmlformats.org/officeDocument/2006/relationships/image" Target="media/image33.emf"/><Relationship Id="rId14" Type="http://schemas.openxmlformats.org/officeDocument/2006/relationships/image" Target="media/image7.emf"/><Relationship Id="rId58" Type="http://schemas.openxmlformats.org/officeDocument/2006/relationships/oleObject" Target="embeddings/oleObject24.bin"/><Relationship Id="rId17" Type="http://schemas.openxmlformats.org/officeDocument/2006/relationships/oleObject" Target="embeddings/oleObject7.bin"/><Relationship Id="rId16" Type="http://schemas.openxmlformats.org/officeDocument/2006/relationships/image" Target="media/image8.emf"/><Relationship Id="rId19" Type="http://schemas.openxmlformats.org/officeDocument/2006/relationships/oleObject" Target="embeddings/oleObject8.bin"/><Relationship Id="rId18"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Words>30397</Words>
  <Pages>156</Pages>
  <Characters>157799</Characters>
  <Application>WPS Office</Application>
  <DocSecurity>0</DocSecurity>
  <Paragraphs>2850</Paragraphs>
  <ScaleCrop>false</ScaleCrop>
  <LinksUpToDate>false</LinksUpToDate>
  <CharactersWithSpaces>188487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2022-06-23T05:16:00Z</dcterms:created>
  <dc:creator>user pc</dc:creator>
  <lastModifiedBy>M2006C3LG</lastModifiedBy>
  <dcterms:modified xsi:type="dcterms:W3CDTF">2023-02-10T11:45:49Z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244d7d20bd8e4bb7888e9db852935b73</vt:lpwstr>
  </property>
</Properties>
</file>